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3A0AD8"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3A0AD8" w:rsidRDefault="00E10859" w:rsidP="00E10859">
                <w:pPr>
                  <w:tabs>
                    <w:tab w:val="left" w:pos="5387"/>
                  </w:tabs>
                  <w:rPr>
                    <w:b w:val="0"/>
                    <w:color w:val="FFFFFF" w:themeColor="background1"/>
                    <w14:textFill>
                      <w14:noFill/>
                    </w14:textFill>
                  </w:rPr>
                </w:pPr>
                <w:r w:rsidRPr="003A0AD8">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3A0AD8" w14:paraId="63755015" w14:textId="77777777" w:rsidTr="002F6D23">
        <w:trPr>
          <w:trHeight w:hRule="exact" w:val="20"/>
        </w:trPr>
        <w:tc>
          <w:tcPr>
            <w:tcW w:w="11907" w:type="dxa"/>
            <w:shd w:val="clear" w:color="auto" w:fill="FAC300"/>
          </w:tcPr>
          <w:p w14:paraId="0A3662B4" w14:textId="77777777" w:rsidR="00E10859" w:rsidRPr="003A0AD8" w:rsidRDefault="00E10859" w:rsidP="00E10859">
            <w:pPr>
              <w:tabs>
                <w:tab w:val="left" w:pos="5387"/>
              </w:tabs>
              <w:rPr>
                <w:sz w:val="12"/>
                <w:szCs w:val="12"/>
              </w:rPr>
            </w:pPr>
          </w:p>
        </w:tc>
      </w:tr>
    </w:tbl>
    <w:p w14:paraId="268E146A" w14:textId="77777777" w:rsidR="00E10859" w:rsidRPr="003A0AD8"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3A0AD8" w14:paraId="4D7996E0" w14:textId="77777777" w:rsidTr="00CD37C7">
        <w:trPr>
          <w:trHeight w:val="1023"/>
        </w:trPr>
        <w:tc>
          <w:tcPr>
            <w:tcW w:w="9467" w:type="dxa"/>
            <w:gridSpan w:val="2"/>
            <w:shd w:val="clear" w:color="auto" w:fill="auto"/>
            <w:tcMar>
              <w:top w:w="0" w:type="dxa"/>
            </w:tcMar>
          </w:tcPr>
          <w:p w14:paraId="33B1F7BB" w14:textId="3F314F19" w:rsidR="00E10859" w:rsidRPr="003A0AD8" w:rsidRDefault="009362E3" w:rsidP="00E10859">
            <w:pPr>
              <w:tabs>
                <w:tab w:val="left" w:pos="5387"/>
              </w:tabs>
              <w:spacing w:line="568" w:lineRule="atLeast"/>
              <w:rPr>
                <w:rFonts w:eastAsia="Times New Roman"/>
                <w:color w:val="000000"/>
                <w:spacing w:val="5"/>
                <w:kern w:val="28"/>
                <w:sz w:val="48"/>
                <w:szCs w:val="52"/>
              </w:rPr>
            </w:pPr>
            <w:r w:rsidRPr="003A0AD8">
              <w:rPr>
                <w:rFonts w:eastAsia="Times New Roman"/>
                <w:color w:val="000000"/>
                <w:spacing w:val="5"/>
                <w:kern w:val="28"/>
                <w:sz w:val="48"/>
                <w:szCs w:val="52"/>
              </w:rPr>
              <w:t>THEIA Baustellen App</w:t>
            </w:r>
          </w:p>
        </w:tc>
      </w:tr>
      <w:tr w:rsidR="00E10859" w:rsidRPr="003A0AD8" w14:paraId="62FFBE05" w14:textId="77777777" w:rsidTr="00CD37C7">
        <w:trPr>
          <w:trHeight w:hRule="exact" w:val="832"/>
        </w:trPr>
        <w:tc>
          <w:tcPr>
            <w:tcW w:w="9467" w:type="dxa"/>
            <w:gridSpan w:val="2"/>
            <w:shd w:val="clear" w:color="auto" w:fill="auto"/>
          </w:tcPr>
          <w:p w14:paraId="4C9DF653" w14:textId="1F3CFD47" w:rsidR="00E10859" w:rsidRPr="003A0AD8" w:rsidRDefault="009362E3" w:rsidP="00E10859">
            <w:pPr>
              <w:tabs>
                <w:tab w:val="left" w:pos="5387"/>
              </w:tabs>
              <w:spacing w:line="320" w:lineRule="exact"/>
              <w:outlineLvl w:val="1"/>
              <w:rPr>
                <w:rFonts w:cs="Arial"/>
                <w:sz w:val="28"/>
                <w:szCs w:val="24"/>
              </w:rPr>
            </w:pPr>
            <w:bookmarkStart w:id="0" w:name="_Toc192418268"/>
            <w:r w:rsidRPr="003A0AD8">
              <w:rPr>
                <w:rFonts w:cs="Arial"/>
                <w:sz w:val="28"/>
                <w:szCs w:val="24"/>
              </w:rPr>
              <w:t>Eine Lösungsarchitektur für eine mobile Applikation</w:t>
            </w:r>
            <w:bookmarkEnd w:id="0"/>
          </w:p>
        </w:tc>
      </w:tr>
      <w:tr w:rsidR="00E10859" w:rsidRPr="003A0AD8" w14:paraId="40F59529" w14:textId="77777777" w:rsidTr="00CD37C7">
        <w:trPr>
          <w:trHeight w:hRule="exact" w:val="4253"/>
        </w:trPr>
        <w:tc>
          <w:tcPr>
            <w:tcW w:w="9467" w:type="dxa"/>
            <w:gridSpan w:val="2"/>
            <w:shd w:val="clear" w:color="auto" w:fill="auto"/>
          </w:tcPr>
          <w:p w14:paraId="0829A6ED" w14:textId="6F8EDB2A" w:rsidR="00E10859" w:rsidRPr="003A0AD8" w:rsidRDefault="009362E3" w:rsidP="00E10859">
            <w:pPr>
              <w:tabs>
                <w:tab w:val="center" w:pos="4536"/>
                <w:tab w:val="left" w:pos="5387"/>
                <w:tab w:val="right" w:pos="9072"/>
              </w:tabs>
              <w:spacing w:line="240" w:lineRule="auto"/>
              <w:rPr>
                <w:b/>
                <w:color w:val="697D91"/>
                <w:szCs w:val="19"/>
              </w:rPr>
            </w:pPr>
            <w:r w:rsidRPr="003A0AD8">
              <w:rPr>
                <w:b/>
              </w:rPr>
              <w:t>Masterthesis</w:t>
            </w:r>
          </w:p>
        </w:tc>
      </w:tr>
      <w:tr w:rsidR="00E10859" w:rsidRPr="003A0AD8"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3A0AD8" w:rsidRDefault="00E10859" w:rsidP="00E10859">
            <w:r w:rsidRPr="003A0AD8">
              <w:t>Studiengang:</w:t>
            </w:r>
          </w:p>
        </w:tc>
        <w:tc>
          <w:tcPr>
            <w:tcW w:w="4829" w:type="dxa"/>
            <w:shd w:val="clear" w:color="auto" w:fill="auto"/>
            <w:tcMar>
              <w:top w:w="57" w:type="dxa"/>
              <w:bottom w:w="57" w:type="dxa"/>
            </w:tcMar>
          </w:tcPr>
          <w:p w14:paraId="3B1AFD8D" w14:textId="4E9A4A4C" w:rsidR="00E10859" w:rsidRPr="003A0AD8" w:rsidRDefault="009362E3" w:rsidP="00E10859">
            <w:r w:rsidRPr="003A0AD8">
              <w:rPr>
                <w:szCs w:val="19"/>
              </w:rPr>
              <w:t>MAS-IT Software Architecture</w:t>
            </w:r>
          </w:p>
        </w:tc>
      </w:tr>
      <w:tr w:rsidR="00E10859" w:rsidRPr="003A0AD8" w14:paraId="0A8FA3BB" w14:textId="77777777" w:rsidTr="00CD37C7">
        <w:trPr>
          <w:trHeight w:hRule="exact" w:val="298"/>
        </w:trPr>
        <w:tc>
          <w:tcPr>
            <w:tcW w:w="4638" w:type="dxa"/>
            <w:shd w:val="clear" w:color="auto" w:fill="auto"/>
            <w:tcMar>
              <w:top w:w="57" w:type="dxa"/>
              <w:bottom w:w="57" w:type="dxa"/>
            </w:tcMar>
          </w:tcPr>
          <w:p w14:paraId="18137D77" w14:textId="0A39B17E" w:rsidR="00E10859" w:rsidRPr="003A0AD8" w:rsidRDefault="00045A90" w:rsidP="00E10859">
            <w:r w:rsidRPr="003A0AD8">
              <w:t>Autor</w:t>
            </w:r>
            <w:r w:rsidR="00E10859" w:rsidRPr="003A0AD8">
              <w:t>:</w:t>
            </w:r>
          </w:p>
        </w:tc>
        <w:tc>
          <w:tcPr>
            <w:tcW w:w="4829" w:type="dxa"/>
            <w:shd w:val="clear" w:color="auto" w:fill="auto"/>
            <w:tcMar>
              <w:top w:w="57" w:type="dxa"/>
              <w:bottom w:w="57" w:type="dxa"/>
            </w:tcMar>
          </w:tcPr>
          <w:p w14:paraId="3EC0EEA2" w14:textId="0A587996" w:rsidR="00E10859" w:rsidRPr="003A0AD8" w:rsidRDefault="009362E3" w:rsidP="00E10859">
            <w:r w:rsidRPr="003A0AD8">
              <w:rPr>
                <w:szCs w:val="19"/>
              </w:rPr>
              <w:t>Zürcher Amos | Software Architect</w:t>
            </w:r>
          </w:p>
        </w:tc>
      </w:tr>
      <w:tr w:rsidR="00E10859" w:rsidRPr="003A0AD8" w14:paraId="7676F856" w14:textId="77777777" w:rsidTr="00CD37C7">
        <w:trPr>
          <w:trHeight w:hRule="exact" w:val="298"/>
        </w:trPr>
        <w:tc>
          <w:tcPr>
            <w:tcW w:w="4638" w:type="dxa"/>
            <w:shd w:val="clear" w:color="auto" w:fill="auto"/>
            <w:tcMar>
              <w:top w:w="57" w:type="dxa"/>
              <w:bottom w:w="57" w:type="dxa"/>
            </w:tcMar>
          </w:tcPr>
          <w:p w14:paraId="4388FF78" w14:textId="610C606B" w:rsidR="00E10859" w:rsidRPr="003A0AD8" w:rsidRDefault="00E10859" w:rsidP="00E10859">
            <w:r w:rsidRPr="003A0AD8">
              <w:t>Betreuer:</w:t>
            </w:r>
          </w:p>
        </w:tc>
        <w:tc>
          <w:tcPr>
            <w:tcW w:w="4829" w:type="dxa"/>
            <w:shd w:val="clear" w:color="auto" w:fill="auto"/>
            <w:tcMar>
              <w:top w:w="57" w:type="dxa"/>
              <w:bottom w:w="57" w:type="dxa"/>
            </w:tcMar>
          </w:tcPr>
          <w:p w14:paraId="79BD83D2" w14:textId="56D0736B" w:rsidR="00E10859" w:rsidRPr="003A0AD8" w:rsidRDefault="009362E3" w:rsidP="00E10859">
            <w:r w:rsidRPr="003A0AD8">
              <w:rPr>
                <w:szCs w:val="19"/>
              </w:rPr>
              <w:t>Staub Bill | Business Unit Lead “Business Solutions”</w:t>
            </w:r>
          </w:p>
        </w:tc>
      </w:tr>
      <w:tr w:rsidR="00E10859" w:rsidRPr="003A0AD8" w14:paraId="38E7DE0F" w14:textId="77777777" w:rsidTr="00CD37C7">
        <w:trPr>
          <w:trHeight w:hRule="exact" w:val="298"/>
        </w:trPr>
        <w:tc>
          <w:tcPr>
            <w:tcW w:w="4638" w:type="dxa"/>
            <w:shd w:val="clear" w:color="auto" w:fill="auto"/>
            <w:tcMar>
              <w:top w:w="57" w:type="dxa"/>
              <w:bottom w:w="57" w:type="dxa"/>
            </w:tcMar>
          </w:tcPr>
          <w:p w14:paraId="4D21EE8E" w14:textId="67CF171F" w:rsidR="00E10859" w:rsidRPr="003A0AD8" w:rsidRDefault="00E10859" w:rsidP="00E10859">
            <w:r w:rsidRPr="003A0AD8">
              <w:t>Auftraggeber</w:t>
            </w:r>
            <w:r w:rsidR="00AF49B3" w:rsidRPr="003A0AD8">
              <w:t>in</w:t>
            </w:r>
            <w:r w:rsidRPr="003A0AD8">
              <w:t>:</w:t>
            </w:r>
          </w:p>
        </w:tc>
        <w:tc>
          <w:tcPr>
            <w:tcW w:w="4829" w:type="dxa"/>
            <w:shd w:val="clear" w:color="auto" w:fill="auto"/>
            <w:tcMar>
              <w:top w:w="57" w:type="dxa"/>
              <w:bottom w:w="57" w:type="dxa"/>
            </w:tcMar>
          </w:tcPr>
          <w:p w14:paraId="29C9AC68" w14:textId="7B868EEA" w:rsidR="00E10859" w:rsidRPr="003A0AD8" w:rsidRDefault="009362E3" w:rsidP="00E10859">
            <w:r w:rsidRPr="003A0AD8">
              <w:rPr>
                <w:szCs w:val="19"/>
              </w:rPr>
              <w:t>Helion AG</w:t>
            </w:r>
          </w:p>
        </w:tc>
      </w:tr>
      <w:tr w:rsidR="00E10859" w:rsidRPr="003A0AD8" w14:paraId="75E15900" w14:textId="77777777" w:rsidTr="00CD37C7">
        <w:trPr>
          <w:trHeight w:hRule="exact" w:val="298"/>
        </w:trPr>
        <w:tc>
          <w:tcPr>
            <w:tcW w:w="4638" w:type="dxa"/>
            <w:shd w:val="clear" w:color="auto" w:fill="auto"/>
            <w:tcMar>
              <w:top w:w="57" w:type="dxa"/>
              <w:bottom w:w="57" w:type="dxa"/>
            </w:tcMar>
          </w:tcPr>
          <w:p w14:paraId="323EBBD8" w14:textId="50790DCE" w:rsidR="00E10859" w:rsidRPr="003A0AD8" w:rsidRDefault="00E10859" w:rsidP="00E10859">
            <w:r w:rsidRPr="003A0AD8">
              <w:t>Expert</w:t>
            </w:r>
            <w:r w:rsidR="001C0A72" w:rsidRPr="003A0AD8">
              <w:t>e</w:t>
            </w:r>
            <w:r w:rsidRPr="003A0AD8">
              <w:t>:</w:t>
            </w:r>
          </w:p>
        </w:tc>
        <w:tc>
          <w:tcPr>
            <w:tcW w:w="4829" w:type="dxa"/>
            <w:shd w:val="clear" w:color="auto" w:fill="auto"/>
            <w:tcMar>
              <w:top w:w="57" w:type="dxa"/>
              <w:bottom w:w="57" w:type="dxa"/>
            </w:tcMar>
          </w:tcPr>
          <w:p w14:paraId="2BB91181" w14:textId="42DE306C" w:rsidR="00E10859" w:rsidRPr="003A0AD8" w:rsidRDefault="009362E3" w:rsidP="00E10859">
            <w:r w:rsidRPr="003A0AD8">
              <w:rPr>
                <w:szCs w:val="19"/>
              </w:rPr>
              <w:t>Kleiner Helmut Max, Schmidhauser Arno</w:t>
            </w:r>
          </w:p>
        </w:tc>
      </w:tr>
      <w:tr w:rsidR="00E10859" w:rsidRPr="003A0AD8"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3A0AD8" w:rsidRDefault="00E10859" w:rsidP="00E10859">
            <w:r w:rsidRPr="003A0AD8">
              <w:t>Datum:</w:t>
            </w:r>
          </w:p>
        </w:tc>
        <w:tc>
          <w:tcPr>
            <w:tcW w:w="4829" w:type="dxa"/>
            <w:shd w:val="clear" w:color="auto" w:fill="auto"/>
            <w:tcMar>
              <w:top w:w="57" w:type="dxa"/>
              <w:bottom w:w="57" w:type="dxa"/>
            </w:tcMar>
          </w:tcPr>
          <w:p w14:paraId="31DE8D4A" w14:textId="2D64F0A7" w:rsidR="00E10859" w:rsidRPr="003A0AD8" w:rsidRDefault="00DA5AC4" w:rsidP="00E10859">
            <w:r w:rsidRPr="003A0AD8">
              <w:rPr>
                <w:szCs w:val="19"/>
              </w:rPr>
              <w:t>09</w:t>
            </w:r>
            <w:r w:rsidR="00021AFA" w:rsidRPr="003A0AD8">
              <w:rPr>
                <w:szCs w:val="19"/>
              </w:rPr>
              <w:t>.03.2025</w:t>
            </w:r>
          </w:p>
        </w:tc>
      </w:tr>
    </w:tbl>
    <w:p w14:paraId="27A42326" w14:textId="77777777" w:rsidR="00E10859" w:rsidRPr="003A0AD8" w:rsidRDefault="00E10859"/>
    <w:p w14:paraId="5EE5426B" w14:textId="77777777" w:rsidR="00E10859" w:rsidRPr="003A0AD8" w:rsidRDefault="00E10859"/>
    <w:p w14:paraId="1C31E601" w14:textId="77777777" w:rsidR="00F825B4" w:rsidRPr="003A0AD8" w:rsidRDefault="00F825B4" w:rsidP="004F7B96">
      <w:pPr>
        <w:pStyle w:val="Inhaltsverzeichnis"/>
        <w:spacing w:line="100" w:lineRule="atLeast"/>
        <w:rPr>
          <w:sz w:val="10"/>
          <w:szCs w:val="10"/>
        </w:rPr>
        <w:sectPr w:rsidR="00F825B4" w:rsidRPr="003A0AD8"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3A0AD8" w:rsidRDefault="00802E50" w:rsidP="00802E50">
      <w:pPr>
        <w:pStyle w:val="Inhaltsverzeichnis"/>
      </w:pPr>
      <w:bookmarkStart w:id="1" w:name="_Toc192418269"/>
      <w:r w:rsidRPr="003A0AD8">
        <w:lastRenderedPageBreak/>
        <w:t>Management Summary</w:t>
      </w:r>
      <w:bookmarkEnd w:id="1"/>
    </w:p>
    <w:p w14:paraId="6CD28036" w14:textId="77777777" w:rsidR="00802E50" w:rsidRPr="003A0AD8" w:rsidRDefault="00802E50" w:rsidP="00802E50"/>
    <w:p w14:paraId="0A421ED5" w14:textId="77777777" w:rsidR="004A4D9D" w:rsidRPr="003A0AD8" w:rsidRDefault="004A4D9D" w:rsidP="007F2BDB">
      <w:pPr>
        <w:rPr>
          <w:b/>
        </w:rPr>
      </w:pPr>
      <w:r w:rsidRPr="003A0AD8">
        <w:rPr>
          <w:b/>
        </w:rPr>
        <w:t>Ausgangslage</w:t>
      </w:r>
    </w:p>
    <w:p w14:paraId="69C0F48A" w14:textId="3545972C" w:rsidR="003511EC" w:rsidRPr="003A0AD8" w:rsidRDefault="004F2D1A" w:rsidP="007F2BDB">
      <w:r w:rsidRPr="003A0AD8">
        <w:t xml:space="preserve">Die Helion AG hat sich auf die Installation von Solar und Energiespeichertechnik spezialisiert. Für das Projektmanagement wird eine Anwendung namens THEIA eingesetzt. THEIA besteht aus einem Desktop Client und einem Backend. </w:t>
      </w:r>
      <w:commentRangeStart w:id="2"/>
      <w:r w:rsidRPr="003A0AD8">
        <w:t>Mitarbeiter und Mitarbeiterinnen</w:t>
      </w:r>
      <w:r w:rsidR="00D444B0" w:rsidRPr="003A0AD8">
        <w:rPr>
          <w:rStyle w:val="FootnoteReference"/>
        </w:rPr>
        <w:footnoteReference w:id="1"/>
      </w:r>
      <w:r w:rsidRPr="003A0AD8">
        <w:t xml:space="preserve"> </w:t>
      </w:r>
      <w:commentRangeEnd w:id="2"/>
      <w:r w:rsidR="00154E1D" w:rsidRPr="003A0AD8">
        <w:rPr>
          <w:rStyle w:val="CommentReference"/>
        </w:rPr>
        <w:commentReference w:id="2"/>
      </w:r>
      <w:r w:rsidRPr="003A0AD8">
        <w:t xml:space="preserve">der Helion AG müssen </w:t>
      </w:r>
      <w:r w:rsidR="0080744F" w:rsidRPr="003A0AD8">
        <w:t>wä</w:t>
      </w:r>
      <w:r w:rsidR="001C0A72" w:rsidRPr="003A0AD8">
        <w:t>h</w:t>
      </w:r>
      <w:r w:rsidR="0080744F" w:rsidRPr="003A0AD8">
        <w:t>rend Installationsarbeiten auf Projektdaten und Funktionen in THEIA zugreifen</w:t>
      </w:r>
      <w:r w:rsidR="000C336D" w:rsidRPr="003A0AD8">
        <w:t xml:space="preserve"> können</w:t>
      </w:r>
      <w:r w:rsidR="0080744F" w:rsidRPr="003A0AD8">
        <w:t xml:space="preserve">. In der bisherigen Lösung </w:t>
      </w:r>
      <w:r w:rsidR="00931052" w:rsidRPr="003A0AD8">
        <w:t xml:space="preserve">von </w:t>
      </w:r>
      <w:r w:rsidR="0080744F" w:rsidRPr="003A0AD8">
        <w:t xml:space="preserve">THEIA setzt dies eine aktive </w:t>
      </w:r>
      <w:r w:rsidR="00931052" w:rsidRPr="003A0AD8">
        <w:t>Internetv</w:t>
      </w:r>
      <w:r w:rsidR="0080744F" w:rsidRPr="003A0AD8">
        <w:t xml:space="preserve">erbindung voraus. Oft </w:t>
      </w:r>
      <w:r w:rsidR="000B148A" w:rsidRPr="003A0AD8">
        <w:t>haben</w:t>
      </w:r>
      <w:r w:rsidR="0080744F" w:rsidRPr="003A0AD8">
        <w:t xml:space="preserve"> Mitarbeiter</w:t>
      </w:r>
      <w:r w:rsidR="00D444B0" w:rsidRPr="003A0AD8">
        <w:t xml:space="preserve"> </w:t>
      </w:r>
      <w:r w:rsidR="0080744F" w:rsidRPr="003A0AD8">
        <w:t xml:space="preserve">auf der Baustelle </w:t>
      </w:r>
      <w:r w:rsidR="005713F0" w:rsidRPr="003A0AD8">
        <w:t>keine konstant</w:t>
      </w:r>
      <w:r w:rsidR="0080744F" w:rsidRPr="003A0AD8">
        <w:t xml:space="preserve"> aktive Internetverbindun</w:t>
      </w:r>
      <w:r w:rsidR="005713F0" w:rsidRPr="003A0AD8">
        <w:t>g</w:t>
      </w:r>
      <w:r w:rsidR="0080744F" w:rsidRPr="003A0AD8">
        <w:t xml:space="preserve">. </w:t>
      </w:r>
      <w:r w:rsidR="00DB7C23" w:rsidRPr="003A0AD8">
        <w:t>Eine mobile App für Android und iOS Geräte könnte die Projektdaten und Funktionen auch offline verfügbar machen. In so einem Szenario ist d</w:t>
      </w:r>
      <w:r w:rsidR="000B148A" w:rsidRPr="003A0AD8">
        <w:t>er</w:t>
      </w:r>
      <w:r w:rsidR="00DB7C23" w:rsidRPr="003A0AD8">
        <w:t xml:space="preserve"> </w:t>
      </w:r>
      <w:r w:rsidR="000B148A" w:rsidRPr="003A0AD8">
        <w:t>Datentransfer und</w:t>
      </w:r>
      <w:commentRangeStart w:id="3"/>
      <w:r w:rsidR="00DB7C23" w:rsidRPr="003A0AD8">
        <w:t xml:space="preserve"> das Zusammenführen von Daten</w:t>
      </w:r>
      <w:commentRangeEnd w:id="3"/>
      <w:r w:rsidR="00931052" w:rsidRPr="003A0AD8">
        <w:rPr>
          <w:rStyle w:val="CommentReference"/>
        </w:rPr>
        <w:commentReference w:id="3"/>
      </w:r>
      <w:r w:rsidR="00DB7C23" w:rsidRPr="003A0AD8">
        <w:t xml:space="preserve"> eine besondere Herausforderung</w:t>
      </w:r>
      <w:r w:rsidR="00132D96" w:rsidRPr="003A0AD8">
        <w:t xml:space="preserve">. Aus den Anforderungen der Helion AG wurde ein Pflichtenheft ausgearbeitet, welches als Grundlage für diese Arbeit </w:t>
      </w:r>
      <w:r w:rsidR="00931052" w:rsidRPr="003A0AD8">
        <w:t>dient</w:t>
      </w:r>
      <w:r w:rsidR="00132D96" w:rsidRPr="003A0AD8">
        <w:t>.</w:t>
      </w:r>
    </w:p>
    <w:p w14:paraId="2B0DE7FA" w14:textId="77777777" w:rsidR="004A4D9D" w:rsidRPr="003A0AD8" w:rsidRDefault="004A4D9D" w:rsidP="003511EC"/>
    <w:p w14:paraId="2A724599" w14:textId="506E1AFB" w:rsidR="003511EC" w:rsidRPr="003A0AD8" w:rsidRDefault="004A4D9D" w:rsidP="003511EC">
      <w:pPr>
        <w:rPr>
          <w:b/>
        </w:rPr>
      </w:pPr>
      <w:r w:rsidRPr="003A0AD8">
        <w:rPr>
          <w:b/>
        </w:rPr>
        <w:t>Ziel</w:t>
      </w:r>
    </w:p>
    <w:p w14:paraId="1D5B93CD" w14:textId="114D94A5" w:rsidR="004A4D9D" w:rsidRPr="003A0AD8" w:rsidRDefault="00DB7C23" w:rsidP="003511EC">
      <w:r w:rsidRPr="003A0AD8">
        <w:t>Das Ziel dieser Arbeit besteht darin</w:t>
      </w:r>
      <w:r w:rsidR="000C336D" w:rsidRPr="003A0AD8">
        <w:t>,</w:t>
      </w:r>
      <w:r w:rsidRPr="003A0AD8">
        <w:t xml:space="preserve"> ein geeignete</w:t>
      </w:r>
      <w:r w:rsidR="00403A88" w:rsidRPr="003A0AD8">
        <w:t>s</w:t>
      </w:r>
      <w:r w:rsidRPr="003A0AD8">
        <w:t xml:space="preserve"> </w:t>
      </w:r>
      <w:r w:rsidR="00403A88" w:rsidRPr="003A0AD8">
        <w:t>Entwurfsmuster</w:t>
      </w:r>
      <w:r w:rsidRPr="003A0AD8">
        <w:t xml:space="preserve"> für die Datensynchronisation zu finden, welche</w:t>
      </w:r>
      <w:r w:rsidR="000C336D" w:rsidRPr="003A0AD8">
        <w:t>s den</w:t>
      </w:r>
      <w:r w:rsidRPr="003A0AD8">
        <w:t xml:space="preserve"> </w:t>
      </w:r>
      <w:r w:rsidR="00403A88" w:rsidRPr="003A0AD8">
        <w:t>Integritäts- und Verfügbarkeitsanforderungen</w:t>
      </w:r>
      <w:r w:rsidRPr="003A0AD8">
        <w:t xml:space="preserve"> der Helion AG </w:t>
      </w:r>
      <w:r w:rsidR="00103070" w:rsidRPr="003A0AD8">
        <w:t>entspricht</w:t>
      </w:r>
      <w:r w:rsidR="00132D96" w:rsidRPr="003A0AD8">
        <w:t>. In einem «Software Architektur Dokument» wird eine Lösungsarchitektur aufgezeigt, welche die Anforderungen der Helion AG erfüllt.</w:t>
      </w:r>
    </w:p>
    <w:p w14:paraId="72D49AAB" w14:textId="77777777" w:rsidR="00132D96" w:rsidRPr="003A0AD8" w:rsidRDefault="00132D96" w:rsidP="003511EC"/>
    <w:p w14:paraId="37949681" w14:textId="09113687" w:rsidR="00132D96" w:rsidRPr="003A0AD8" w:rsidRDefault="00132D96" w:rsidP="003511EC">
      <w:r w:rsidRPr="003A0AD8">
        <w:t xml:space="preserve">Geplant war eine Umsetzung der Lösung. Auf Grund des </w:t>
      </w:r>
      <w:r w:rsidR="00103070" w:rsidRPr="003A0AD8">
        <w:t xml:space="preserve">zu grossen </w:t>
      </w:r>
      <w:r w:rsidRPr="003A0AD8">
        <w:t>Umfangs musste dieses Ziel angepasst werden. Umgesetzt wird ein Proof of Concept</w:t>
      </w:r>
      <w:r w:rsidR="005713F0" w:rsidRPr="003A0AD8">
        <w:t xml:space="preserve"> (PoC)</w:t>
      </w:r>
      <w:r w:rsidRPr="003A0AD8">
        <w:t xml:space="preserve">, welcher die Funktion der </w:t>
      </w:r>
      <w:r w:rsidR="005C16A3" w:rsidRPr="003A0AD8">
        <w:t>k</w:t>
      </w:r>
      <w:r w:rsidRPr="003A0AD8">
        <w:t>onzipierten Datensynchronisation</w:t>
      </w:r>
      <w:r w:rsidR="005C16A3" w:rsidRPr="003A0AD8">
        <w:t xml:space="preserve"> und</w:t>
      </w:r>
      <w:r w:rsidRPr="003A0AD8">
        <w:t xml:space="preserve"> das Sicherheitskonzept mit Authentifizierung und Autorisierung </w:t>
      </w:r>
      <w:r w:rsidR="005C16A3" w:rsidRPr="003A0AD8">
        <w:t>aufzeigt. Dies wird erreicht mit einer minimalen Implementation der fachlichen Anforderungen bezüglich Projektdaten.</w:t>
      </w:r>
    </w:p>
    <w:p w14:paraId="76C3E6CE" w14:textId="77777777" w:rsidR="004A4D9D" w:rsidRPr="003A0AD8" w:rsidRDefault="004A4D9D" w:rsidP="003511EC"/>
    <w:p w14:paraId="44F83B67" w14:textId="368FAC05" w:rsidR="004A4D9D" w:rsidRPr="003A0AD8" w:rsidRDefault="004A4D9D" w:rsidP="003511EC">
      <w:pPr>
        <w:rPr>
          <w:b/>
        </w:rPr>
      </w:pPr>
      <w:r w:rsidRPr="003A0AD8">
        <w:rPr>
          <w:b/>
        </w:rPr>
        <w:t>Vorgehen</w:t>
      </w:r>
    </w:p>
    <w:p w14:paraId="310F5A46" w14:textId="67803D6F" w:rsidR="004A4D9D" w:rsidRPr="003A0AD8" w:rsidRDefault="005C16A3" w:rsidP="003511EC">
      <w:r w:rsidRPr="003A0AD8">
        <w:t xml:space="preserve">Zum Thema </w:t>
      </w:r>
      <w:r w:rsidR="00E93D8A" w:rsidRPr="003A0AD8">
        <w:t>«</w:t>
      </w:r>
      <w:r w:rsidRPr="003A0AD8">
        <w:t>Datensynchronisation in mobilen Applikationen</w:t>
      </w:r>
      <w:r w:rsidR="00E93D8A" w:rsidRPr="003A0AD8">
        <w:t>»</w:t>
      </w:r>
      <w:r w:rsidRPr="003A0AD8">
        <w:t xml:space="preserve"> wurden drei </w:t>
      </w:r>
      <w:r w:rsidR="00E93D8A" w:rsidRPr="003A0AD8">
        <w:t>Entwurfsmuster</w:t>
      </w:r>
      <w:r w:rsidRPr="003A0AD8">
        <w:t xml:space="preserve"> nähe</w:t>
      </w:r>
      <w:r w:rsidR="00F76D86" w:rsidRPr="003A0AD8">
        <w:t>r</w:t>
      </w:r>
      <w:r w:rsidRPr="003A0AD8">
        <w:t xml:space="preserve"> betrachtet. In einer Nutzwertanalyse wurde gezeigt, dass d</w:t>
      </w:r>
      <w:r w:rsidR="00E93D8A" w:rsidRPr="003A0AD8">
        <w:t>as Entwurfsmuster</w:t>
      </w:r>
      <w:r w:rsidRPr="003A0AD8">
        <w:t xml:space="preserve"> «Timestamp Transfer» die Anforderungen der Helion AG am besten erfüllt.</w:t>
      </w:r>
    </w:p>
    <w:p w14:paraId="7BE4B8F8" w14:textId="77777777" w:rsidR="005C16A3" w:rsidRPr="003A0AD8" w:rsidRDefault="005C16A3" w:rsidP="003511EC"/>
    <w:p w14:paraId="55A715A3" w14:textId="41F0C237" w:rsidR="005C16A3" w:rsidRPr="003A0AD8" w:rsidRDefault="005C16A3" w:rsidP="003511EC">
      <w:r w:rsidRPr="003A0AD8">
        <w:t xml:space="preserve">Basierend auf den Anforderungen der Helion AG und des </w:t>
      </w:r>
      <w:r w:rsidR="00E93D8A" w:rsidRPr="003A0AD8">
        <w:t>Ergebnis</w:t>
      </w:r>
      <w:r w:rsidRPr="003A0AD8">
        <w:t xml:space="preserve"> der Nutzwertanalyse wurde eine Lösungsarchitektur ausgearbeitet.</w:t>
      </w:r>
    </w:p>
    <w:p w14:paraId="55C3E0CC" w14:textId="77777777" w:rsidR="005C16A3" w:rsidRPr="003A0AD8" w:rsidRDefault="005C16A3" w:rsidP="003511EC"/>
    <w:p w14:paraId="01797EA2" w14:textId="3CEBD4AB" w:rsidR="005C16A3" w:rsidRPr="003A0AD8" w:rsidRDefault="005C16A3" w:rsidP="003511EC">
      <w:r w:rsidRPr="003A0AD8">
        <w:t xml:space="preserve">In einer Implementierung im Umfang eines Proof of Concepts wurde die Funktion der Datensynchronisation und das Sicherheitskonzept </w:t>
      </w:r>
      <w:r w:rsidR="00F76D86" w:rsidRPr="003A0AD8">
        <w:t>verifiziert</w:t>
      </w:r>
      <w:r w:rsidRPr="003A0AD8">
        <w:t>.</w:t>
      </w:r>
    </w:p>
    <w:p w14:paraId="76209CB0" w14:textId="77777777" w:rsidR="004A4D9D" w:rsidRPr="003A0AD8" w:rsidRDefault="004A4D9D" w:rsidP="003511EC"/>
    <w:p w14:paraId="66F91065" w14:textId="64E74256" w:rsidR="004A4D9D" w:rsidRPr="003A0AD8" w:rsidRDefault="004A4D9D" w:rsidP="003511EC">
      <w:pPr>
        <w:rPr>
          <w:b/>
        </w:rPr>
      </w:pPr>
      <w:r w:rsidRPr="003A0AD8">
        <w:rPr>
          <w:b/>
        </w:rPr>
        <w:t>Ergebnisse</w:t>
      </w:r>
    </w:p>
    <w:p w14:paraId="74EBE519" w14:textId="50373693" w:rsidR="005C16A3" w:rsidRPr="003A0AD8" w:rsidRDefault="007075CB" w:rsidP="003511EC">
      <w:r w:rsidRPr="003A0AD8">
        <w:t xml:space="preserve">In dieser Arbeit wurde eine mögliche Lösungsarchitektur aufgezeigt, um die </w:t>
      </w:r>
      <w:r w:rsidR="0093511E" w:rsidRPr="003A0AD8">
        <w:t xml:space="preserve">Anforderungen an die «Baustellen App» gemäss dem Pflichtenheft zu realisieren. In einer Nutzwertanalyse wurde das Entwurfsmuster «Timestamp Transfer» </w:t>
      </w:r>
      <w:r w:rsidR="00497797" w:rsidRPr="003A0AD8">
        <w:t xml:space="preserve">für die Datensynchronisation </w:t>
      </w:r>
      <w:r w:rsidR="0093511E" w:rsidRPr="003A0AD8">
        <w:t xml:space="preserve">als geeignet identifiziert. In einem Proof of Concept wurde Datensynchronisation, Authentifizierung und Rollenkonzept umgesetzt. Mit dem PoC konnte </w:t>
      </w:r>
      <w:r w:rsidR="00106961" w:rsidRPr="003A0AD8">
        <w:t>gezeigt werden, dass die konzipierte Lösung funktioniert.</w:t>
      </w:r>
    </w:p>
    <w:p w14:paraId="2EF0C4E3" w14:textId="50FEA0E0" w:rsidR="004F7B96" w:rsidRPr="003A0AD8" w:rsidRDefault="00802E50" w:rsidP="00776FA1">
      <w:pPr>
        <w:pStyle w:val="Inhaltsverzeichnis"/>
        <w:tabs>
          <w:tab w:val="center" w:pos="4733"/>
        </w:tabs>
      </w:pPr>
      <w:r w:rsidRPr="003A0AD8">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3A0AD8" w:rsidRDefault="00776FA1" w:rsidP="00776FA1">
          <w:pPr>
            <w:pStyle w:val="Title"/>
            <w:rPr>
              <w:rFonts w:eastAsia="Lucida Sans" w:cs="Arial"/>
              <w:color w:val="auto"/>
              <w:spacing w:val="0"/>
              <w:kern w:val="0"/>
              <w:sz w:val="28"/>
              <w:szCs w:val="24"/>
            </w:rPr>
          </w:pPr>
          <w:r w:rsidRPr="003A0AD8">
            <w:rPr>
              <w:rFonts w:eastAsia="Lucida Sans" w:cs="Arial"/>
              <w:color w:val="auto"/>
              <w:spacing w:val="0"/>
              <w:kern w:val="0"/>
              <w:sz w:val="28"/>
              <w:szCs w:val="24"/>
            </w:rPr>
            <w:t>Inhaltsverzeichnis</w:t>
          </w:r>
        </w:p>
        <w:p w14:paraId="5DDC97C9" w14:textId="77777777" w:rsidR="00776FA1" w:rsidRPr="003A0AD8" w:rsidRDefault="00776FA1" w:rsidP="00776FA1"/>
        <w:p w14:paraId="7EBC9177" w14:textId="788AD0FC" w:rsidR="0085047E" w:rsidRPr="003A0AD8" w:rsidRDefault="00776FA1">
          <w:pPr>
            <w:pStyle w:val="TOC2"/>
            <w:rPr>
              <w:rFonts w:asciiTheme="minorHAnsi" w:eastAsiaTheme="minorEastAsia" w:hAnsiTheme="minorHAnsi" w:cstheme="minorBidi"/>
              <w:noProof/>
              <w:kern w:val="2"/>
              <w:sz w:val="24"/>
              <w:szCs w:val="24"/>
              <w:lang w:eastAsia="en-CH"/>
              <w14:ligatures w14:val="standardContextual"/>
            </w:rPr>
          </w:pPr>
          <w:r w:rsidRPr="003A0AD8">
            <w:fldChar w:fldCharType="begin"/>
          </w:r>
          <w:r w:rsidRPr="003A0AD8">
            <w:instrText xml:space="preserve"> TOC \o "1-3" \h \z \u </w:instrText>
          </w:r>
          <w:r w:rsidRPr="003A0AD8">
            <w:fldChar w:fldCharType="separate"/>
          </w:r>
          <w:hyperlink w:anchor="_Toc192418268" w:history="1">
            <w:r w:rsidR="0085047E" w:rsidRPr="003A0AD8">
              <w:rPr>
                <w:rStyle w:val="Hyperlink"/>
                <w:rFonts w:cs="Arial"/>
                <w:noProof/>
              </w:rPr>
              <w:t>Eine Lösungsarchitektur für eine mobile Applikation</w:t>
            </w:r>
            <w:r w:rsidR="0085047E" w:rsidRPr="003A0AD8">
              <w:rPr>
                <w:noProof/>
                <w:webHidden/>
              </w:rPr>
              <w:tab/>
            </w:r>
            <w:r w:rsidR="0085047E" w:rsidRPr="003A0AD8">
              <w:rPr>
                <w:noProof/>
                <w:webHidden/>
              </w:rPr>
              <w:fldChar w:fldCharType="begin"/>
            </w:r>
            <w:r w:rsidR="0085047E" w:rsidRPr="003A0AD8">
              <w:rPr>
                <w:noProof/>
                <w:webHidden/>
              </w:rPr>
              <w:instrText xml:space="preserve"> PAGEREF _Toc192418268 \h </w:instrText>
            </w:r>
            <w:r w:rsidR="0085047E" w:rsidRPr="003A0AD8">
              <w:rPr>
                <w:noProof/>
                <w:webHidden/>
              </w:rPr>
            </w:r>
            <w:r w:rsidR="0085047E" w:rsidRPr="003A0AD8">
              <w:rPr>
                <w:noProof/>
                <w:webHidden/>
              </w:rPr>
              <w:fldChar w:fldCharType="separate"/>
            </w:r>
            <w:r w:rsidR="00DA5AC4" w:rsidRPr="003A0AD8">
              <w:rPr>
                <w:noProof/>
                <w:webHidden/>
              </w:rPr>
              <w:t>1</w:t>
            </w:r>
            <w:r w:rsidR="0085047E" w:rsidRPr="003A0AD8">
              <w:rPr>
                <w:noProof/>
                <w:webHidden/>
              </w:rPr>
              <w:fldChar w:fldCharType="end"/>
            </w:r>
          </w:hyperlink>
        </w:p>
        <w:p w14:paraId="23257360" w14:textId="3804D85E"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69" w:history="1">
            <w:r w:rsidRPr="003A0AD8">
              <w:rPr>
                <w:rStyle w:val="Hyperlink"/>
                <w:noProof/>
              </w:rPr>
              <w:t>Management Summary</w:t>
            </w:r>
            <w:r w:rsidRPr="003A0AD8">
              <w:rPr>
                <w:noProof/>
                <w:webHidden/>
              </w:rPr>
              <w:tab/>
            </w:r>
            <w:r w:rsidRPr="003A0AD8">
              <w:rPr>
                <w:noProof/>
                <w:webHidden/>
              </w:rPr>
              <w:fldChar w:fldCharType="begin"/>
            </w:r>
            <w:r w:rsidRPr="003A0AD8">
              <w:rPr>
                <w:noProof/>
                <w:webHidden/>
              </w:rPr>
              <w:instrText xml:space="preserve"> PAGEREF _Toc192418269 \h </w:instrText>
            </w:r>
            <w:r w:rsidRPr="003A0AD8">
              <w:rPr>
                <w:noProof/>
                <w:webHidden/>
              </w:rPr>
            </w:r>
            <w:r w:rsidRPr="003A0AD8">
              <w:rPr>
                <w:noProof/>
                <w:webHidden/>
              </w:rPr>
              <w:fldChar w:fldCharType="separate"/>
            </w:r>
            <w:r w:rsidR="00DA5AC4" w:rsidRPr="003A0AD8">
              <w:rPr>
                <w:noProof/>
                <w:webHidden/>
              </w:rPr>
              <w:t>2</w:t>
            </w:r>
            <w:r w:rsidRPr="003A0AD8">
              <w:rPr>
                <w:noProof/>
                <w:webHidden/>
              </w:rPr>
              <w:fldChar w:fldCharType="end"/>
            </w:r>
          </w:hyperlink>
        </w:p>
        <w:p w14:paraId="6EC7E823" w14:textId="2868215B"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270" w:history="1">
            <w:r w:rsidRPr="003A0AD8">
              <w:rPr>
                <w:rStyle w:val="Hyperlink"/>
                <w:noProof/>
                <w:lang w:val="de-CH"/>
              </w:rPr>
              <w:t>1</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Einleitung</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_Toc192418270 \h </w:instrText>
            </w:r>
            <w:r w:rsidRPr="003A0AD8">
              <w:rPr>
                <w:noProof/>
                <w:webHidden/>
                <w:lang w:val="de-CH"/>
              </w:rPr>
            </w:r>
            <w:r w:rsidRPr="003A0AD8">
              <w:rPr>
                <w:noProof/>
                <w:webHidden/>
                <w:lang w:val="de-CH"/>
              </w:rPr>
              <w:fldChar w:fldCharType="separate"/>
            </w:r>
            <w:r w:rsidR="00DA5AC4" w:rsidRPr="003A0AD8">
              <w:rPr>
                <w:noProof/>
                <w:webHidden/>
                <w:lang w:val="de-CH"/>
              </w:rPr>
              <w:t>5</w:t>
            </w:r>
            <w:r w:rsidRPr="003A0AD8">
              <w:rPr>
                <w:noProof/>
                <w:webHidden/>
                <w:lang w:val="de-CH"/>
              </w:rPr>
              <w:fldChar w:fldCharType="end"/>
            </w:r>
          </w:hyperlink>
        </w:p>
        <w:p w14:paraId="062184C0" w14:textId="16E01192"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71" w:history="1">
            <w:r w:rsidRPr="003A0AD8">
              <w:rPr>
                <w:rStyle w:val="Hyperlink"/>
                <w:noProof/>
              </w:rPr>
              <w:t>1.1 Ausganslage und Motivation</w:t>
            </w:r>
            <w:r w:rsidRPr="003A0AD8">
              <w:rPr>
                <w:noProof/>
                <w:webHidden/>
              </w:rPr>
              <w:tab/>
            </w:r>
            <w:r w:rsidRPr="003A0AD8">
              <w:rPr>
                <w:noProof/>
                <w:webHidden/>
              </w:rPr>
              <w:fldChar w:fldCharType="begin"/>
            </w:r>
            <w:r w:rsidRPr="003A0AD8">
              <w:rPr>
                <w:noProof/>
                <w:webHidden/>
              </w:rPr>
              <w:instrText xml:space="preserve"> PAGEREF _Toc192418271 \h </w:instrText>
            </w:r>
            <w:r w:rsidRPr="003A0AD8">
              <w:rPr>
                <w:noProof/>
                <w:webHidden/>
              </w:rPr>
            </w:r>
            <w:r w:rsidRPr="003A0AD8">
              <w:rPr>
                <w:noProof/>
                <w:webHidden/>
              </w:rPr>
              <w:fldChar w:fldCharType="separate"/>
            </w:r>
            <w:r w:rsidR="00DA5AC4" w:rsidRPr="003A0AD8">
              <w:rPr>
                <w:noProof/>
                <w:webHidden/>
              </w:rPr>
              <w:t>5</w:t>
            </w:r>
            <w:r w:rsidRPr="003A0AD8">
              <w:rPr>
                <w:noProof/>
                <w:webHidden/>
              </w:rPr>
              <w:fldChar w:fldCharType="end"/>
            </w:r>
          </w:hyperlink>
        </w:p>
        <w:p w14:paraId="4EEE5AF1" w14:textId="2DC8EC98"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72" w:history="1">
            <w:r w:rsidRPr="003A0AD8">
              <w:rPr>
                <w:rStyle w:val="Hyperlink"/>
                <w:noProof/>
              </w:rPr>
              <w:t>1.2 Problemstellung</w:t>
            </w:r>
            <w:r w:rsidRPr="003A0AD8">
              <w:rPr>
                <w:noProof/>
                <w:webHidden/>
              </w:rPr>
              <w:tab/>
            </w:r>
            <w:r w:rsidRPr="003A0AD8">
              <w:rPr>
                <w:noProof/>
                <w:webHidden/>
              </w:rPr>
              <w:fldChar w:fldCharType="begin"/>
            </w:r>
            <w:r w:rsidRPr="003A0AD8">
              <w:rPr>
                <w:noProof/>
                <w:webHidden/>
              </w:rPr>
              <w:instrText xml:space="preserve"> PAGEREF _Toc192418272 \h </w:instrText>
            </w:r>
            <w:r w:rsidRPr="003A0AD8">
              <w:rPr>
                <w:noProof/>
                <w:webHidden/>
              </w:rPr>
            </w:r>
            <w:r w:rsidRPr="003A0AD8">
              <w:rPr>
                <w:noProof/>
                <w:webHidden/>
              </w:rPr>
              <w:fldChar w:fldCharType="separate"/>
            </w:r>
            <w:r w:rsidR="00DA5AC4" w:rsidRPr="003A0AD8">
              <w:rPr>
                <w:noProof/>
                <w:webHidden/>
              </w:rPr>
              <w:t>5</w:t>
            </w:r>
            <w:r w:rsidRPr="003A0AD8">
              <w:rPr>
                <w:noProof/>
                <w:webHidden/>
              </w:rPr>
              <w:fldChar w:fldCharType="end"/>
            </w:r>
          </w:hyperlink>
        </w:p>
        <w:p w14:paraId="2923BB4D" w14:textId="1E53F514"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73" w:history="1">
            <w:r w:rsidRPr="003A0AD8">
              <w:rPr>
                <w:rStyle w:val="Hyperlink"/>
                <w:noProof/>
              </w:rPr>
              <w:t>1.3 Ziel der Arbeit</w:t>
            </w:r>
            <w:r w:rsidRPr="003A0AD8">
              <w:rPr>
                <w:noProof/>
                <w:webHidden/>
              </w:rPr>
              <w:tab/>
            </w:r>
            <w:r w:rsidRPr="003A0AD8">
              <w:rPr>
                <w:noProof/>
                <w:webHidden/>
              </w:rPr>
              <w:fldChar w:fldCharType="begin"/>
            </w:r>
            <w:r w:rsidRPr="003A0AD8">
              <w:rPr>
                <w:noProof/>
                <w:webHidden/>
              </w:rPr>
              <w:instrText xml:space="preserve"> PAGEREF _Toc192418273 \h </w:instrText>
            </w:r>
            <w:r w:rsidRPr="003A0AD8">
              <w:rPr>
                <w:noProof/>
                <w:webHidden/>
              </w:rPr>
            </w:r>
            <w:r w:rsidRPr="003A0AD8">
              <w:rPr>
                <w:noProof/>
                <w:webHidden/>
              </w:rPr>
              <w:fldChar w:fldCharType="separate"/>
            </w:r>
            <w:r w:rsidR="00DA5AC4" w:rsidRPr="003A0AD8">
              <w:rPr>
                <w:noProof/>
                <w:webHidden/>
              </w:rPr>
              <w:t>6</w:t>
            </w:r>
            <w:r w:rsidRPr="003A0AD8">
              <w:rPr>
                <w:noProof/>
                <w:webHidden/>
              </w:rPr>
              <w:fldChar w:fldCharType="end"/>
            </w:r>
          </w:hyperlink>
        </w:p>
        <w:p w14:paraId="5AD53417" w14:textId="5FACFCCD"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74" w:history="1">
            <w:r w:rsidRPr="003A0AD8">
              <w:rPr>
                <w:rStyle w:val="Hyperlink"/>
                <w:noProof/>
              </w:rPr>
              <w:t>1.4 Abgrenzung</w:t>
            </w:r>
            <w:r w:rsidRPr="003A0AD8">
              <w:rPr>
                <w:noProof/>
                <w:webHidden/>
              </w:rPr>
              <w:tab/>
            </w:r>
            <w:r w:rsidRPr="003A0AD8">
              <w:rPr>
                <w:noProof/>
                <w:webHidden/>
              </w:rPr>
              <w:fldChar w:fldCharType="begin"/>
            </w:r>
            <w:r w:rsidRPr="003A0AD8">
              <w:rPr>
                <w:noProof/>
                <w:webHidden/>
              </w:rPr>
              <w:instrText xml:space="preserve"> PAGEREF _Toc192418274 \h </w:instrText>
            </w:r>
            <w:r w:rsidRPr="003A0AD8">
              <w:rPr>
                <w:noProof/>
                <w:webHidden/>
              </w:rPr>
            </w:r>
            <w:r w:rsidRPr="003A0AD8">
              <w:rPr>
                <w:noProof/>
                <w:webHidden/>
              </w:rPr>
              <w:fldChar w:fldCharType="separate"/>
            </w:r>
            <w:r w:rsidR="00DA5AC4" w:rsidRPr="003A0AD8">
              <w:rPr>
                <w:noProof/>
                <w:webHidden/>
              </w:rPr>
              <w:t>6</w:t>
            </w:r>
            <w:r w:rsidRPr="003A0AD8">
              <w:rPr>
                <w:noProof/>
                <w:webHidden/>
              </w:rPr>
              <w:fldChar w:fldCharType="end"/>
            </w:r>
          </w:hyperlink>
        </w:p>
        <w:p w14:paraId="403C3C42" w14:textId="4AC4513E"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75" w:history="1">
            <w:r w:rsidRPr="003A0AD8">
              <w:rPr>
                <w:rStyle w:val="Hyperlink"/>
                <w:noProof/>
              </w:rPr>
              <w:t>1.5 Aufbau der Arbeit</w:t>
            </w:r>
            <w:r w:rsidRPr="003A0AD8">
              <w:rPr>
                <w:noProof/>
                <w:webHidden/>
              </w:rPr>
              <w:tab/>
            </w:r>
            <w:r w:rsidRPr="003A0AD8">
              <w:rPr>
                <w:noProof/>
                <w:webHidden/>
              </w:rPr>
              <w:fldChar w:fldCharType="begin"/>
            </w:r>
            <w:r w:rsidRPr="003A0AD8">
              <w:rPr>
                <w:noProof/>
                <w:webHidden/>
              </w:rPr>
              <w:instrText xml:space="preserve"> PAGEREF _Toc192418275 \h </w:instrText>
            </w:r>
            <w:r w:rsidRPr="003A0AD8">
              <w:rPr>
                <w:noProof/>
                <w:webHidden/>
              </w:rPr>
            </w:r>
            <w:r w:rsidRPr="003A0AD8">
              <w:rPr>
                <w:noProof/>
                <w:webHidden/>
              </w:rPr>
              <w:fldChar w:fldCharType="separate"/>
            </w:r>
            <w:r w:rsidR="00DA5AC4" w:rsidRPr="003A0AD8">
              <w:rPr>
                <w:noProof/>
                <w:webHidden/>
              </w:rPr>
              <w:t>6</w:t>
            </w:r>
            <w:r w:rsidRPr="003A0AD8">
              <w:rPr>
                <w:noProof/>
                <w:webHidden/>
              </w:rPr>
              <w:fldChar w:fldCharType="end"/>
            </w:r>
          </w:hyperlink>
        </w:p>
        <w:p w14:paraId="61E08B03" w14:textId="4EEFC8A3"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276" w:history="1">
            <w:r w:rsidRPr="003A0AD8">
              <w:rPr>
                <w:rStyle w:val="Hyperlink"/>
                <w:noProof/>
                <w:lang w:val="de-CH"/>
              </w:rPr>
              <w:t>2</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Literaturreview</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_Toc192418276 \h </w:instrText>
            </w:r>
            <w:r w:rsidRPr="003A0AD8">
              <w:rPr>
                <w:noProof/>
                <w:webHidden/>
                <w:lang w:val="de-CH"/>
              </w:rPr>
            </w:r>
            <w:r w:rsidRPr="003A0AD8">
              <w:rPr>
                <w:noProof/>
                <w:webHidden/>
                <w:lang w:val="de-CH"/>
              </w:rPr>
              <w:fldChar w:fldCharType="separate"/>
            </w:r>
            <w:r w:rsidR="00DA5AC4" w:rsidRPr="003A0AD8">
              <w:rPr>
                <w:noProof/>
                <w:webHidden/>
                <w:lang w:val="de-CH"/>
              </w:rPr>
              <w:t>7</w:t>
            </w:r>
            <w:r w:rsidRPr="003A0AD8">
              <w:rPr>
                <w:noProof/>
                <w:webHidden/>
                <w:lang w:val="de-CH"/>
              </w:rPr>
              <w:fldChar w:fldCharType="end"/>
            </w:r>
          </w:hyperlink>
        </w:p>
        <w:p w14:paraId="7E41E686" w14:textId="39F2D38B"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77" w:history="1">
            <w:r w:rsidRPr="003A0AD8">
              <w:rPr>
                <w:rStyle w:val="Hyperlink"/>
                <w:noProof/>
              </w:rPr>
              <w:t>2.1 Grundlagen</w:t>
            </w:r>
            <w:r w:rsidRPr="003A0AD8">
              <w:rPr>
                <w:noProof/>
                <w:webHidden/>
              </w:rPr>
              <w:tab/>
            </w:r>
            <w:r w:rsidRPr="003A0AD8">
              <w:rPr>
                <w:noProof/>
                <w:webHidden/>
              </w:rPr>
              <w:fldChar w:fldCharType="begin"/>
            </w:r>
            <w:r w:rsidRPr="003A0AD8">
              <w:rPr>
                <w:noProof/>
                <w:webHidden/>
              </w:rPr>
              <w:instrText xml:space="preserve"> PAGEREF _Toc192418277 \h </w:instrText>
            </w:r>
            <w:r w:rsidRPr="003A0AD8">
              <w:rPr>
                <w:noProof/>
                <w:webHidden/>
              </w:rPr>
            </w:r>
            <w:r w:rsidRPr="003A0AD8">
              <w:rPr>
                <w:noProof/>
                <w:webHidden/>
              </w:rPr>
              <w:fldChar w:fldCharType="separate"/>
            </w:r>
            <w:r w:rsidR="00DA5AC4" w:rsidRPr="003A0AD8">
              <w:rPr>
                <w:noProof/>
                <w:webHidden/>
              </w:rPr>
              <w:t>7</w:t>
            </w:r>
            <w:r w:rsidRPr="003A0AD8">
              <w:rPr>
                <w:noProof/>
                <w:webHidden/>
              </w:rPr>
              <w:fldChar w:fldCharType="end"/>
            </w:r>
          </w:hyperlink>
        </w:p>
        <w:p w14:paraId="4135AD39" w14:textId="25BB96E5"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78" w:history="1">
            <w:r w:rsidRPr="003A0AD8">
              <w:rPr>
                <w:rStyle w:val="Hyperlink"/>
                <w:noProof/>
              </w:rPr>
              <w:t>2.1.1 Set Reconciliation Problem</w:t>
            </w:r>
            <w:r w:rsidRPr="003A0AD8">
              <w:rPr>
                <w:noProof/>
                <w:webHidden/>
              </w:rPr>
              <w:tab/>
            </w:r>
            <w:r w:rsidRPr="003A0AD8">
              <w:rPr>
                <w:noProof/>
                <w:webHidden/>
              </w:rPr>
              <w:fldChar w:fldCharType="begin"/>
            </w:r>
            <w:r w:rsidRPr="003A0AD8">
              <w:rPr>
                <w:noProof/>
                <w:webHidden/>
              </w:rPr>
              <w:instrText xml:space="preserve"> PAGEREF _Toc192418278 \h </w:instrText>
            </w:r>
            <w:r w:rsidRPr="003A0AD8">
              <w:rPr>
                <w:noProof/>
                <w:webHidden/>
              </w:rPr>
            </w:r>
            <w:r w:rsidRPr="003A0AD8">
              <w:rPr>
                <w:noProof/>
                <w:webHidden/>
              </w:rPr>
              <w:fldChar w:fldCharType="separate"/>
            </w:r>
            <w:r w:rsidR="00DA5AC4" w:rsidRPr="003A0AD8">
              <w:rPr>
                <w:noProof/>
                <w:webHidden/>
              </w:rPr>
              <w:t>7</w:t>
            </w:r>
            <w:r w:rsidRPr="003A0AD8">
              <w:rPr>
                <w:noProof/>
                <w:webHidden/>
              </w:rPr>
              <w:fldChar w:fldCharType="end"/>
            </w:r>
          </w:hyperlink>
        </w:p>
        <w:p w14:paraId="43433800" w14:textId="000A3294"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79" w:history="1">
            <w:r w:rsidRPr="003A0AD8">
              <w:rPr>
                <w:rStyle w:val="Hyperlink"/>
                <w:noProof/>
              </w:rPr>
              <w:t>2.1.2 CAP Theorem</w:t>
            </w:r>
            <w:r w:rsidRPr="003A0AD8">
              <w:rPr>
                <w:noProof/>
                <w:webHidden/>
              </w:rPr>
              <w:tab/>
            </w:r>
            <w:r w:rsidRPr="003A0AD8">
              <w:rPr>
                <w:noProof/>
                <w:webHidden/>
              </w:rPr>
              <w:fldChar w:fldCharType="begin"/>
            </w:r>
            <w:r w:rsidRPr="003A0AD8">
              <w:rPr>
                <w:noProof/>
                <w:webHidden/>
              </w:rPr>
              <w:instrText xml:space="preserve"> PAGEREF _Toc192418279 \h </w:instrText>
            </w:r>
            <w:r w:rsidRPr="003A0AD8">
              <w:rPr>
                <w:noProof/>
                <w:webHidden/>
              </w:rPr>
            </w:r>
            <w:r w:rsidRPr="003A0AD8">
              <w:rPr>
                <w:noProof/>
                <w:webHidden/>
              </w:rPr>
              <w:fldChar w:fldCharType="separate"/>
            </w:r>
            <w:r w:rsidR="00DA5AC4" w:rsidRPr="003A0AD8">
              <w:rPr>
                <w:noProof/>
                <w:webHidden/>
              </w:rPr>
              <w:t>7</w:t>
            </w:r>
            <w:r w:rsidRPr="003A0AD8">
              <w:rPr>
                <w:noProof/>
                <w:webHidden/>
              </w:rPr>
              <w:fldChar w:fldCharType="end"/>
            </w:r>
          </w:hyperlink>
        </w:p>
        <w:p w14:paraId="04C83F1B" w14:textId="014F787C"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80" w:history="1">
            <w:r w:rsidRPr="003A0AD8">
              <w:rPr>
                <w:rStyle w:val="Hyperlink"/>
                <w:noProof/>
              </w:rPr>
              <w:t>2.2 Entwurfsmuster für die Datensynchronisation in mobilen Anwendungen</w:t>
            </w:r>
            <w:r w:rsidRPr="003A0AD8">
              <w:rPr>
                <w:noProof/>
                <w:webHidden/>
              </w:rPr>
              <w:tab/>
            </w:r>
            <w:r w:rsidRPr="003A0AD8">
              <w:rPr>
                <w:noProof/>
                <w:webHidden/>
              </w:rPr>
              <w:fldChar w:fldCharType="begin"/>
            </w:r>
            <w:r w:rsidRPr="003A0AD8">
              <w:rPr>
                <w:noProof/>
                <w:webHidden/>
              </w:rPr>
              <w:instrText xml:space="preserve"> PAGEREF _Toc192418280 \h </w:instrText>
            </w:r>
            <w:r w:rsidRPr="003A0AD8">
              <w:rPr>
                <w:noProof/>
                <w:webHidden/>
              </w:rPr>
            </w:r>
            <w:r w:rsidRPr="003A0AD8">
              <w:rPr>
                <w:noProof/>
                <w:webHidden/>
              </w:rPr>
              <w:fldChar w:fldCharType="separate"/>
            </w:r>
            <w:r w:rsidR="00DA5AC4" w:rsidRPr="003A0AD8">
              <w:rPr>
                <w:noProof/>
                <w:webHidden/>
              </w:rPr>
              <w:t>8</w:t>
            </w:r>
            <w:r w:rsidRPr="003A0AD8">
              <w:rPr>
                <w:noProof/>
                <w:webHidden/>
              </w:rPr>
              <w:fldChar w:fldCharType="end"/>
            </w:r>
          </w:hyperlink>
        </w:p>
        <w:p w14:paraId="11299FE4" w14:textId="55ACA088"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81" w:history="1">
            <w:r w:rsidRPr="003A0AD8">
              <w:rPr>
                <w:rStyle w:val="Hyperlink"/>
                <w:noProof/>
              </w:rPr>
              <w:t>2.2.1 Datensynchronisation</w:t>
            </w:r>
            <w:r w:rsidRPr="003A0AD8">
              <w:rPr>
                <w:noProof/>
                <w:webHidden/>
              </w:rPr>
              <w:tab/>
            </w:r>
            <w:r w:rsidRPr="003A0AD8">
              <w:rPr>
                <w:noProof/>
                <w:webHidden/>
              </w:rPr>
              <w:fldChar w:fldCharType="begin"/>
            </w:r>
            <w:r w:rsidRPr="003A0AD8">
              <w:rPr>
                <w:noProof/>
                <w:webHidden/>
              </w:rPr>
              <w:instrText xml:space="preserve"> PAGEREF _Toc192418281 \h </w:instrText>
            </w:r>
            <w:r w:rsidRPr="003A0AD8">
              <w:rPr>
                <w:noProof/>
                <w:webHidden/>
              </w:rPr>
            </w:r>
            <w:r w:rsidRPr="003A0AD8">
              <w:rPr>
                <w:noProof/>
                <w:webHidden/>
              </w:rPr>
              <w:fldChar w:fldCharType="separate"/>
            </w:r>
            <w:r w:rsidR="00DA5AC4" w:rsidRPr="003A0AD8">
              <w:rPr>
                <w:noProof/>
                <w:webHidden/>
              </w:rPr>
              <w:t>9</w:t>
            </w:r>
            <w:r w:rsidRPr="003A0AD8">
              <w:rPr>
                <w:noProof/>
                <w:webHidden/>
              </w:rPr>
              <w:fldChar w:fldCharType="end"/>
            </w:r>
          </w:hyperlink>
        </w:p>
        <w:p w14:paraId="04E7A055" w14:textId="7E2F338D"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82" w:history="1">
            <w:r w:rsidRPr="003A0AD8">
              <w:rPr>
                <w:rStyle w:val="Hyperlink"/>
                <w:noProof/>
              </w:rPr>
              <w:t>2.2.2 Datenspeicher und Verfügbarkeit</w:t>
            </w:r>
            <w:r w:rsidRPr="003A0AD8">
              <w:rPr>
                <w:noProof/>
                <w:webHidden/>
              </w:rPr>
              <w:tab/>
            </w:r>
            <w:r w:rsidRPr="003A0AD8">
              <w:rPr>
                <w:noProof/>
                <w:webHidden/>
              </w:rPr>
              <w:fldChar w:fldCharType="begin"/>
            </w:r>
            <w:r w:rsidRPr="003A0AD8">
              <w:rPr>
                <w:noProof/>
                <w:webHidden/>
              </w:rPr>
              <w:instrText xml:space="preserve"> PAGEREF _Toc192418282 \h </w:instrText>
            </w:r>
            <w:r w:rsidRPr="003A0AD8">
              <w:rPr>
                <w:noProof/>
                <w:webHidden/>
              </w:rPr>
            </w:r>
            <w:r w:rsidRPr="003A0AD8">
              <w:rPr>
                <w:noProof/>
                <w:webHidden/>
              </w:rPr>
              <w:fldChar w:fldCharType="separate"/>
            </w:r>
            <w:r w:rsidR="00DA5AC4" w:rsidRPr="003A0AD8">
              <w:rPr>
                <w:noProof/>
                <w:webHidden/>
              </w:rPr>
              <w:t>10</w:t>
            </w:r>
            <w:r w:rsidRPr="003A0AD8">
              <w:rPr>
                <w:noProof/>
                <w:webHidden/>
              </w:rPr>
              <w:fldChar w:fldCharType="end"/>
            </w:r>
          </w:hyperlink>
        </w:p>
        <w:p w14:paraId="44FEA0B0" w14:textId="0080EAF4"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83" w:history="1">
            <w:r w:rsidRPr="003A0AD8">
              <w:rPr>
                <w:rStyle w:val="Hyperlink"/>
                <w:noProof/>
              </w:rPr>
              <w:t>2.2.3 Datenübertragung</w:t>
            </w:r>
            <w:r w:rsidRPr="003A0AD8">
              <w:rPr>
                <w:noProof/>
                <w:webHidden/>
              </w:rPr>
              <w:tab/>
            </w:r>
            <w:r w:rsidRPr="003A0AD8">
              <w:rPr>
                <w:noProof/>
                <w:webHidden/>
              </w:rPr>
              <w:fldChar w:fldCharType="begin"/>
            </w:r>
            <w:r w:rsidRPr="003A0AD8">
              <w:rPr>
                <w:noProof/>
                <w:webHidden/>
              </w:rPr>
              <w:instrText xml:space="preserve"> PAGEREF _Toc192418283 \h </w:instrText>
            </w:r>
            <w:r w:rsidRPr="003A0AD8">
              <w:rPr>
                <w:noProof/>
                <w:webHidden/>
              </w:rPr>
            </w:r>
            <w:r w:rsidRPr="003A0AD8">
              <w:rPr>
                <w:noProof/>
                <w:webHidden/>
              </w:rPr>
              <w:fldChar w:fldCharType="separate"/>
            </w:r>
            <w:r w:rsidR="00DA5AC4" w:rsidRPr="003A0AD8">
              <w:rPr>
                <w:noProof/>
                <w:webHidden/>
              </w:rPr>
              <w:t>11</w:t>
            </w:r>
            <w:r w:rsidRPr="003A0AD8">
              <w:rPr>
                <w:noProof/>
                <w:webHidden/>
              </w:rPr>
              <w:fldChar w:fldCharType="end"/>
            </w:r>
          </w:hyperlink>
        </w:p>
        <w:p w14:paraId="77676889" w14:textId="71459E62"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284" w:history="1">
            <w:r w:rsidRPr="003A0AD8">
              <w:rPr>
                <w:rStyle w:val="Hyperlink"/>
                <w:noProof/>
                <w:lang w:val="de-CH"/>
              </w:rPr>
              <w:t>3</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Methodik</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_Toc192418284 \h </w:instrText>
            </w:r>
            <w:r w:rsidRPr="003A0AD8">
              <w:rPr>
                <w:noProof/>
                <w:webHidden/>
                <w:lang w:val="de-CH"/>
              </w:rPr>
            </w:r>
            <w:r w:rsidRPr="003A0AD8">
              <w:rPr>
                <w:noProof/>
                <w:webHidden/>
                <w:lang w:val="de-CH"/>
              </w:rPr>
              <w:fldChar w:fldCharType="separate"/>
            </w:r>
            <w:r w:rsidR="00DA5AC4" w:rsidRPr="003A0AD8">
              <w:rPr>
                <w:noProof/>
                <w:webHidden/>
                <w:lang w:val="de-CH"/>
              </w:rPr>
              <w:t>14</w:t>
            </w:r>
            <w:r w:rsidRPr="003A0AD8">
              <w:rPr>
                <w:noProof/>
                <w:webHidden/>
                <w:lang w:val="de-CH"/>
              </w:rPr>
              <w:fldChar w:fldCharType="end"/>
            </w:r>
          </w:hyperlink>
        </w:p>
        <w:p w14:paraId="55223F7D" w14:textId="45DFA477"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85" w:history="1">
            <w:r w:rsidRPr="003A0AD8">
              <w:rPr>
                <w:rStyle w:val="Hyperlink"/>
                <w:noProof/>
              </w:rPr>
              <w:t>3.1 Projektmanagement</w:t>
            </w:r>
            <w:r w:rsidRPr="003A0AD8">
              <w:rPr>
                <w:noProof/>
                <w:webHidden/>
              </w:rPr>
              <w:tab/>
            </w:r>
            <w:r w:rsidRPr="003A0AD8">
              <w:rPr>
                <w:noProof/>
                <w:webHidden/>
              </w:rPr>
              <w:fldChar w:fldCharType="begin"/>
            </w:r>
            <w:r w:rsidRPr="003A0AD8">
              <w:rPr>
                <w:noProof/>
                <w:webHidden/>
              </w:rPr>
              <w:instrText xml:space="preserve"> PAGEREF _Toc192418285 \h </w:instrText>
            </w:r>
            <w:r w:rsidRPr="003A0AD8">
              <w:rPr>
                <w:noProof/>
                <w:webHidden/>
              </w:rPr>
            </w:r>
            <w:r w:rsidRPr="003A0AD8">
              <w:rPr>
                <w:noProof/>
                <w:webHidden/>
              </w:rPr>
              <w:fldChar w:fldCharType="separate"/>
            </w:r>
            <w:r w:rsidR="00DA5AC4" w:rsidRPr="003A0AD8">
              <w:rPr>
                <w:noProof/>
                <w:webHidden/>
              </w:rPr>
              <w:t>14</w:t>
            </w:r>
            <w:r w:rsidRPr="003A0AD8">
              <w:rPr>
                <w:noProof/>
                <w:webHidden/>
              </w:rPr>
              <w:fldChar w:fldCharType="end"/>
            </w:r>
          </w:hyperlink>
        </w:p>
        <w:p w14:paraId="1DEA71A8" w14:textId="570344E9"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86" w:history="1">
            <w:r w:rsidRPr="003A0AD8">
              <w:rPr>
                <w:rStyle w:val="Hyperlink"/>
                <w:noProof/>
              </w:rPr>
              <w:t>3.2 Masterarbeit Zeitplan</w:t>
            </w:r>
            <w:r w:rsidRPr="003A0AD8">
              <w:rPr>
                <w:noProof/>
                <w:webHidden/>
              </w:rPr>
              <w:tab/>
            </w:r>
            <w:r w:rsidRPr="003A0AD8">
              <w:rPr>
                <w:noProof/>
                <w:webHidden/>
              </w:rPr>
              <w:fldChar w:fldCharType="begin"/>
            </w:r>
            <w:r w:rsidRPr="003A0AD8">
              <w:rPr>
                <w:noProof/>
                <w:webHidden/>
              </w:rPr>
              <w:instrText xml:space="preserve"> PAGEREF _Toc192418286 \h </w:instrText>
            </w:r>
            <w:r w:rsidRPr="003A0AD8">
              <w:rPr>
                <w:noProof/>
                <w:webHidden/>
              </w:rPr>
            </w:r>
            <w:r w:rsidRPr="003A0AD8">
              <w:rPr>
                <w:noProof/>
                <w:webHidden/>
              </w:rPr>
              <w:fldChar w:fldCharType="separate"/>
            </w:r>
            <w:r w:rsidR="00DA5AC4" w:rsidRPr="003A0AD8">
              <w:rPr>
                <w:noProof/>
                <w:webHidden/>
              </w:rPr>
              <w:t>15</w:t>
            </w:r>
            <w:r w:rsidRPr="003A0AD8">
              <w:rPr>
                <w:noProof/>
                <w:webHidden/>
              </w:rPr>
              <w:fldChar w:fldCharType="end"/>
            </w:r>
          </w:hyperlink>
        </w:p>
        <w:p w14:paraId="46170C4D" w14:textId="09981BBF"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87" w:history="1">
            <w:r w:rsidRPr="003A0AD8">
              <w:rPr>
                <w:rStyle w:val="Hyperlink"/>
                <w:noProof/>
              </w:rPr>
              <w:t>3.3 Entwurf der Lösungsarchitektur</w:t>
            </w:r>
            <w:r w:rsidRPr="003A0AD8">
              <w:rPr>
                <w:noProof/>
                <w:webHidden/>
              </w:rPr>
              <w:tab/>
            </w:r>
            <w:r w:rsidRPr="003A0AD8">
              <w:rPr>
                <w:noProof/>
                <w:webHidden/>
              </w:rPr>
              <w:fldChar w:fldCharType="begin"/>
            </w:r>
            <w:r w:rsidRPr="003A0AD8">
              <w:rPr>
                <w:noProof/>
                <w:webHidden/>
              </w:rPr>
              <w:instrText xml:space="preserve"> PAGEREF _Toc192418287 \h </w:instrText>
            </w:r>
            <w:r w:rsidRPr="003A0AD8">
              <w:rPr>
                <w:noProof/>
                <w:webHidden/>
              </w:rPr>
            </w:r>
            <w:r w:rsidRPr="003A0AD8">
              <w:rPr>
                <w:noProof/>
                <w:webHidden/>
              </w:rPr>
              <w:fldChar w:fldCharType="separate"/>
            </w:r>
            <w:r w:rsidR="00DA5AC4" w:rsidRPr="003A0AD8">
              <w:rPr>
                <w:noProof/>
                <w:webHidden/>
              </w:rPr>
              <w:t>16</w:t>
            </w:r>
            <w:r w:rsidRPr="003A0AD8">
              <w:rPr>
                <w:noProof/>
                <w:webHidden/>
              </w:rPr>
              <w:fldChar w:fldCharType="end"/>
            </w:r>
          </w:hyperlink>
        </w:p>
        <w:p w14:paraId="7D3FD0BE" w14:textId="17B2AAB0"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88" w:history="1">
            <w:r w:rsidRPr="003A0AD8">
              <w:rPr>
                <w:rStyle w:val="Hyperlink"/>
                <w:noProof/>
              </w:rPr>
              <w:t>3.4 Analyse der Datensynchronisation</w:t>
            </w:r>
            <w:r w:rsidRPr="003A0AD8">
              <w:rPr>
                <w:noProof/>
                <w:webHidden/>
              </w:rPr>
              <w:tab/>
            </w:r>
            <w:r w:rsidRPr="003A0AD8">
              <w:rPr>
                <w:noProof/>
                <w:webHidden/>
              </w:rPr>
              <w:fldChar w:fldCharType="begin"/>
            </w:r>
            <w:r w:rsidRPr="003A0AD8">
              <w:rPr>
                <w:noProof/>
                <w:webHidden/>
              </w:rPr>
              <w:instrText xml:space="preserve"> PAGEREF _Toc192418288 \h </w:instrText>
            </w:r>
            <w:r w:rsidRPr="003A0AD8">
              <w:rPr>
                <w:noProof/>
                <w:webHidden/>
              </w:rPr>
            </w:r>
            <w:r w:rsidRPr="003A0AD8">
              <w:rPr>
                <w:noProof/>
                <w:webHidden/>
              </w:rPr>
              <w:fldChar w:fldCharType="separate"/>
            </w:r>
            <w:r w:rsidR="00DA5AC4" w:rsidRPr="003A0AD8">
              <w:rPr>
                <w:noProof/>
                <w:webHidden/>
              </w:rPr>
              <w:t>16</w:t>
            </w:r>
            <w:r w:rsidRPr="003A0AD8">
              <w:rPr>
                <w:noProof/>
                <w:webHidden/>
              </w:rPr>
              <w:fldChar w:fldCharType="end"/>
            </w:r>
          </w:hyperlink>
        </w:p>
        <w:p w14:paraId="14380302" w14:textId="20E992A7"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89" w:history="1">
            <w:r w:rsidRPr="003A0AD8">
              <w:rPr>
                <w:rStyle w:val="Hyperlink"/>
                <w:noProof/>
              </w:rPr>
              <w:t>3.5 Umsetzung der «Baustellen App» als PoC</w:t>
            </w:r>
            <w:r w:rsidRPr="003A0AD8">
              <w:rPr>
                <w:noProof/>
                <w:webHidden/>
              </w:rPr>
              <w:tab/>
            </w:r>
            <w:r w:rsidRPr="003A0AD8">
              <w:rPr>
                <w:noProof/>
                <w:webHidden/>
              </w:rPr>
              <w:fldChar w:fldCharType="begin"/>
            </w:r>
            <w:r w:rsidRPr="003A0AD8">
              <w:rPr>
                <w:noProof/>
                <w:webHidden/>
              </w:rPr>
              <w:instrText xml:space="preserve"> PAGEREF _Toc192418289 \h </w:instrText>
            </w:r>
            <w:r w:rsidRPr="003A0AD8">
              <w:rPr>
                <w:noProof/>
                <w:webHidden/>
              </w:rPr>
            </w:r>
            <w:r w:rsidRPr="003A0AD8">
              <w:rPr>
                <w:noProof/>
                <w:webHidden/>
              </w:rPr>
              <w:fldChar w:fldCharType="separate"/>
            </w:r>
            <w:r w:rsidR="00DA5AC4" w:rsidRPr="003A0AD8">
              <w:rPr>
                <w:noProof/>
                <w:webHidden/>
              </w:rPr>
              <w:t>16</w:t>
            </w:r>
            <w:r w:rsidRPr="003A0AD8">
              <w:rPr>
                <w:noProof/>
                <w:webHidden/>
              </w:rPr>
              <w:fldChar w:fldCharType="end"/>
            </w:r>
          </w:hyperlink>
        </w:p>
        <w:p w14:paraId="43D8327A" w14:textId="4953DCCF"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290" w:history="1">
            <w:r w:rsidRPr="003A0AD8">
              <w:rPr>
                <w:rStyle w:val="Hyperlink"/>
                <w:noProof/>
                <w:lang w:val="de-CH"/>
              </w:rPr>
              <w:t>4</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Ergebnisse</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_Toc192418290 \h </w:instrText>
            </w:r>
            <w:r w:rsidRPr="003A0AD8">
              <w:rPr>
                <w:noProof/>
                <w:webHidden/>
                <w:lang w:val="de-CH"/>
              </w:rPr>
            </w:r>
            <w:r w:rsidRPr="003A0AD8">
              <w:rPr>
                <w:noProof/>
                <w:webHidden/>
                <w:lang w:val="de-CH"/>
              </w:rPr>
              <w:fldChar w:fldCharType="separate"/>
            </w:r>
            <w:r w:rsidR="00DA5AC4" w:rsidRPr="003A0AD8">
              <w:rPr>
                <w:noProof/>
                <w:webHidden/>
                <w:lang w:val="de-CH"/>
              </w:rPr>
              <w:t>17</w:t>
            </w:r>
            <w:r w:rsidRPr="003A0AD8">
              <w:rPr>
                <w:noProof/>
                <w:webHidden/>
                <w:lang w:val="de-CH"/>
              </w:rPr>
              <w:fldChar w:fldCharType="end"/>
            </w:r>
          </w:hyperlink>
        </w:p>
        <w:p w14:paraId="5815487D" w14:textId="1E112829"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91" w:history="1">
            <w:r w:rsidRPr="003A0AD8">
              <w:rPr>
                <w:rStyle w:val="Hyperlink"/>
                <w:noProof/>
              </w:rPr>
              <w:t>4.1 Pflichtenheft</w:t>
            </w:r>
            <w:r w:rsidRPr="003A0AD8">
              <w:rPr>
                <w:noProof/>
                <w:webHidden/>
              </w:rPr>
              <w:tab/>
            </w:r>
            <w:r w:rsidRPr="003A0AD8">
              <w:rPr>
                <w:noProof/>
                <w:webHidden/>
              </w:rPr>
              <w:fldChar w:fldCharType="begin"/>
            </w:r>
            <w:r w:rsidRPr="003A0AD8">
              <w:rPr>
                <w:noProof/>
                <w:webHidden/>
              </w:rPr>
              <w:instrText xml:space="preserve"> PAGEREF _Toc192418291 \h </w:instrText>
            </w:r>
            <w:r w:rsidRPr="003A0AD8">
              <w:rPr>
                <w:noProof/>
                <w:webHidden/>
              </w:rPr>
            </w:r>
            <w:r w:rsidRPr="003A0AD8">
              <w:rPr>
                <w:noProof/>
                <w:webHidden/>
              </w:rPr>
              <w:fldChar w:fldCharType="separate"/>
            </w:r>
            <w:r w:rsidR="00DA5AC4" w:rsidRPr="003A0AD8">
              <w:rPr>
                <w:noProof/>
                <w:webHidden/>
              </w:rPr>
              <w:t>17</w:t>
            </w:r>
            <w:r w:rsidRPr="003A0AD8">
              <w:rPr>
                <w:noProof/>
                <w:webHidden/>
              </w:rPr>
              <w:fldChar w:fldCharType="end"/>
            </w:r>
          </w:hyperlink>
        </w:p>
        <w:p w14:paraId="438AB8E7" w14:textId="5C48BF9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2" w:history="1">
            <w:r w:rsidRPr="003A0AD8">
              <w:rPr>
                <w:rStyle w:val="Hyperlink"/>
                <w:noProof/>
              </w:rPr>
              <w:t>4.1.1 Authentifizierung</w:t>
            </w:r>
            <w:r w:rsidRPr="003A0AD8">
              <w:rPr>
                <w:noProof/>
                <w:webHidden/>
              </w:rPr>
              <w:tab/>
            </w:r>
            <w:r w:rsidRPr="003A0AD8">
              <w:rPr>
                <w:noProof/>
                <w:webHidden/>
              </w:rPr>
              <w:fldChar w:fldCharType="begin"/>
            </w:r>
            <w:r w:rsidRPr="003A0AD8">
              <w:rPr>
                <w:noProof/>
                <w:webHidden/>
              </w:rPr>
              <w:instrText xml:space="preserve"> PAGEREF _Toc192418292 \h </w:instrText>
            </w:r>
            <w:r w:rsidRPr="003A0AD8">
              <w:rPr>
                <w:noProof/>
                <w:webHidden/>
              </w:rPr>
            </w:r>
            <w:r w:rsidRPr="003A0AD8">
              <w:rPr>
                <w:noProof/>
                <w:webHidden/>
              </w:rPr>
              <w:fldChar w:fldCharType="separate"/>
            </w:r>
            <w:r w:rsidR="00DA5AC4" w:rsidRPr="003A0AD8">
              <w:rPr>
                <w:noProof/>
                <w:webHidden/>
              </w:rPr>
              <w:t>17</w:t>
            </w:r>
            <w:r w:rsidRPr="003A0AD8">
              <w:rPr>
                <w:noProof/>
                <w:webHidden/>
              </w:rPr>
              <w:fldChar w:fldCharType="end"/>
            </w:r>
          </w:hyperlink>
        </w:p>
        <w:p w14:paraId="3BE4596C" w14:textId="48ABBC5E"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3" w:history="1">
            <w:r w:rsidRPr="003A0AD8">
              <w:rPr>
                <w:rStyle w:val="Hyperlink"/>
                <w:noProof/>
              </w:rPr>
              <w:t>4.1.2 Projektübersicht</w:t>
            </w:r>
            <w:r w:rsidRPr="003A0AD8">
              <w:rPr>
                <w:noProof/>
                <w:webHidden/>
              </w:rPr>
              <w:tab/>
            </w:r>
            <w:r w:rsidRPr="003A0AD8">
              <w:rPr>
                <w:noProof/>
                <w:webHidden/>
              </w:rPr>
              <w:fldChar w:fldCharType="begin"/>
            </w:r>
            <w:r w:rsidRPr="003A0AD8">
              <w:rPr>
                <w:noProof/>
                <w:webHidden/>
              </w:rPr>
              <w:instrText xml:space="preserve"> PAGEREF _Toc192418293 \h </w:instrText>
            </w:r>
            <w:r w:rsidRPr="003A0AD8">
              <w:rPr>
                <w:noProof/>
                <w:webHidden/>
              </w:rPr>
            </w:r>
            <w:r w:rsidRPr="003A0AD8">
              <w:rPr>
                <w:noProof/>
                <w:webHidden/>
              </w:rPr>
              <w:fldChar w:fldCharType="separate"/>
            </w:r>
            <w:r w:rsidR="00DA5AC4" w:rsidRPr="003A0AD8">
              <w:rPr>
                <w:noProof/>
                <w:webHidden/>
              </w:rPr>
              <w:t>17</w:t>
            </w:r>
            <w:r w:rsidRPr="003A0AD8">
              <w:rPr>
                <w:noProof/>
                <w:webHidden/>
              </w:rPr>
              <w:fldChar w:fldCharType="end"/>
            </w:r>
          </w:hyperlink>
        </w:p>
        <w:p w14:paraId="42476677" w14:textId="1199594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4" w:history="1">
            <w:r w:rsidRPr="003A0AD8">
              <w:rPr>
                <w:rStyle w:val="Hyperlink"/>
                <w:noProof/>
              </w:rPr>
              <w:t>4.1.3 Projektdetails</w:t>
            </w:r>
            <w:r w:rsidRPr="003A0AD8">
              <w:rPr>
                <w:noProof/>
                <w:webHidden/>
              </w:rPr>
              <w:tab/>
            </w:r>
            <w:r w:rsidRPr="003A0AD8">
              <w:rPr>
                <w:noProof/>
                <w:webHidden/>
              </w:rPr>
              <w:fldChar w:fldCharType="begin"/>
            </w:r>
            <w:r w:rsidRPr="003A0AD8">
              <w:rPr>
                <w:noProof/>
                <w:webHidden/>
              </w:rPr>
              <w:instrText xml:space="preserve"> PAGEREF _Toc192418294 \h </w:instrText>
            </w:r>
            <w:r w:rsidRPr="003A0AD8">
              <w:rPr>
                <w:noProof/>
                <w:webHidden/>
              </w:rPr>
            </w:r>
            <w:r w:rsidRPr="003A0AD8">
              <w:rPr>
                <w:noProof/>
                <w:webHidden/>
              </w:rPr>
              <w:fldChar w:fldCharType="separate"/>
            </w:r>
            <w:r w:rsidR="00DA5AC4" w:rsidRPr="003A0AD8">
              <w:rPr>
                <w:noProof/>
                <w:webHidden/>
              </w:rPr>
              <w:t>18</w:t>
            </w:r>
            <w:r w:rsidRPr="003A0AD8">
              <w:rPr>
                <w:noProof/>
                <w:webHidden/>
              </w:rPr>
              <w:fldChar w:fldCharType="end"/>
            </w:r>
          </w:hyperlink>
        </w:p>
        <w:p w14:paraId="4832C217" w14:textId="39830AB7"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5" w:history="1">
            <w:r w:rsidRPr="003A0AD8">
              <w:rPr>
                <w:rStyle w:val="Hyperlink"/>
                <w:noProof/>
              </w:rPr>
              <w:t>4.1.4 Notizen zum Projekt</w:t>
            </w:r>
            <w:r w:rsidRPr="003A0AD8">
              <w:rPr>
                <w:noProof/>
                <w:webHidden/>
              </w:rPr>
              <w:tab/>
            </w:r>
            <w:r w:rsidRPr="003A0AD8">
              <w:rPr>
                <w:noProof/>
                <w:webHidden/>
              </w:rPr>
              <w:fldChar w:fldCharType="begin"/>
            </w:r>
            <w:r w:rsidRPr="003A0AD8">
              <w:rPr>
                <w:noProof/>
                <w:webHidden/>
              </w:rPr>
              <w:instrText xml:space="preserve"> PAGEREF _Toc192418295 \h </w:instrText>
            </w:r>
            <w:r w:rsidRPr="003A0AD8">
              <w:rPr>
                <w:noProof/>
                <w:webHidden/>
              </w:rPr>
            </w:r>
            <w:r w:rsidRPr="003A0AD8">
              <w:rPr>
                <w:noProof/>
                <w:webHidden/>
              </w:rPr>
              <w:fldChar w:fldCharType="separate"/>
            </w:r>
            <w:r w:rsidR="00DA5AC4" w:rsidRPr="003A0AD8">
              <w:rPr>
                <w:noProof/>
                <w:webHidden/>
              </w:rPr>
              <w:t>19</w:t>
            </w:r>
            <w:r w:rsidRPr="003A0AD8">
              <w:rPr>
                <w:noProof/>
                <w:webHidden/>
              </w:rPr>
              <w:fldChar w:fldCharType="end"/>
            </w:r>
          </w:hyperlink>
        </w:p>
        <w:p w14:paraId="5E4CC48B" w14:textId="4B8C4FB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6" w:history="1">
            <w:r w:rsidRPr="003A0AD8">
              <w:rPr>
                <w:rStyle w:val="Hyperlink"/>
                <w:noProof/>
              </w:rPr>
              <w:t>4.1.5 Inbetriebnahme</w:t>
            </w:r>
            <w:r w:rsidRPr="003A0AD8">
              <w:rPr>
                <w:noProof/>
                <w:webHidden/>
              </w:rPr>
              <w:tab/>
            </w:r>
            <w:r w:rsidRPr="003A0AD8">
              <w:rPr>
                <w:noProof/>
                <w:webHidden/>
              </w:rPr>
              <w:fldChar w:fldCharType="begin"/>
            </w:r>
            <w:r w:rsidRPr="003A0AD8">
              <w:rPr>
                <w:noProof/>
                <w:webHidden/>
              </w:rPr>
              <w:instrText xml:space="preserve"> PAGEREF _Toc192418296 \h </w:instrText>
            </w:r>
            <w:r w:rsidRPr="003A0AD8">
              <w:rPr>
                <w:noProof/>
                <w:webHidden/>
              </w:rPr>
            </w:r>
            <w:r w:rsidRPr="003A0AD8">
              <w:rPr>
                <w:noProof/>
                <w:webHidden/>
              </w:rPr>
              <w:fldChar w:fldCharType="separate"/>
            </w:r>
            <w:r w:rsidR="00DA5AC4" w:rsidRPr="003A0AD8">
              <w:rPr>
                <w:noProof/>
                <w:webHidden/>
              </w:rPr>
              <w:t>19</w:t>
            </w:r>
            <w:r w:rsidRPr="003A0AD8">
              <w:rPr>
                <w:noProof/>
                <w:webHidden/>
              </w:rPr>
              <w:fldChar w:fldCharType="end"/>
            </w:r>
          </w:hyperlink>
        </w:p>
        <w:p w14:paraId="421D00AE" w14:textId="278AAFDB"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7" w:history="1">
            <w:r w:rsidRPr="003A0AD8">
              <w:rPr>
                <w:rStyle w:val="Hyperlink"/>
                <w:noProof/>
              </w:rPr>
              <w:t>4.1.6 Mockups zur Benutzeroberfläche der mobilen Applikation</w:t>
            </w:r>
            <w:r w:rsidRPr="003A0AD8">
              <w:rPr>
                <w:noProof/>
                <w:webHidden/>
              </w:rPr>
              <w:tab/>
            </w:r>
            <w:r w:rsidRPr="003A0AD8">
              <w:rPr>
                <w:noProof/>
                <w:webHidden/>
              </w:rPr>
              <w:fldChar w:fldCharType="begin"/>
            </w:r>
            <w:r w:rsidRPr="003A0AD8">
              <w:rPr>
                <w:noProof/>
                <w:webHidden/>
              </w:rPr>
              <w:instrText xml:space="preserve"> PAGEREF _Toc192418297 \h </w:instrText>
            </w:r>
            <w:r w:rsidRPr="003A0AD8">
              <w:rPr>
                <w:noProof/>
                <w:webHidden/>
              </w:rPr>
            </w:r>
            <w:r w:rsidRPr="003A0AD8">
              <w:rPr>
                <w:noProof/>
                <w:webHidden/>
              </w:rPr>
              <w:fldChar w:fldCharType="separate"/>
            </w:r>
            <w:r w:rsidR="00DA5AC4" w:rsidRPr="003A0AD8">
              <w:rPr>
                <w:noProof/>
                <w:webHidden/>
              </w:rPr>
              <w:t>20</w:t>
            </w:r>
            <w:r w:rsidRPr="003A0AD8">
              <w:rPr>
                <w:noProof/>
                <w:webHidden/>
              </w:rPr>
              <w:fldChar w:fldCharType="end"/>
            </w:r>
          </w:hyperlink>
        </w:p>
        <w:p w14:paraId="6DAFFA89" w14:textId="4253DEEB"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298" w:history="1">
            <w:r w:rsidRPr="003A0AD8">
              <w:rPr>
                <w:rStyle w:val="Hyperlink"/>
                <w:noProof/>
              </w:rPr>
              <w:t>4.1.7 Nicht Funktionale Anforderungen</w:t>
            </w:r>
            <w:r w:rsidRPr="003A0AD8">
              <w:rPr>
                <w:noProof/>
                <w:webHidden/>
              </w:rPr>
              <w:tab/>
            </w:r>
            <w:r w:rsidRPr="003A0AD8">
              <w:rPr>
                <w:noProof/>
                <w:webHidden/>
              </w:rPr>
              <w:fldChar w:fldCharType="begin"/>
            </w:r>
            <w:r w:rsidRPr="003A0AD8">
              <w:rPr>
                <w:noProof/>
                <w:webHidden/>
              </w:rPr>
              <w:instrText xml:space="preserve"> PAGEREF _Toc192418298 \h </w:instrText>
            </w:r>
            <w:r w:rsidRPr="003A0AD8">
              <w:rPr>
                <w:noProof/>
                <w:webHidden/>
              </w:rPr>
            </w:r>
            <w:r w:rsidRPr="003A0AD8">
              <w:rPr>
                <w:noProof/>
                <w:webHidden/>
              </w:rPr>
              <w:fldChar w:fldCharType="separate"/>
            </w:r>
            <w:r w:rsidR="00DA5AC4" w:rsidRPr="003A0AD8">
              <w:rPr>
                <w:noProof/>
                <w:webHidden/>
              </w:rPr>
              <w:t>22</w:t>
            </w:r>
            <w:r w:rsidRPr="003A0AD8">
              <w:rPr>
                <w:noProof/>
                <w:webHidden/>
              </w:rPr>
              <w:fldChar w:fldCharType="end"/>
            </w:r>
          </w:hyperlink>
        </w:p>
        <w:p w14:paraId="132B461E" w14:textId="3BD9866E"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299" w:history="1">
            <w:r w:rsidRPr="003A0AD8">
              <w:rPr>
                <w:rStyle w:val="Hyperlink"/>
                <w:noProof/>
              </w:rPr>
              <w:t>4.2 Anwendungsfälle «Baustellen App»</w:t>
            </w:r>
            <w:r w:rsidRPr="003A0AD8">
              <w:rPr>
                <w:noProof/>
                <w:webHidden/>
              </w:rPr>
              <w:tab/>
            </w:r>
            <w:r w:rsidRPr="003A0AD8">
              <w:rPr>
                <w:noProof/>
                <w:webHidden/>
              </w:rPr>
              <w:fldChar w:fldCharType="begin"/>
            </w:r>
            <w:r w:rsidRPr="003A0AD8">
              <w:rPr>
                <w:noProof/>
                <w:webHidden/>
              </w:rPr>
              <w:instrText xml:space="preserve"> PAGEREF _Toc192418299 \h </w:instrText>
            </w:r>
            <w:r w:rsidRPr="003A0AD8">
              <w:rPr>
                <w:noProof/>
                <w:webHidden/>
              </w:rPr>
            </w:r>
            <w:r w:rsidRPr="003A0AD8">
              <w:rPr>
                <w:noProof/>
                <w:webHidden/>
              </w:rPr>
              <w:fldChar w:fldCharType="separate"/>
            </w:r>
            <w:r w:rsidR="00DA5AC4" w:rsidRPr="003A0AD8">
              <w:rPr>
                <w:noProof/>
                <w:webHidden/>
              </w:rPr>
              <w:t>23</w:t>
            </w:r>
            <w:r w:rsidRPr="003A0AD8">
              <w:rPr>
                <w:noProof/>
                <w:webHidden/>
              </w:rPr>
              <w:fldChar w:fldCharType="end"/>
            </w:r>
          </w:hyperlink>
        </w:p>
        <w:p w14:paraId="7E2DB98C" w14:textId="61294A1F"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00" w:history="1">
            <w:r w:rsidRPr="003A0AD8">
              <w:rPr>
                <w:rStyle w:val="Hyperlink"/>
                <w:noProof/>
              </w:rPr>
              <w:t>4.3 Lösungsarchitektur</w:t>
            </w:r>
            <w:r w:rsidRPr="003A0AD8">
              <w:rPr>
                <w:noProof/>
                <w:webHidden/>
              </w:rPr>
              <w:tab/>
            </w:r>
            <w:r w:rsidRPr="003A0AD8">
              <w:rPr>
                <w:noProof/>
                <w:webHidden/>
              </w:rPr>
              <w:fldChar w:fldCharType="begin"/>
            </w:r>
            <w:r w:rsidRPr="003A0AD8">
              <w:rPr>
                <w:noProof/>
                <w:webHidden/>
              </w:rPr>
              <w:instrText xml:space="preserve"> PAGEREF _Toc192418300 \h </w:instrText>
            </w:r>
            <w:r w:rsidRPr="003A0AD8">
              <w:rPr>
                <w:noProof/>
                <w:webHidden/>
              </w:rPr>
            </w:r>
            <w:r w:rsidRPr="003A0AD8">
              <w:rPr>
                <w:noProof/>
                <w:webHidden/>
              </w:rPr>
              <w:fldChar w:fldCharType="separate"/>
            </w:r>
            <w:r w:rsidR="00DA5AC4" w:rsidRPr="003A0AD8">
              <w:rPr>
                <w:noProof/>
                <w:webHidden/>
              </w:rPr>
              <w:t>24</w:t>
            </w:r>
            <w:r w:rsidRPr="003A0AD8">
              <w:rPr>
                <w:noProof/>
                <w:webHidden/>
              </w:rPr>
              <w:fldChar w:fldCharType="end"/>
            </w:r>
          </w:hyperlink>
        </w:p>
        <w:p w14:paraId="3B342918" w14:textId="094F3AB3"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1" w:history="1">
            <w:r w:rsidRPr="003A0AD8">
              <w:rPr>
                <w:rStyle w:val="Hyperlink"/>
                <w:noProof/>
              </w:rPr>
              <w:t>4.3.1 Einführung und Ziele</w:t>
            </w:r>
            <w:r w:rsidRPr="003A0AD8">
              <w:rPr>
                <w:noProof/>
                <w:webHidden/>
              </w:rPr>
              <w:tab/>
            </w:r>
            <w:r w:rsidRPr="003A0AD8">
              <w:rPr>
                <w:noProof/>
                <w:webHidden/>
              </w:rPr>
              <w:fldChar w:fldCharType="begin"/>
            </w:r>
            <w:r w:rsidRPr="003A0AD8">
              <w:rPr>
                <w:noProof/>
                <w:webHidden/>
              </w:rPr>
              <w:instrText xml:space="preserve"> PAGEREF _Toc192418301 \h </w:instrText>
            </w:r>
            <w:r w:rsidRPr="003A0AD8">
              <w:rPr>
                <w:noProof/>
                <w:webHidden/>
              </w:rPr>
            </w:r>
            <w:r w:rsidRPr="003A0AD8">
              <w:rPr>
                <w:noProof/>
                <w:webHidden/>
              </w:rPr>
              <w:fldChar w:fldCharType="separate"/>
            </w:r>
            <w:r w:rsidR="00DA5AC4" w:rsidRPr="003A0AD8">
              <w:rPr>
                <w:noProof/>
                <w:webHidden/>
              </w:rPr>
              <w:t>24</w:t>
            </w:r>
            <w:r w:rsidRPr="003A0AD8">
              <w:rPr>
                <w:noProof/>
                <w:webHidden/>
              </w:rPr>
              <w:fldChar w:fldCharType="end"/>
            </w:r>
          </w:hyperlink>
        </w:p>
        <w:p w14:paraId="5B1953A9" w14:textId="6B158B22"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2" w:history="1">
            <w:r w:rsidRPr="003A0AD8">
              <w:rPr>
                <w:rStyle w:val="Hyperlink"/>
                <w:noProof/>
              </w:rPr>
              <w:t>4.3.2 Qualitätsziele</w:t>
            </w:r>
            <w:r w:rsidRPr="003A0AD8">
              <w:rPr>
                <w:noProof/>
                <w:webHidden/>
              </w:rPr>
              <w:tab/>
            </w:r>
            <w:r w:rsidRPr="003A0AD8">
              <w:rPr>
                <w:noProof/>
                <w:webHidden/>
              </w:rPr>
              <w:fldChar w:fldCharType="begin"/>
            </w:r>
            <w:r w:rsidRPr="003A0AD8">
              <w:rPr>
                <w:noProof/>
                <w:webHidden/>
              </w:rPr>
              <w:instrText xml:space="preserve"> PAGEREF _Toc192418302 \h </w:instrText>
            </w:r>
            <w:r w:rsidRPr="003A0AD8">
              <w:rPr>
                <w:noProof/>
                <w:webHidden/>
              </w:rPr>
            </w:r>
            <w:r w:rsidRPr="003A0AD8">
              <w:rPr>
                <w:noProof/>
                <w:webHidden/>
              </w:rPr>
              <w:fldChar w:fldCharType="separate"/>
            </w:r>
            <w:r w:rsidR="00DA5AC4" w:rsidRPr="003A0AD8">
              <w:rPr>
                <w:noProof/>
                <w:webHidden/>
              </w:rPr>
              <w:t>25</w:t>
            </w:r>
            <w:r w:rsidRPr="003A0AD8">
              <w:rPr>
                <w:noProof/>
                <w:webHidden/>
              </w:rPr>
              <w:fldChar w:fldCharType="end"/>
            </w:r>
          </w:hyperlink>
        </w:p>
        <w:p w14:paraId="75AB6158" w14:textId="5015FC9C"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3" w:history="1">
            <w:r w:rsidRPr="003A0AD8">
              <w:rPr>
                <w:rStyle w:val="Hyperlink"/>
                <w:noProof/>
              </w:rPr>
              <w:t>4.3.3 Stakeholder</w:t>
            </w:r>
            <w:r w:rsidRPr="003A0AD8">
              <w:rPr>
                <w:noProof/>
                <w:webHidden/>
              </w:rPr>
              <w:tab/>
            </w:r>
            <w:r w:rsidRPr="003A0AD8">
              <w:rPr>
                <w:noProof/>
                <w:webHidden/>
              </w:rPr>
              <w:fldChar w:fldCharType="begin"/>
            </w:r>
            <w:r w:rsidRPr="003A0AD8">
              <w:rPr>
                <w:noProof/>
                <w:webHidden/>
              </w:rPr>
              <w:instrText xml:space="preserve"> PAGEREF _Toc192418303 \h </w:instrText>
            </w:r>
            <w:r w:rsidRPr="003A0AD8">
              <w:rPr>
                <w:noProof/>
                <w:webHidden/>
              </w:rPr>
            </w:r>
            <w:r w:rsidRPr="003A0AD8">
              <w:rPr>
                <w:noProof/>
                <w:webHidden/>
              </w:rPr>
              <w:fldChar w:fldCharType="separate"/>
            </w:r>
            <w:r w:rsidR="00DA5AC4" w:rsidRPr="003A0AD8">
              <w:rPr>
                <w:noProof/>
                <w:webHidden/>
              </w:rPr>
              <w:t>25</w:t>
            </w:r>
            <w:r w:rsidRPr="003A0AD8">
              <w:rPr>
                <w:noProof/>
                <w:webHidden/>
              </w:rPr>
              <w:fldChar w:fldCharType="end"/>
            </w:r>
          </w:hyperlink>
        </w:p>
        <w:p w14:paraId="4AC25CD6" w14:textId="78767E49"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4" w:history="1">
            <w:r w:rsidRPr="003A0AD8">
              <w:rPr>
                <w:rStyle w:val="Hyperlink"/>
                <w:noProof/>
              </w:rPr>
              <w:t>4.3.4 Randbedingungen</w:t>
            </w:r>
            <w:r w:rsidRPr="003A0AD8">
              <w:rPr>
                <w:noProof/>
                <w:webHidden/>
              </w:rPr>
              <w:tab/>
            </w:r>
            <w:r w:rsidRPr="003A0AD8">
              <w:rPr>
                <w:noProof/>
                <w:webHidden/>
              </w:rPr>
              <w:fldChar w:fldCharType="begin"/>
            </w:r>
            <w:r w:rsidRPr="003A0AD8">
              <w:rPr>
                <w:noProof/>
                <w:webHidden/>
              </w:rPr>
              <w:instrText xml:space="preserve"> PAGEREF _Toc192418304 \h </w:instrText>
            </w:r>
            <w:r w:rsidRPr="003A0AD8">
              <w:rPr>
                <w:noProof/>
                <w:webHidden/>
              </w:rPr>
            </w:r>
            <w:r w:rsidRPr="003A0AD8">
              <w:rPr>
                <w:noProof/>
                <w:webHidden/>
              </w:rPr>
              <w:fldChar w:fldCharType="separate"/>
            </w:r>
            <w:r w:rsidR="00DA5AC4" w:rsidRPr="003A0AD8">
              <w:rPr>
                <w:noProof/>
                <w:webHidden/>
              </w:rPr>
              <w:t>26</w:t>
            </w:r>
            <w:r w:rsidRPr="003A0AD8">
              <w:rPr>
                <w:noProof/>
                <w:webHidden/>
              </w:rPr>
              <w:fldChar w:fldCharType="end"/>
            </w:r>
          </w:hyperlink>
        </w:p>
        <w:p w14:paraId="1D705EED" w14:textId="0FC688C5"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5" w:history="1">
            <w:r w:rsidRPr="003A0AD8">
              <w:rPr>
                <w:rStyle w:val="Hyperlink"/>
                <w:noProof/>
              </w:rPr>
              <w:t>4.3.5 Kontextabgrenzung</w:t>
            </w:r>
            <w:r w:rsidRPr="003A0AD8">
              <w:rPr>
                <w:noProof/>
                <w:webHidden/>
              </w:rPr>
              <w:tab/>
            </w:r>
            <w:r w:rsidRPr="003A0AD8">
              <w:rPr>
                <w:noProof/>
                <w:webHidden/>
              </w:rPr>
              <w:fldChar w:fldCharType="begin"/>
            </w:r>
            <w:r w:rsidRPr="003A0AD8">
              <w:rPr>
                <w:noProof/>
                <w:webHidden/>
              </w:rPr>
              <w:instrText xml:space="preserve"> PAGEREF _Toc192418305 \h </w:instrText>
            </w:r>
            <w:r w:rsidRPr="003A0AD8">
              <w:rPr>
                <w:noProof/>
                <w:webHidden/>
              </w:rPr>
            </w:r>
            <w:r w:rsidRPr="003A0AD8">
              <w:rPr>
                <w:noProof/>
                <w:webHidden/>
              </w:rPr>
              <w:fldChar w:fldCharType="separate"/>
            </w:r>
            <w:r w:rsidR="00DA5AC4" w:rsidRPr="003A0AD8">
              <w:rPr>
                <w:noProof/>
                <w:webHidden/>
              </w:rPr>
              <w:t>26</w:t>
            </w:r>
            <w:r w:rsidRPr="003A0AD8">
              <w:rPr>
                <w:noProof/>
                <w:webHidden/>
              </w:rPr>
              <w:fldChar w:fldCharType="end"/>
            </w:r>
          </w:hyperlink>
        </w:p>
        <w:p w14:paraId="7AF67420" w14:textId="2E938D18"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6" w:history="1">
            <w:r w:rsidRPr="003A0AD8">
              <w:rPr>
                <w:rStyle w:val="Hyperlink"/>
                <w:noProof/>
              </w:rPr>
              <w:t>4.3.6 Lösungsstrategie</w:t>
            </w:r>
            <w:r w:rsidRPr="003A0AD8">
              <w:rPr>
                <w:noProof/>
                <w:webHidden/>
              </w:rPr>
              <w:tab/>
            </w:r>
            <w:r w:rsidRPr="003A0AD8">
              <w:rPr>
                <w:noProof/>
                <w:webHidden/>
              </w:rPr>
              <w:fldChar w:fldCharType="begin"/>
            </w:r>
            <w:r w:rsidRPr="003A0AD8">
              <w:rPr>
                <w:noProof/>
                <w:webHidden/>
              </w:rPr>
              <w:instrText xml:space="preserve"> PAGEREF _Toc192418306 \h </w:instrText>
            </w:r>
            <w:r w:rsidRPr="003A0AD8">
              <w:rPr>
                <w:noProof/>
                <w:webHidden/>
              </w:rPr>
            </w:r>
            <w:r w:rsidRPr="003A0AD8">
              <w:rPr>
                <w:noProof/>
                <w:webHidden/>
              </w:rPr>
              <w:fldChar w:fldCharType="separate"/>
            </w:r>
            <w:r w:rsidR="00DA5AC4" w:rsidRPr="003A0AD8">
              <w:rPr>
                <w:noProof/>
                <w:webHidden/>
              </w:rPr>
              <w:t>27</w:t>
            </w:r>
            <w:r w:rsidRPr="003A0AD8">
              <w:rPr>
                <w:noProof/>
                <w:webHidden/>
              </w:rPr>
              <w:fldChar w:fldCharType="end"/>
            </w:r>
          </w:hyperlink>
        </w:p>
        <w:p w14:paraId="5BD1DB25" w14:textId="15A6D6DD"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7" w:history="1">
            <w:r w:rsidRPr="003A0AD8">
              <w:rPr>
                <w:rStyle w:val="Hyperlink"/>
                <w:noProof/>
              </w:rPr>
              <w:t>4.3.7 Bausteinsicht</w:t>
            </w:r>
            <w:r w:rsidRPr="003A0AD8">
              <w:rPr>
                <w:noProof/>
                <w:webHidden/>
              </w:rPr>
              <w:tab/>
            </w:r>
            <w:r w:rsidRPr="003A0AD8">
              <w:rPr>
                <w:noProof/>
                <w:webHidden/>
              </w:rPr>
              <w:fldChar w:fldCharType="begin"/>
            </w:r>
            <w:r w:rsidRPr="003A0AD8">
              <w:rPr>
                <w:noProof/>
                <w:webHidden/>
              </w:rPr>
              <w:instrText xml:space="preserve"> PAGEREF _Toc192418307 \h </w:instrText>
            </w:r>
            <w:r w:rsidRPr="003A0AD8">
              <w:rPr>
                <w:noProof/>
                <w:webHidden/>
              </w:rPr>
            </w:r>
            <w:r w:rsidRPr="003A0AD8">
              <w:rPr>
                <w:noProof/>
                <w:webHidden/>
              </w:rPr>
              <w:fldChar w:fldCharType="separate"/>
            </w:r>
            <w:r w:rsidR="00DA5AC4" w:rsidRPr="003A0AD8">
              <w:rPr>
                <w:noProof/>
                <w:webHidden/>
              </w:rPr>
              <w:t>28</w:t>
            </w:r>
            <w:r w:rsidRPr="003A0AD8">
              <w:rPr>
                <w:noProof/>
                <w:webHidden/>
              </w:rPr>
              <w:fldChar w:fldCharType="end"/>
            </w:r>
          </w:hyperlink>
        </w:p>
        <w:p w14:paraId="1CD10D75" w14:textId="20F5D94D"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8" w:history="1">
            <w:r w:rsidRPr="003A0AD8">
              <w:rPr>
                <w:rStyle w:val="Hyperlink"/>
                <w:noProof/>
              </w:rPr>
              <w:t>4.3.8 Laufzeitsicht</w:t>
            </w:r>
            <w:r w:rsidRPr="003A0AD8">
              <w:rPr>
                <w:noProof/>
                <w:webHidden/>
              </w:rPr>
              <w:tab/>
            </w:r>
            <w:r w:rsidRPr="003A0AD8">
              <w:rPr>
                <w:noProof/>
                <w:webHidden/>
              </w:rPr>
              <w:fldChar w:fldCharType="begin"/>
            </w:r>
            <w:r w:rsidRPr="003A0AD8">
              <w:rPr>
                <w:noProof/>
                <w:webHidden/>
              </w:rPr>
              <w:instrText xml:space="preserve"> PAGEREF _Toc192418308 \h </w:instrText>
            </w:r>
            <w:r w:rsidRPr="003A0AD8">
              <w:rPr>
                <w:noProof/>
                <w:webHidden/>
              </w:rPr>
            </w:r>
            <w:r w:rsidRPr="003A0AD8">
              <w:rPr>
                <w:noProof/>
                <w:webHidden/>
              </w:rPr>
              <w:fldChar w:fldCharType="separate"/>
            </w:r>
            <w:r w:rsidR="00DA5AC4" w:rsidRPr="003A0AD8">
              <w:rPr>
                <w:noProof/>
                <w:webHidden/>
              </w:rPr>
              <w:t>39</w:t>
            </w:r>
            <w:r w:rsidRPr="003A0AD8">
              <w:rPr>
                <w:noProof/>
                <w:webHidden/>
              </w:rPr>
              <w:fldChar w:fldCharType="end"/>
            </w:r>
          </w:hyperlink>
        </w:p>
        <w:p w14:paraId="1AFE1461" w14:textId="5A721B2F"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09" w:history="1">
            <w:r w:rsidRPr="003A0AD8">
              <w:rPr>
                <w:rStyle w:val="Hyperlink"/>
                <w:noProof/>
              </w:rPr>
              <w:t>4.3.9 Verteilungssicht</w:t>
            </w:r>
            <w:r w:rsidRPr="003A0AD8">
              <w:rPr>
                <w:noProof/>
                <w:webHidden/>
              </w:rPr>
              <w:tab/>
            </w:r>
            <w:r w:rsidRPr="003A0AD8">
              <w:rPr>
                <w:noProof/>
                <w:webHidden/>
              </w:rPr>
              <w:fldChar w:fldCharType="begin"/>
            </w:r>
            <w:r w:rsidRPr="003A0AD8">
              <w:rPr>
                <w:noProof/>
                <w:webHidden/>
              </w:rPr>
              <w:instrText xml:space="preserve"> PAGEREF _Toc192418309 \h </w:instrText>
            </w:r>
            <w:r w:rsidRPr="003A0AD8">
              <w:rPr>
                <w:noProof/>
                <w:webHidden/>
              </w:rPr>
            </w:r>
            <w:r w:rsidRPr="003A0AD8">
              <w:rPr>
                <w:noProof/>
                <w:webHidden/>
              </w:rPr>
              <w:fldChar w:fldCharType="separate"/>
            </w:r>
            <w:r w:rsidR="00DA5AC4" w:rsidRPr="003A0AD8">
              <w:rPr>
                <w:noProof/>
                <w:webHidden/>
              </w:rPr>
              <w:t>44</w:t>
            </w:r>
            <w:r w:rsidRPr="003A0AD8">
              <w:rPr>
                <w:noProof/>
                <w:webHidden/>
              </w:rPr>
              <w:fldChar w:fldCharType="end"/>
            </w:r>
          </w:hyperlink>
        </w:p>
        <w:p w14:paraId="20607CAC" w14:textId="4B606E56"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0" w:history="1">
            <w:r w:rsidRPr="003A0AD8">
              <w:rPr>
                <w:rStyle w:val="Hyperlink"/>
                <w:noProof/>
              </w:rPr>
              <w:t>4.3.10 Querschnittliche Konzepte</w:t>
            </w:r>
            <w:r w:rsidRPr="003A0AD8">
              <w:rPr>
                <w:noProof/>
                <w:webHidden/>
              </w:rPr>
              <w:tab/>
            </w:r>
            <w:r w:rsidRPr="003A0AD8">
              <w:rPr>
                <w:noProof/>
                <w:webHidden/>
              </w:rPr>
              <w:fldChar w:fldCharType="begin"/>
            </w:r>
            <w:r w:rsidRPr="003A0AD8">
              <w:rPr>
                <w:noProof/>
                <w:webHidden/>
              </w:rPr>
              <w:instrText xml:space="preserve"> PAGEREF _Toc192418310 \h </w:instrText>
            </w:r>
            <w:r w:rsidRPr="003A0AD8">
              <w:rPr>
                <w:noProof/>
                <w:webHidden/>
              </w:rPr>
            </w:r>
            <w:r w:rsidRPr="003A0AD8">
              <w:rPr>
                <w:noProof/>
                <w:webHidden/>
              </w:rPr>
              <w:fldChar w:fldCharType="separate"/>
            </w:r>
            <w:r w:rsidR="00DA5AC4" w:rsidRPr="003A0AD8">
              <w:rPr>
                <w:noProof/>
                <w:webHidden/>
              </w:rPr>
              <w:t>46</w:t>
            </w:r>
            <w:r w:rsidRPr="003A0AD8">
              <w:rPr>
                <w:noProof/>
                <w:webHidden/>
              </w:rPr>
              <w:fldChar w:fldCharType="end"/>
            </w:r>
          </w:hyperlink>
        </w:p>
        <w:p w14:paraId="309B8523" w14:textId="368F47DF"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1" w:history="1">
            <w:r w:rsidRPr="003A0AD8">
              <w:rPr>
                <w:rStyle w:val="Hyperlink"/>
                <w:noProof/>
              </w:rPr>
              <w:t>4.3.11 Architekturentscheidungen</w:t>
            </w:r>
            <w:r w:rsidRPr="003A0AD8">
              <w:rPr>
                <w:noProof/>
                <w:webHidden/>
              </w:rPr>
              <w:tab/>
            </w:r>
            <w:r w:rsidRPr="003A0AD8">
              <w:rPr>
                <w:noProof/>
                <w:webHidden/>
              </w:rPr>
              <w:fldChar w:fldCharType="begin"/>
            </w:r>
            <w:r w:rsidRPr="003A0AD8">
              <w:rPr>
                <w:noProof/>
                <w:webHidden/>
              </w:rPr>
              <w:instrText xml:space="preserve"> PAGEREF _Toc192418311 \h </w:instrText>
            </w:r>
            <w:r w:rsidRPr="003A0AD8">
              <w:rPr>
                <w:noProof/>
                <w:webHidden/>
              </w:rPr>
            </w:r>
            <w:r w:rsidRPr="003A0AD8">
              <w:rPr>
                <w:noProof/>
                <w:webHidden/>
              </w:rPr>
              <w:fldChar w:fldCharType="separate"/>
            </w:r>
            <w:r w:rsidR="00DA5AC4" w:rsidRPr="003A0AD8">
              <w:rPr>
                <w:noProof/>
                <w:webHidden/>
              </w:rPr>
              <w:t>50</w:t>
            </w:r>
            <w:r w:rsidRPr="003A0AD8">
              <w:rPr>
                <w:noProof/>
                <w:webHidden/>
              </w:rPr>
              <w:fldChar w:fldCharType="end"/>
            </w:r>
          </w:hyperlink>
        </w:p>
        <w:p w14:paraId="594F6176" w14:textId="6FA1F40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2" w:history="1">
            <w:r w:rsidRPr="003A0AD8">
              <w:rPr>
                <w:rStyle w:val="Hyperlink"/>
                <w:noProof/>
              </w:rPr>
              <w:t>4.3.12 Qualitätsanforderungen</w:t>
            </w:r>
            <w:r w:rsidRPr="003A0AD8">
              <w:rPr>
                <w:noProof/>
                <w:webHidden/>
              </w:rPr>
              <w:tab/>
            </w:r>
            <w:r w:rsidRPr="003A0AD8">
              <w:rPr>
                <w:noProof/>
                <w:webHidden/>
              </w:rPr>
              <w:fldChar w:fldCharType="begin"/>
            </w:r>
            <w:r w:rsidRPr="003A0AD8">
              <w:rPr>
                <w:noProof/>
                <w:webHidden/>
              </w:rPr>
              <w:instrText xml:space="preserve"> PAGEREF _Toc192418312 \h </w:instrText>
            </w:r>
            <w:r w:rsidRPr="003A0AD8">
              <w:rPr>
                <w:noProof/>
                <w:webHidden/>
              </w:rPr>
            </w:r>
            <w:r w:rsidRPr="003A0AD8">
              <w:rPr>
                <w:noProof/>
                <w:webHidden/>
              </w:rPr>
              <w:fldChar w:fldCharType="separate"/>
            </w:r>
            <w:r w:rsidR="00DA5AC4" w:rsidRPr="003A0AD8">
              <w:rPr>
                <w:noProof/>
                <w:webHidden/>
              </w:rPr>
              <w:t>59</w:t>
            </w:r>
            <w:r w:rsidRPr="003A0AD8">
              <w:rPr>
                <w:noProof/>
                <w:webHidden/>
              </w:rPr>
              <w:fldChar w:fldCharType="end"/>
            </w:r>
          </w:hyperlink>
        </w:p>
        <w:p w14:paraId="555ACC39" w14:textId="228CD472"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3" w:history="1">
            <w:r w:rsidRPr="003A0AD8">
              <w:rPr>
                <w:rStyle w:val="Hyperlink"/>
                <w:noProof/>
              </w:rPr>
              <w:t>4.3.13 Risiken</w:t>
            </w:r>
            <w:r w:rsidRPr="003A0AD8">
              <w:rPr>
                <w:noProof/>
                <w:webHidden/>
              </w:rPr>
              <w:tab/>
            </w:r>
            <w:r w:rsidRPr="003A0AD8">
              <w:rPr>
                <w:noProof/>
                <w:webHidden/>
              </w:rPr>
              <w:fldChar w:fldCharType="begin"/>
            </w:r>
            <w:r w:rsidRPr="003A0AD8">
              <w:rPr>
                <w:noProof/>
                <w:webHidden/>
              </w:rPr>
              <w:instrText xml:space="preserve"> PAGEREF _Toc192418313 \h </w:instrText>
            </w:r>
            <w:r w:rsidRPr="003A0AD8">
              <w:rPr>
                <w:noProof/>
                <w:webHidden/>
              </w:rPr>
            </w:r>
            <w:r w:rsidRPr="003A0AD8">
              <w:rPr>
                <w:noProof/>
                <w:webHidden/>
              </w:rPr>
              <w:fldChar w:fldCharType="separate"/>
            </w:r>
            <w:r w:rsidR="00DA5AC4" w:rsidRPr="003A0AD8">
              <w:rPr>
                <w:noProof/>
                <w:webHidden/>
              </w:rPr>
              <w:t>60</w:t>
            </w:r>
            <w:r w:rsidRPr="003A0AD8">
              <w:rPr>
                <w:noProof/>
                <w:webHidden/>
              </w:rPr>
              <w:fldChar w:fldCharType="end"/>
            </w:r>
          </w:hyperlink>
        </w:p>
        <w:p w14:paraId="1759972D" w14:textId="2A19C6B6"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14" w:history="1">
            <w:r w:rsidRPr="003A0AD8">
              <w:rPr>
                <w:rStyle w:val="Hyperlink"/>
                <w:noProof/>
              </w:rPr>
              <w:t>4.4 Umsetzung der «Baustellen App» als PoC</w:t>
            </w:r>
            <w:r w:rsidRPr="003A0AD8">
              <w:rPr>
                <w:noProof/>
                <w:webHidden/>
              </w:rPr>
              <w:tab/>
            </w:r>
            <w:r w:rsidRPr="003A0AD8">
              <w:rPr>
                <w:noProof/>
                <w:webHidden/>
              </w:rPr>
              <w:fldChar w:fldCharType="begin"/>
            </w:r>
            <w:r w:rsidRPr="003A0AD8">
              <w:rPr>
                <w:noProof/>
                <w:webHidden/>
              </w:rPr>
              <w:instrText xml:space="preserve"> PAGEREF _Toc192418314 \h </w:instrText>
            </w:r>
            <w:r w:rsidRPr="003A0AD8">
              <w:rPr>
                <w:noProof/>
                <w:webHidden/>
              </w:rPr>
            </w:r>
            <w:r w:rsidRPr="003A0AD8">
              <w:rPr>
                <w:noProof/>
                <w:webHidden/>
              </w:rPr>
              <w:fldChar w:fldCharType="separate"/>
            </w:r>
            <w:r w:rsidR="00DA5AC4" w:rsidRPr="003A0AD8">
              <w:rPr>
                <w:noProof/>
                <w:webHidden/>
              </w:rPr>
              <w:t>61</w:t>
            </w:r>
            <w:r w:rsidRPr="003A0AD8">
              <w:rPr>
                <w:noProof/>
                <w:webHidden/>
              </w:rPr>
              <w:fldChar w:fldCharType="end"/>
            </w:r>
          </w:hyperlink>
        </w:p>
        <w:p w14:paraId="63096579" w14:textId="3AA9FA1E"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5" w:history="1">
            <w:r w:rsidRPr="003A0AD8">
              <w:rPr>
                <w:rStyle w:val="Hyperlink"/>
                <w:noProof/>
              </w:rPr>
              <w:t>4.4.1 Verwendete Technologien</w:t>
            </w:r>
            <w:r w:rsidRPr="003A0AD8">
              <w:rPr>
                <w:noProof/>
                <w:webHidden/>
              </w:rPr>
              <w:tab/>
            </w:r>
            <w:r w:rsidRPr="003A0AD8">
              <w:rPr>
                <w:noProof/>
                <w:webHidden/>
              </w:rPr>
              <w:fldChar w:fldCharType="begin"/>
            </w:r>
            <w:r w:rsidRPr="003A0AD8">
              <w:rPr>
                <w:noProof/>
                <w:webHidden/>
              </w:rPr>
              <w:instrText xml:space="preserve"> PAGEREF _Toc192418315 \h </w:instrText>
            </w:r>
            <w:r w:rsidRPr="003A0AD8">
              <w:rPr>
                <w:noProof/>
                <w:webHidden/>
              </w:rPr>
            </w:r>
            <w:r w:rsidRPr="003A0AD8">
              <w:rPr>
                <w:noProof/>
                <w:webHidden/>
              </w:rPr>
              <w:fldChar w:fldCharType="separate"/>
            </w:r>
            <w:r w:rsidR="00DA5AC4" w:rsidRPr="003A0AD8">
              <w:rPr>
                <w:noProof/>
                <w:webHidden/>
              </w:rPr>
              <w:t>61</w:t>
            </w:r>
            <w:r w:rsidRPr="003A0AD8">
              <w:rPr>
                <w:noProof/>
                <w:webHidden/>
              </w:rPr>
              <w:fldChar w:fldCharType="end"/>
            </w:r>
          </w:hyperlink>
        </w:p>
        <w:p w14:paraId="7A86C1C6" w14:textId="1839B31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6" w:history="1">
            <w:r w:rsidRPr="003A0AD8">
              <w:rPr>
                <w:rStyle w:val="Hyperlink"/>
                <w:noProof/>
              </w:rPr>
              <w:t>4.4.2 Applikationsmodel Backend</w:t>
            </w:r>
            <w:r w:rsidRPr="003A0AD8">
              <w:rPr>
                <w:noProof/>
                <w:webHidden/>
              </w:rPr>
              <w:tab/>
            </w:r>
            <w:r w:rsidRPr="003A0AD8">
              <w:rPr>
                <w:noProof/>
                <w:webHidden/>
              </w:rPr>
              <w:fldChar w:fldCharType="begin"/>
            </w:r>
            <w:r w:rsidRPr="003A0AD8">
              <w:rPr>
                <w:noProof/>
                <w:webHidden/>
              </w:rPr>
              <w:instrText xml:space="preserve"> PAGEREF _Toc192418316 \h </w:instrText>
            </w:r>
            <w:r w:rsidRPr="003A0AD8">
              <w:rPr>
                <w:noProof/>
                <w:webHidden/>
              </w:rPr>
            </w:r>
            <w:r w:rsidRPr="003A0AD8">
              <w:rPr>
                <w:noProof/>
                <w:webHidden/>
              </w:rPr>
              <w:fldChar w:fldCharType="separate"/>
            </w:r>
            <w:r w:rsidR="00DA5AC4" w:rsidRPr="003A0AD8">
              <w:rPr>
                <w:noProof/>
                <w:webHidden/>
              </w:rPr>
              <w:t>61</w:t>
            </w:r>
            <w:r w:rsidRPr="003A0AD8">
              <w:rPr>
                <w:noProof/>
                <w:webHidden/>
              </w:rPr>
              <w:fldChar w:fldCharType="end"/>
            </w:r>
          </w:hyperlink>
        </w:p>
        <w:p w14:paraId="1EC4BB93" w14:textId="5E64678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7" w:history="1">
            <w:r w:rsidRPr="003A0AD8">
              <w:rPr>
                <w:rStyle w:val="Hyperlink"/>
                <w:noProof/>
              </w:rPr>
              <w:t>4.4.3 Generelles Applikationsmodel der mobilen Applikation</w:t>
            </w:r>
            <w:r w:rsidRPr="003A0AD8">
              <w:rPr>
                <w:noProof/>
                <w:webHidden/>
              </w:rPr>
              <w:tab/>
            </w:r>
            <w:r w:rsidRPr="003A0AD8">
              <w:rPr>
                <w:noProof/>
                <w:webHidden/>
              </w:rPr>
              <w:fldChar w:fldCharType="begin"/>
            </w:r>
            <w:r w:rsidRPr="003A0AD8">
              <w:rPr>
                <w:noProof/>
                <w:webHidden/>
              </w:rPr>
              <w:instrText xml:space="preserve"> PAGEREF _Toc192418317 \h </w:instrText>
            </w:r>
            <w:r w:rsidRPr="003A0AD8">
              <w:rPr>
                <w:noProof/>
                <w:webHidden/>
              </w:rPr>
            </w:r>
            <w:r w:rsidRPr="003A0AD8">
              <w:rPr>
                <w:noProof/>
                <w:webHidden/>
              </w:rPr>
              <w:fldChar w:fldCharType="separate"/>
            </w:r>
            <w:r w:rsidR="00DA5AC4" w:rsidRPr="003A0AD8">
              <w:rPr>
                <w:noProof/>
                <w:webHidden/>
              </w:rPr>
              <w:t>64</w:t>
            </w:r>
            <w:r w:rsidRPr="003A0AD8">
              <w:rPr>
                <w:noProof/>
                <w:webHidden/>
              </w:rPr>
              <w:fldChar w:fldCharType="end"/>
            </w:r>
          </w:hyperlink>
        </w:p>
        <w:p w14:paraId="7C5CA694" w14:textId="524D22E8"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8" w:history="1">
            <w:r w:rsidRPr="003A0AD8">
              <w:rPr>
                <w:rStyle w:val="Hyperlink"/>
                <w:noProof/>
              </w:rPr>
              <w:t>4.4.4 Ansichten für die mobile Applikation</w:t>
            </w:r>
            <w:r w:rsidRPr="003A0AD8">
              <w:rPr>
                <w:noProof/>
                <w:webHidden/>
              </w:rPr>
              <w:tab/>
            </w:r>
            <w:r w:rsidRPr="003A0AD8">
              <w:rPr>
                <w:noProof/>
                <w:webHidden/>
              </w:rPr>
              <w:fldChar w:fldCharType="begin"/>
            </w:r>
            <w:r w:rsidRPr="003A0AD8">
              <w:rPr>
                <w:noProof/>
                <w:webHidden/>
              </w:rPr>
              <w:instrText xml:space="preserve"> PAGEREF _Toc192418318 \h </w:instrText>
            </w:r>
            <w:r w:rsidRPr="003A0AD8">
              <w:rPr>
                <w:noProof/>
                <w:webHidden/>
              </w:rPr>
            </w:r>
            <w:r w:rsidRPr="003A0AD8">
              <w:rPr>
                <w:noProof/>
                <w:webHidden/>
              </w:rPr>
              <w:fldChar w:fldCharType="separate"/>
            </w:r>
            <w:r w:rsidR="00DA5AC4" w:rsidRPr="003A0AD8">
              <w:rPr>
                <w:noProof/>
                <w:webHidden/>
              </w:rPr>
              <w:t>67</w:t>
            </w:r>
            <w:r w:rsidRPr="003A0AD8">
              <w:rPr>
                <w:noProof/>
                <w:webHidden/>
              </w:rPr>
              <w:fldChar w:fldCharType="end"/>
            </w:r>
          </w:hyperlink>
        </w:p>
        <w:p w14:paraId="096F741B" w14:textId="7D80F7A7"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19" w:history="1">
            <w:r w:rsidRPr="003A0AD8">
              <w:rPr>
                <w:rStyle w:val="Hyperlink"/>
                <w:noProof/>
              </w:rPr>
              <w:t>4.4.5 Umsetzung der Datensynchronisation</w:t>
            </w:r>
            <w:r w:rsidRPr="003A0AD8">
              <w:rPr>
                <w:noProof/>
                <w:webHidden/>
              </w:rPr>
              <w:tab/>
            </w:r>
            <w:r w:rsidRPr="003A0AD8">
              <w:rPr>
                <w:noProof/>
                <w:webHidden/>
              </w:rPr>
              <w:fldChar w:fldCharType="begin"/>
            </w:r>
            <w:r w:rsidRPr="003A0AD8">
              <w:rPr>
                <w:noProof/>
                <w:webHidden/>
              </w:rPr>
              <w:instrText xml:space="preserve"> PAGEREF _Toc192418319 \h </w:instrText>
            </w:r>
            <w:r w:rsidRPr="003A0AD8">
              <w:rPr>
                <w:noProof/>
                <w:webHidden/>
              </w:rPr>
            </w:r>
            <w:r w:rsidRPr="003A0AD8">
              <w:rPr>
                <w:noProof/>
                <w:webHidden/>
              </w:rPr>
              <w:fldChar w:fldCharType="separate"/>
            </w:r>
            <w:r w:rsidR="00DA5AC4" w:rsidRPr="003A0AD8">
              <w:rPr>
                <w:noProof/>
                <w:webHidden/>
              </w:rPr>
              <w:t>71</w:t>
            </w:r>
            <w:r w:rsidRPr="003A0AD8">
              <w:rPr>
                <w:noProof/>
                <w:webHidden/>
              </w:rPr>
              <w:fldChar w:fldCharType="end"/>
            </w:r>
          </w:hyperlink>
        </w:p>
        <w:p w14:paraId="13C5D87F" w14:textId="24857086"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20" w:history="1">
            <w:r w:rsidRPr="003A0AD8">
              <w:rPr>
                <w:rStyle w:val="Hyperlink"/>
                <w:noProof/>
                <w:lang w:val="de-CH"/>
              </w:rPr>
              <w:t>5</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Diskussion/ Zusammenfassung</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_Toc192418320 \h </w:instrText>
            </w:r>
            <w:r w:rsidRPr="003A0AD8">
              <w:rPr>
                <w:noProof/>
                <w:webHidden/>
                <w:lang w:val="de-CH"/>
              </w:rPr>
            </w:r>
            <w:r w:rsidRPr="003A0AD8">
              <w:rPr>
                <w:noProof/>
                <w:webHidden/>
                <w:lang w:val="de-CH"/>
              </w:rPr>
              <w:fldChar w:fldCharType="separate"/>
            </w:r>
            <w:r w:rsidR="00DA5AC4" w:rsidRPr="003A0AD8">
              <w:rPr>
                <w:noProof/>
                <w:webHidden/>
                <w:lang w:val="de-CH"/>
              </w:rPr>
              <w:t>71</w:t>
            </w:r>
            <w:r w:rsidRPr="003A0AD8">
              <w:rPr>
                <w:noProof/>
                <w:webHidden/>
                <w:lang w:val="de-CH"/>
              </w:rPr>
              <w:fldChar w:fldCharType="end"/>
            </w:r>
          </w:hyperlink>
        </w:p>
        <w:p w14:paraId="280F4BD1" w14:textId="1490832A"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21" w:history="1">
            <w:r w:rsidRPr="003A0AD8">
              <w:rPr>
                <w:rStyle w:val="Hyperlink"/>
                <w:noProof/>
              </w:rPr>
              <w:t>5.1 Eignung von «Timestamp Transfer» für die Synchronisation der Projektdaten</w:t>
            </w:r>
            <w:r w:rsidRPr="003A0AD8">
              <w:rPr>
                <w:noProof/>
                <w:webHidden/>
              </w:rPr>
              <w:tab/>
            </w:r>
            <w:r w:rsidRPr="003A0AD8">
              <w:rPr>
                <w:noProof/>
                <w:webHidden/>
              </w:rPr>
              <w:fldChar w:fldCharType="begin"/>
            </w:r>
            <w:r w:rsidRPr="003A0AD8">
              <w:rPr>
                <w:noProof/>
                <w:webHidden/>
              </w:rPr>
              <w:instrText xml:space="preserve"> PAGEREF _Toc192418321 \h </w:instrText>
            </w:r>
            <w:r w:rsidRPr="003A0AD8">
              <w:rPr>
                <w:noProof/>
                <w:webHidden/>
              </w:rPr>
            </w:r>
            <w:r w:rsidRPr="003A0AD8">
              <w:rPr>
                <w:noProof/>
                <w:webHidden/>
              </w:rPr>
              <w:fldChar w:fldCharType="separate"/>
            </w:r>
            <w:r w:rsidR="00DA5AC4" w:rsidRPr="003A0AD8">
              <w:rPr>
                <w:noProof/>
                <w:webHidden/>
              </w:rPr>
              <w:t>71</w:t>
            </w:r>
            <w:r w:rsidRPr="003A0AD8">
              <w:rPr>
                <w:noProof/>
                <w:webHidden/>
              </w:rPr>
              <w:fldChar w:fldCharType="end"/>
            </w:r>
          </w:hyperlink>
        </w:p>
        <w:p w14:paraId="6DDC55EF" w14:textId="54C90C4A"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22" w:history="1">
            <w:r w:rsidRPr="003A0AD8">
              <w:rPr>
                <w:rStyle w:val="Hyperlink"/>
                <w:noProof/>
              </w:rPr>
              <w:t>5.2 Eignung der vorgeschlagenen Lösungsarchitektur</w:t>
            </w:r>
            <w:r w:rsidRPr="003A0AD8">
              <w:rPr>
                <w:noProof/>
                <w:webHidden/>
              </w:rPr>
              <w:tab/>
            </w:r>
            <w:r w:rsidRPr="003A0AD8">
              <w:rPr>
                <w:noProof/>
                <w:webHidden/>
              </w:rPr>
              <w:fldChar w:fldCharType="begin"/>
            </w:r>
            <w:r w:rsidRPr="003A0AD8">
              <w:rPr>
                <w:noProof/>
                <w:webHidden/>
              </w:rPr>
              <w:instrText xml:space="preserve"> PAGEREF _Toc192418322 \h </w:instrText>
            </w:r>
            <w:r w:rsidRPr="003A0AD8">
              <w:rPr>
                <w:noProof/>
                <w:webHidden/>
              </w:rPr>
            </w:r>
            <w:r w:rsidRPr="003A0AD8">
              <w:rPr>
                <w:noProof/>
                <w:webHidden/>
              </w:rPr>
              <w:fldChar w:fldCharType="separate"/>
            </w:r>
            <w:r w:rsidR="00DA5AC4" w:rsidRPr="003A0AD8">
              <w:rPr>
                <w:noProof/>
                <w:webHidden/>
              </w:rPr>
              <w:t>72</w:t>
            </w:r>
            <w:r w:rsidRPr="003A0AD8">
              <w:rPr>
                <w:noProof/>
                <w:webHidden/>
              </w:rPr>
              <w:fldChar w:fldCharType="end"/>
            </w:r>
          </w:hyperlink>
        </w:p>
        <w:p w14:paraId="38D996D4" w14:textId="747EC362"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23" w:history="1">
            <w:r w:rsidRPr="003A0AD8">
              <w:rPr>
                <w:rStyle w:val="Hyperlink"/>
                <w:noProof/>
              </w:rPr>
              <w:t>5.3 Verbesserungspotenzial</w:t>
            </w:r>
            <w:r w:rsidRPr="003A0AD8">
              <w:rPr>
                <w:noProof/>
                <w:webHidden/>
              </w:rPr>
              <w:tab/>
            </w:r>
            <w:r w:rsidRPr="003A0AD8">
              <w:rPr>
                <w:noProof/>
                <w:webHidden/>
              </w:rPr>
              <w:fldChar w:fldCharType="begin"/>
            </w:r>
            <w:r w:rsidRPr="003A0AD8">
              <w:rPr>
                <w:noProof/>
                <w:webHidden/>
              </w:rPr>
              <w:instrText xml:space="preserve"> PAGEREF _Toc192418323 \h </w:instrText>
            </w:r>
            <w:r w:rsidRPr="003A0AD8">
              <w:rPr>
                <w:noProof/>
                <w:webHidden/>
              </w:rPr>
            </w:r>
            <w:r w:rsidRPr="003A0AD8">
              <w:rPr>
                <w:noProof/>
                <w:webHidden/>
              </w:rPr>
              <w:fldChar w:fldCharType="separate"/>
            </w:r>
            <w:r w:rsidR="00DA5AC4" w:rsidRPr="003A0AD8">
              <w:rPr>
                <w:noProof/>
                <w:webHidden/>
              </w:rPr>
              <w:t>72</w:t>
            </w:r>
            <w:r w:rsidRPr="003A0AD8">
              <w:rPr>
                <w:noProof/>
                <w:webHidden/>
              </w:rPr>
              <w:fldChar w:fldCharType="end"/>
            </w:r>
          </w:hyperlink>
        </w:p>
        <w:p w14:paraId="0E7C172A" w14:textId="1B33B8B1"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24" w:history="1">
            <w:r w:rsidRPr="003A0AD8">
              <w:rPr>
                <w:rStyle w:val="Hyperlink"/>
                <w:noProof/>
              </w:rPr>
              <w:t>5.3.1 Einatz von SignalR oder gRPC</w:t>
            </w:r>
            <w:r w:rsidRPr="003A0AD8">
              <w:rPr>
                <w:noProof/>
                <w:webHidden/>
              </w:rPr>
              <w:tab/>
            </w:r>
            <w:r w:rsidRPr="003A0AD8">
              <w:rPr>
                <w:noProof/>
                <w:webHidden/>
              </w:rPr>
              <w:fldChar w:fldCharType="begin"/>
            </w:r>
            <w:r w:rsidRPr="003A0AD8">
              <w:rPr>
                <w:noProof/>
                <w:webHidden/>
              </w:rPr>
              <w:instrText xml:space="preserve"> PAGEREF _Toc192418324 \h </w:instrText>
            </w:r>
            <w:r w:rsidRPr="003A0AD8">
              <w:rPr>
                <w:noProof/>
                <w:webHidden/>
              </w:rPr>
            </w:r>
            <w:r w:rsidRPr="003A0AD8">
              <w:rPr>
                <w:noProof/>
                <w:webHidden/>
              </w:rPr>
              <w:fldChar w:fldCharType="separate"/>
            </w:r>
            <w:r w:rsidR="00DA5AC4" w:rsidRPr="003A0AD8">
              <w:rPr>
                <w:noProof/>
                <w:webHidden/>
              </w:rPr>
              <w:t>72</w:t>
            </w:r>
            <w:r w:rsidRPr="003A0AD8">
              <w:rPr>
                <w:noProof/>
                <w:webHidden/>
              </w:rPr>
              <w:fldChar w:fldCharType="end"/>
            </w:r>
          </w:hyperlink>
        </w:p>
        <w:p w14:paraId="4991590F" w14:textId="1E36E6C0" w:rsidR="0085047E" w:rsidRPr="003A0AD8" w:rsidRDefault="0085047E">
          <w:pPr>
            <w:pStyle w:val="TOC3"/>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25" w:history="1">
            <w:r w:rsidRPr="003A0AD8">
              <w:rPr>
                <w:rStyle w:val="Hyperlink"/>
                <w:noProof/>
              </w:rPr>
              <w:t>5.3.2 Weitere Identitätsprovider und externe Registrierung zulassen</w:t>
            </w:r>
            <w:r w:rsidRPr="003A0AD8">
              <w:rPr>
                <w:noProof/>
                <w:webHidden/>
              </w:rPr>
              <w:tab/>
            </w:r>
            <w:r w:rsidRPr="003A0AD8">
              <w:rPr>
                <w:noProof/>
                <w:webHidden/>
              </w:rPr>
              <w:fldChar w:fldCharType="begin"/>
            </w:r>
            <w:r w:rsidRPr="003A0AD8">
              <w:rPr>
                <w:noProof/>
                <w:webHidden/>
              </w:rPr>
              <w:instrText xml:space="preserve"> PAGEREF _Toc192418325 \h </w:instrText>
            </w:r>
            <w:r w:rsidRPr="003A0AD8">
              <w:rPr>
                <w:noProof/>
                <w:webHidden/>
              </w:rPr>
            </w:r>
            <w:r w:rsidRPr="003A0AD8">
              <w:rPr>
                <w:noProof/>
                <w:webHidden/>
              </w:rPr>
              <w:fldChar w:fldCharType="separate"/>
            </w:r>
            <w:r w:rsidR="00DA5AC4" w:rsidRPr="003A0AD8">
              <w:rPr>
                <w:noProof/>
                <w:webHidden/>
              </w:rPr>
              <w:t>72</w:t>
            </w:r>
            <w:r w:rsidRPr="003A0AD8">
              <w:rPr>
                <w:noProof/>
                <w:webHidden/>
              </w:rPr>
              <w:fldChar w:fldCharType="end"/>
            </w:r>
          </w:hyperlink>
        </w:p>
        <w:p w14:paraId="68127421" w14:textId="7EE7CC80"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26" w:history="1">
            <w:r w:rsidRPr="003A0AD8">
              <w:rPr>
                <w:rStyle w:val="Hyperlink"/>
                <w:noProof/>
              </w:rPr>
              <w:t>5.4 Zukünftige Weiterentwicklung</w:t>
            </w:r>
            <w:r w:rsidRPr="003A0AD8">
              <w:rPr>
                <w:noProof/>
                <w:webHidden/>
              </w:rPr>
              <w:tab/>
            </w:r>
            <w:r w:rsidRPr="003A0AD8">
              <w:rPr>
                <w:noProof/>
                <w:webHidden/>
              </w:rPr>
              <w:fldChar w:fldCharType="begin"/>
            </w:r>
            <w:r w:rsidRPr="003A0AD8">
              <w:rPr>
                <w:noProof/>
                <w:webHidden/>
              </w:rPr>
              <w:instrText xml:space="preserve"> PAGEREF _Toc192418326 \h </w:instrText>
            </w:r>
            <w:r w:rsidRPr="003A0AD8">
              <w:rPr>
                <w:noProof/>
                <w:webHidden/>
              </w:rPr>
            </w:r>
            <w:r w:rsidRPr="003A0AD8">
              <w:rPr>
                <w:noProof/>
                <w:webHidden/>
              </w:rPr>
              <w:fldChar w:fldCharType="separate"/>
            </w:r>
            <w:r w:rsidR="00DA5AC4" w:rsidRPr="003A0AD8">
              <w:rPr>
                <w:noProof/>
                <w:webHidden/>
              </w:rPr>
              <w:t>73</w:t>
            </w:r>
            <w:r w:rsidRPr="003A0AD8">
              <w:rPr>
                <w:noProof/>
                <w:webHidden/>
              </w:rPr>
              <w:fldChar w:fldCharType="end"/>
            </w:r>
          </w:hyperlink>
        </w:p>
        <w:p w14:paraId="26FE1478" w14:textId="387833FF"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27" w:history="1">
            <w:r w:rsidRPr="003A0AD8">
              <w:rPr>
                <w:rStyle w:val="Hyperlink"/>
                <w:noProof/>
              </w:rPr>
              <w:t>5.5 Persönliche Betrachtung und Danksagung</w:t>
            </w:r>
            <w:r w:rsidRPr="003A0AD8">
              <w:rPr>
                <w:noProof/>
                <w:webHidden/>
              </w:rPr>
              <w:tab/>
            </w:r>
            <w:r w:rsidRPr="003A0AD8">
              <w:rPr>
                <w:noProof/>
                <w:webHidden/>
              </w:rPr>
              <w:fldChar w:fldCharType="begin"/>
            </w:r>
            <w:r w:rsidRPr="003A0AD8">
              <w:rPr>
                <w:noProof/>
                <w:webHidden/>
              </w:rPr>
              <w:instrText xml:space="preserve"> PAGEREF _Toc192418327 \h </w:instrText>
            </w:r>
            <w:r w:rsidRPr="003A0AD8">
              <w:rPr>
                <w:noProof/>
                <w:webHidden/>
              </w:rPr>
            </w:r>
            <w:r w:rsidRPr="003A0AD8">
              <w:rPr>
                <w:noProof/>
                <w:webHidden/>
              </w:rPr>
              <w:fldChar w:fldCharType="separate"/>
            </w:r>
            <w:r w:rsidR="00DA5AC4" w:rsidRPr="003A0AD8">
              <w:rPr>
                <w:noProof/>
                <w:webHidden/>
              </w:rPr>
              <w:t>73</w:t>
            </w:r>
            <w:r w:rsidRPr="003A0AD8">
              <w:rPr>
                <w:noProof/>
                <w:webHidden/>
              </w:rPr>
              <w:fldChar w:fldCharType="end"/>
            </w:r>
          </w:hyperlink>
        </w:p>
        <w:p w14:paraId="7C640A72" w14:textId="2EA63C70"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28" w:history="1">
            <w:r w:rsidRPr="003A0AD8">
              <w:rPr>
                <w:rStyle w:val="Hyperlink"/>
                <w:noProof/>
                <w:lang w:val="de-CH"/>
              </w:rPr>
              <w:t>6</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Abbildungsverzeichnis</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_Toc192418328 \h </w:instrText>
            </w:r>
            <w:r w:rsidRPr="003A0AD8">
              <w:rPr>
                <w:noProof/>
                <w:webHidden/>
                <w:lang w:val="de-CH"/>
              </w:rPr>
            </w:r>
            <w:r w:rsidRPr="003A0AD8">
              <w:rPr>
                <w:noProof/>
                <w:webHidden/>
                <w:lang w:val="de-CH"/>
              </w:rPr>
              <w:fldChar w:fldCharType="separate"/>
            </w:r>
            <w:r w:rsidR="00DA5AC4" w:rsidRPr="003A0AD8">
              <w:rPr>
                <w:noProof/>
                <w:webHidden/>
                <w:lang w:val="de-CH"/>
              </w:rPr>
              <w:t>74</w:t>
            </w:r>
            <w:r w:rsidRPr="003A0AD8">
              <w:rPr>
                <w:noProof/>
                <w:webHidden/>
                <w:lang w:val="de-CH"/>
              </w:rPr>
              <w:fldChar w:fldCharType="end"/>
            </w:r>
          </w:hyperlink>
        </w:p>
        <w:p w14:paraId="24F1A2DD" w14:textId="7857D302"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29" w:history="1">
            <w:r w:rsidRPr="003A0AD8">
              <w:rPr>
                <w:rStyle w:val="Hyperlink"/>
                <w:noProof/>
                <w:lang w:val="de-CH"/>
              </w:rPr>
              <w:t>7</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Tabellenverzeichnis</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_Toc192418329 \h </w:instrText>
            </w:r>
            <w:r w:rsidRPr="003A0AD8">
              <w:rPr>
                <w:noProof/>
                <w:webHidden/>
                <w:lang w:val="de-CH"/>
              </w:rPr>
            </w:r>
            <w:r w:rsidRPr="003A0AD8">
              <w:rPr>
                <w:noProof/>
                <w:webHidden/>
                <w:lang w:val="de-CH"/>
              </w:rPr>
              <w:fldChar w:fldCharType="separate"/>
            </w:r>
            <w:r w:rsidR="00DA5AC4" w:rsidRPr="003A0AD8">
              <w:rPr>
                <w:noProof/>
                <w:webHidden/>
                <w:lang w:val="de-CH"/>
              </w:rPr>
              <w:t>75</w:t>
            </w:r>
            <w:r w:rsidRPr="003A0AD8">
              <w:rPr>
                <w:noProof/>
                <w:webHidden/>
                <w:lang w:val="de-CH"/>
              </w:rPr>
              <w:fldChar w:fldCharType="end"/>
            </w:r>
          </w:hyperlink>
        </w:p>
        <w:p w14:paraId="6501BE0B" w14:textId="264B62C4"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30" w:history="1">
            <w:r w:rsidRPr="003A0AD8">
              <w:rPr>
                <w:rStyle w:val="Hyperlink"/>
                <w:noProof/>
                <w:lang w:val="de-CH"/>
              </w:rPr>
              <w:t>8</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Glossar</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_Toc192418330 \h </w:instrText>
            </w:r>
            <w:r w:rsidRPr="003A0AD8">
              <w:rPr>
                <w:noProof/>
                <w:webHidden/>
                <w:lang w:val="de-CH"/>
              </w:rPr>
            </w:r>
            <w:r w:rsidRPr="003A0AD8">
              <w:rPr>
                <w:noProof/>
                <w:webHidden/>
                <w:lang w:val="de-CH"/>
              </w:rPr>
              <w:fldChar w:fldCharType="separate"/>
            </w:r>
            <w:r w:rsidR="00DA5AC4" w:rsidRPr="003A0AD8">
              <w:rPr>
                <w:noProof/>
                <w:webHidden/>
                <w:lang w:val="de-CH"/>
              </w:rPr>
              <w:t>76</w:t>
            </w:r>
            <w:r w:rsidRPr="003A0AD8">
              <w:rPr>
                <w:noProof/>
                <w:webHidden/>
                <w:lang w:val="de-CH"/>
              </w:rPr>
              <w:fldChar w:fldCharType="end"/>
            </w:r>
          </w:hyperlink>
        </w:p>
        <w:p w14:paraId="0EE489F6" w14:textId="10D5E7AB"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31" w:history="1">
            <w:r w:rsidRPr="003A0AD8">
              <w:rPr>
                <w:rStyle w:val="Hyperlink"/>
                <w:noProof/>
                <w:lang w:val="de-CH"/>
              </w:rPr>
              <w:t>Literaturverzeichnis</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_Toc192418331 \h </w:instrText>
            </w:r>
            <w:r w:rsidRPr="003A0AD8">
              <w:rPr>
                <w:noProof/>
                <w:webHidden/>
                <w:lang w:val="de-CH"/>
              </w:rPr>
            </w:r>
            <w:r w:rsidRPr="003A0AD8">
              <w:rPr>
                <w:noProof/>
                <w:webHidden/>
                <w:lang w:val="de-CH"/>
              </w:rPr>
              <w:fldChar w:fldCharType="separate"/>
            </w:r>
            <w:r w:rsidR="00DA5AC4" w:rsidRPr="003A0AD8">
              <w:rPr>
                <w:noProof/>
                <w:webHidden/>
                <w:lang w:val="de-CH"/>
              </w:rPr>
              <w:t>78</w:t>
            </w:r>
            <w:r w:rsidRPr="003A0AD8">
              <w:rPr>
                <w:noProof/>
                <w:webHidden/>
                <w:lang w:val="de-CH"/>
              </w:rPr>
              <w:fldChar w:fldCharType="end"/>
            </w:r>
          </w:hyperlink>
        </w:p>
        <w:p w14:paraId="708D4D4C" w14:textId="251BA28A"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32" w:history="1">
            <w:r w:rsidRPr="003A0AD8">
              <w:rPr>
                <w:rStyle w:val="Hyperlink"/>
                <w:noProof/>
                <w:lang w:val="de-CH"/>
              </w:rPr>
              <w:t>9</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Anhang</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_Toc192418332 \h </w:instrText>
            </w:r>
            <w:r w:rsidRPr="003A0AD8">
              <w:rPr>
                <w:noProof/>
                <w:webHidden/>
                <w:lang w:val="de-CH"/>
              </w:rPr>
            </w:r>
            <w:r w:rsidRPr="003A0AD8">
              <w:rPr>
                <w:noProof/>
                <w:webHidden/>
                <w:lang w:val="de-CH"/>
              </w:rPr>
              <w:fldChar w:fldCharType="separate"/>
            </w:r>
            <w:r w:rsidR="00DA5AC4" w:rsidRPr="003A0AD8">
              <w:rPr>
                <w:noProof/>
                <w:webHidden/>
                <w:lang w:val="de-CH"/>
              </w:rPr>
              <w:t>79</w:t>
            </w:r>
            <w:r w:rsidRPr="003A0AD8">
              <w:rPr>
                <w:noProof/>
                <w:webHidden/>
                <w:lang w:val="de-CH"/>
              </w:rPr>
              <w:fldChar w:fldCharType="end"/>
            </w:r>
          </w:hyperlink>
        </w:p>
        <w:p w14:paraId="77DB5FE1" w14:textId="562F70B7" w:rsidR="0085047E" w:rsidRPr="003A0AD8" w:rsidRDefault="0085047E">
          <w:pPr>
            <w:pStyle w:val="TOC2"/>
            <w:rPr>
              <w:rFonts w:asciiTheme="minorHAnsi" w:eastAsiaTheme="minorEastAsia" w:hAnsiTheme="minorHAnsi" w:cstheme="minorBidi"/>
              <w:noProof/>
              <w:kern w:val="2"/>
              <w:sz w:val="24"/>
              <w:szCs w:val="24"/>
              <w:lang w:eastAsia="en-CH"/>
              <w14:ligatures w14:val="standardContextual"/>
            </w:rPr>
          </w:pPr>
          <w:hyperlink w:anchor="_Toc192418333" w:history="1">
            <w:r w:rsidRPr="003A0AD8">
              <w:rPr>
                <w:rStyle w:val="Hyperlink"/>
                <w:noProof/>
              </w:rPr>
              <w:t>9.1 Sourcecode</w:t>
            </w:r>
            <w:r w:rsidRPr="003A0AD8">
              <w:rPr>
                <w:noProof/>
                <w:webHidden/>
              </w:rPr>
              <w:tab/>
            </w:r>
            <w:r w:rsidRPr="003A0AD8">
              <w:rPr>
                <w:noProof/>
                <w:webHidden/>
              </w:rPr>
              <w:fldChar w:fldCharType="begin"/>
            </w:r>
            <w:r w:rsidRPr="003A0AD8">
              <w:rPr>
                <w:noProof/>
                <w:webHidden/>
              </w:rPr>
              <w:instrText xml:space="preserve"> PAGEREF _Toc192418333 \h </w:instrText>
            </w:r>
            <w:r w:rsidRPr="003A0AD8">
              <w:rPr>
                <w:noProof/>
                <w:webHidden/>
              </w:rPr>
            </w:r>
            <w:r w:rsidRPr="003A0AD8">
              <w:rPr>
                <w:noProof/>
                <w:webHidden/>
              </w:rPr>
              <w:fldChar w:fldCharType="separate"/>
            </w:r>
            <w:r w:rsidR="00DA5AC4" w:rsidRPr="003A0AD8">
              <w:rPr>
                <w:noProof/>
                <w:webHidden/>
              </w:rPr>
              <w:t>79</w:t>
            </w:r>
            <w:r w:rsidRPr="003A0AD8">
              <w:rPr>
                <w:noProof/>
                <w:webHidden/>
              </w:rPr>
              <w:fldChar w:fldCharType="end"/>
            </w:r>
          </w:hyperlink>
        </w:p>
        <w:p w14:paraId="35FA43EF" w14:textId="377D11E3"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34" w:history="1">
            <w:r w:rsidRPr="003A0AD8">
              <w:rPr>
                <w:rStyle w:val="Hyperlink"/>
                <w:noProof/>
                <w:lang w:val="de-CH"/>
              </w:rPr>
              <w:t>10</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Verwendung von KI</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_Toc192418334 \h </w:instrText>
            </w:r>
            <w:r w:rsidRPr="003A0AD8">
              <w:rPr>
                <w:noProof/>
                <w:webHidden/>
                <w:lang w:val="de-CH"/>
              </w:rPr>
            </w:r>
            <w:r w:rsidRPr="003A0AD8">
              <w:rPr>
                <w:noProof/>
                <w:webHidden/>
                <w:lang w:val="de-CH"/>
              </w:rPr>
              <w:fldChar w:fldCharType="separate"/>
            </w:r>
            <w:r w:rsidR="00DA5AC4" w:rsidRPr="003A0AD8">
              <w:rPr>
                <w:noProof/>
                <w:webHidden/>
                <w:lang w:val="de-CH"/>
              </w:rPr>
              <w:t>79</w:t>
            </w:r>
            <w:r w:rsidRPr="003A0AD8">
              <w:rPr>
                <w:noProof/>
                <w:webHidden/>
                <w:lang w:val="de-CH"/>
              </w:rPr>
              <w:fldChar w:fldCharType="end"/>
            </w:r>
          </w:hyperlink>
        </w:p>
        <w:p w14:paraId="5D0CF1C7" w14:textId="067EF941" w:rsidR="0085047E" w:rsidRPr="003A0AD8" w:rsidRDefault="0085047E">
          <w:pPr>
            <w:pStyle w:val="TOC1"/>
            <w:rPr>
              <w:rFonts w:asciiTheme="minorHAnsi" w:eastAsiaTheme="minorEastAsia" w:hAnsiTheme="minorHAnsi" w:cstheme="minorBidi"/>
              <w:noProof/>
              <w:kern w:val="2"/>
              <w:sz w:val="24"/>
              <w:szCs w:val="24"/>
              <w:lang w:val="de-CH" w:eastAsia="en-CH"/>
              <w14:ligatures w14:val="standardContextual"/>
            </w:rPr>
          </w:pPr>
          <w:hyperlink w:anchor="_Toc192418335" w:history="1">
            <w:r w:rsidRPr="003A0AD8">
              <w:rPr>
                <w:rStyle w:val="Hyperlink"/>
                <w:noProof/>
                <w:lang w:val="de-CH"/>
              </w:rPr>
              <w:t>11</w:t>
            </w:r>
            <w:r w:rsidRPr="003A0AD8">
              <w:rPr>
                <w:rFonts w:asciiTheme="minorHAnsi" w:eastAsiaTheme="minorEastAsia" w:hAnsiTheme="minorHAnsi" w:cstheme="minorBidi"/>
                <w:noProof/>
                <w:kern w:val="2"/>
                <w:sz w:val="24"/>
                <w:szCs w:val="24"/>
                <w:lang w:val="de-CH" w:eastAsia="en-CH"/>
                <w14:ligatures w14:val="standardContextual"/>
              </w:rPr>
              <w:tab/>
            </w:r>
            <w:r w:rsidRPr="003A0AD8">
              <w:rPr>
                <w:rStyle w:val="Hyperlink"/>
                <w:noProof/>
                <w:lang w:val="de-CH"/>
              </w:rPr>
              <w:t>Selbständigkeitserklärung</w:t>
            </w:r>
            <w:r w:rsidRPr="003A0AD8">
              <w:rPr>
                <w:noProof/>
                <w:webHidden/>
                <w:lang w:val="de-CH"/>
              </w:rPr>
              <w:tab/>
            </w:r>
            <w:r w:rsidRPr="003A0AD8">
              <w:rPr>
                <w:noProof/>
                <w:webHidden/>
                <w:lang w:val="de-CH"/>
              </w:rPr>
              <w:fldChar w:fldCharType="begin"/>
            </w:r>
            <w:r w:rsidRPr="003A0AD8">
              <w:rPr>
                <w:noProof/>
                <w:webHidden/>
                <w:lang w:val="de-CH"/>
              </w:rPr>
              <w:instrText xml:space="preserve"> PAGEREF _Toc192418335 \h </w:instrText>
            </w:r>
            <w:r w:rsidRPr="003A0AD8">
              <w:rPr>
                <w:noProof/>
                <w:webHidden/>
                <w:lang w:val="de-CH"/>
              </w:rPr>
            </w:r>
            <w:r w:rsidRPr="003A0AD8">
              <w:rPr>
                <w:noProof/>
                <w:webHidden/>
                <w:lang w:val="de-CH"/>
              </w:rPr>
              <w:fldChar w:fldCharType="separate"/>
            </w:r>
            <w:r w:rsidR="00DA5AC4" w:rsidRPr="003A0AD8">
              <w:rPr>
                <w:noProof/>
                <w:webHidden/>
                <w:lang w:val="de-CH"/>
              </w:rPr>
              <w:t>79</w:t>
            </w:r>
            <w:r w:rsidRPr="003A0AD8">
              <w:rPr>
                <w:noProof/>
                <w:webHidden/>
                <w:lang w:val="de-CH"/>
              </w:rPr>
              <w:fldChar w:fldCharType="end"/>
            </w:r>
          </w:hyperlink>
        </w:p>
        <w:p w14:paraId="083F2344" w14:textId="54A443D9" w:rsidR="00776FA1" w:rsidRPr="003A0AD8" w:rsidRDefault="00776FA1">
          <w:r w:rsidRPr="003A0AD8">
            <w:rPr>
              <w:b/>
              <w:bCs/>
            </w:rPr>
            <w:fldChar w:fldCharType="end"/>
          </w:r>
        </w:p>
      </w:sdtContent>
    </w:sdt>
    <w:p w14:paraId="690CB1FB" w14:textId="62932145" w:rsidR="006312CC" w:rsidRPr="003A0AD8" w:rsidRDefault="006312CC" w:rsidP="007D2E51">
      <w:pPr>
        <w:pStyle w:val="Heading1"/>
      </w:pPr>
      <w:r w:rsidRPr="003A0AD8">
        <w:br w:type="page"/>
      </w:r>
      <w:bookmarkStart w:id="4" w:name="_Toc188879059"/>
      <w:bookmarkStart w:id="5" w:name="_Toc192418270"/>
      <w:r w:rsidR="008D0BD6" w:rsidRPr="003A0AD8">
        <w:lastRenderedPageBreak/>
        <w:t>Einleitung</w:t>
      </w:r>
      <w:bookmarkEnd w:id="4"/>
      <w:bookmarkEnd w:id="5"/>
    </w:p>
    <w:p w14:paraId="0ABC5F94" w14:textId="0FB25249" w:rsidR="00311FA7" w:rsidRPr="003A0AD8" w:rsidRDefault="00311FA7" w:rsidP="00311FA7">
      <w:pPr>
        <w:pStyle w:val="Heading2"/>
      </w:pPr>
      <w:bookmarkStart w:id="6" w:name="_Ref192086885"/>
      <w:bookmarkStart w:id="7" w:name="_Toc192418271"/>
      <w:r w:rsidRPr="003A0AD8">
        <w:t>Ausganslage und Motivation</w:t>
      </w:r>
      <w:bookmarkEnd w:id="6"/>
      <w:bookmarkEnd w:id="7"/>
    </w:p>
    <w:p w14:paraId="377095A2" w14:textId="318106D9" w:rsidR="00311FA7" w:rsidRPr="003A0AD8" w:rsidRDefault="007D2E51" w:rsidP="008D0BD6">
      <w:r w:rsidRPr="003A0AD8">
        <w:t xml:space="preserve">Für die Versorgung ihrer </w:t>
      </w:r>
      <w:r w:rsidR="00D444B0" w:rsidRPr="003A0AD8">
        <w:t>Mitarbeiter</w:t>
      </w:r>
      <w:r w:rsidRPr="003A0AD8">
        <w:t xml:space="preserve"> mit projektrelevanten Informationen, hat die Helion AG die </w:t>
      </w:r>
      <w:r w:rsidR="00F91F47" w:rsidRPr="003A0AD8">
        <w:t>i</w:t>
      </w:r>
      <w:r w:rsidRPr="003A0AD8">
        <w:t>solutions AG angefragt, eine Offerte für ein</w:t>
      </w:r>
      <w:r w:rsidR="003A3AB1" w:rsidRPr="003A0AD8">
        <w:t>e</w:t>
      </w:r>
      <w:r w:rsidRPr="003A0AD8">
        <w:t xml:space="preserve"> Mobile Applikation namens «THEIA Baustellen App» zu erstellen.</w:t>
      </w:r>
      <w:r w:rsidR="00F3711A" w:rsidRPr="003A0AD8">
        <w:t xml:space="preserve"> THEIA ist eine Applikation zur Projektverwaltung</w:t>
      </w:r>
      <w:r w:rsidR="003A3681" w:rsidRPr="003A0AD8">
        <w:t>, bestehend aus einem Desktop Client und einem Backend. THEIA</w:t>
      </w:r>
      <w:r w:rsidR="00F3711A" w:rsidRPr="003A0AD8">
        <w:t xml:space="preserve"> befindet sich </w:t>
      </w:r>
      <w:r w:rsidR="003A3681" w:rsidRPr="003A0AD8">
        <w:t xml:space="preserve">bereits </w:t>
      </w:r>
      <w:r w:rsidR="00F3711A" w:rsidRPr="003A0AD8">
        <w:t>im Einsatz innerhalb der Helion AG. Die mobile Lösung «THEIA Baustellen App», später nur noch «Baustellen App» genannt, soll Daten über die bestehende API beziehen</w:t>
      </w:r>
      <w:r w:rsidR="003A3681" w:rsidRPr="003A0AD8">
        <w:t xml:space="preserve"> und auf mobilen Geräten wie beispielsweise Smartphones verfügbar machen</w:t>
      </w:r>
      <w:r w:rsidRPr="003A0AD8">
        <w:t xml:space="preserve">. Eine erwähnenswerte Anforderung an die Applikation ist die </w:t>
      </w:r>
      <w:r w:rsidR="00F3711A" w:rsidRPr="003A0AD8">
        <w:t>O</w:t>
      </w:r>
      <w:r w:rsidRPr="003A0AD8">
        <w:t>ffline</w:t>
      </w:r>
      <w:r w:rsidR="00F3711A" w:rsidRPr="003A0AD8">
        <w:t xml:space="preserve"> Benutzbarkeit</w:t>
      </w:r>
      <w:r w:rsidRPr="003A0AD8">
        <w:t>.</w:t>
      </w:r>
      <w:r w:rsidR="003A3AB1" w:rsidRPr="003A0AD8">
        <w:t xml:space="preserve"> Die Umsetzung soll in mehreren Phasen durchgeführt werden. Der Umfang der ersten Phase wurde als «Minimum </w:t>
      </w:r>
      <w:r w:rsidR="00CC5A5E" w:rsidRPr="003A0AD8">
        <w:t>V</w:t>
      </w:r>
      <w:r w:rsidR="003A3AB1" w:rsidRPr="003A0AD8">
        <w:t xml:space="preserve">iable Product» (MVP) gemäss </w:t>
      </w:r>
      <w:r w:rsidR="003A3AB1" w:rsidRPr="003A0AD8">
        <w:fldChar w:fldCharType="begin"/>
      </w:r>
      <w:r w:rsidR="003A3AB1" w:rsidRPr="003A0AD8">
        <w:instrText xml:space="preserve"> ADDIN ZOTERO_ITEM CSL_CITATION {"citationID":"Wr9CTmIG","properties":{"formattedCitation":"[1]","plainCitation":"[1]","noteIndex":0},"citationItems":[{"id":143,"uris":["http://zotero.org/users/15041600/items/VHKHTTU3"],"itemData":{"id":143,"type":"webpage","abstract":"The Lean Startup movement has popularized the notion of \"minimum viable product\"—but what does it actually mean for today's organizations? This segment introduces the concept of \"minimum viable...","container-title":"O'Reilly Online Learning","language":"en","title":"What is minimum viable product?","URL":"https://learning.oreilly.com/videos/what-is-minimum/9781492036999/","accessed":{"date-parts":[["2025",3,8]]},"citation-key":"WhatMinimumViable"}}],"schema":"https://github.com/citation-style-language/schema/raw/master/csl-citation.json"} </w:instrText>
      </w:r>
      <w:r w:rsidR="003A3AB1" w:rsidRPr="003A0AD8">
        <w:fldChar w:fldCharType="separate"/>
      </w:r>
      <w:r w:rsidR="003A3AB1" w:rsidRPr="003A0AD8">
        <w:t>[1]</w:t>
      </w:r>
      <w:r w:rsidR="003A3AB1" w:rsidRPr="003A0AD8">
        <w:fldChar w:fldCharType="end"/>
      </w:r>
      <w:r w:rsidR="003A3AB1" w:rsidRPr="003A0AD8">
        <w:t xml:space="preserve"> definiert und wird in dieser Masterarbeit betrachtet.</w:t>
      </w:r>
    </w:p>
    <w:p w14:paraId="3A74C00D" w14:textId="77777777" w:rsidR="00311FA7" w:rsidRPr="003A0AD8" w:rsidRDefault="00311FA7" w:rsidP="008D0BD6"/>
    <w:p w14:paraId="7743F85B" w14:textId="4160D439" w:rsidR="00311FA7" w:rsidRPr="003A0AD8" w:rsidRDefault="00311FA7" w:rsidP="008D0BD6">
      <w:r w:rsidRPr="003A0AD8">
        <w:t xml:space="preserve">Die Helion AG ist eine Expertin für Energielösungen in der Schweiz und hat sich </w:t>
      </w:r>
      <w:r w:rsidR="008231B2" w:rsidRPr="003A0AD8">
        <w:t>zum Ziel gesetzt</w:t>
      </w:r>
      <w:r w:rsidR="00635779" w:rsidRPr="003A0AD8">
        <w:t>,</w:t>
      </w:r>
      <w:r w:rsidR="008231B2" w:rsidRPr="003A0AD8">
        <w:t xml:space="preserve"> die Energiewelt voranzutreiben. Helion AG bietet Lösungen im Bereich Photovoltaik, Stromspeicher, Smart Energy, Wärmepumpen und </w:t>
      </w:r>
      <w:r w:rsidR="00C46E08" w:rsidRPr="003A0AD8">
        <w:t>Ladestationen</w:t>
      </w:r>
      <w:r w:rsidR="008231B2" w:rsidRPr="003A0AD8">
        <w:t xml:space="preserve"> für Elektrofahrzeuge. Die Dienstleistungen umfassen die Beratung, Verkauf, Montage und Wartung und wird von einem Team von über 500 </w:t>
      </w:r>
      <w:r w:rsidR="00D444B0" w:rsidRPr="003A0AD8">
        <w:t>Mitarbeitern</w:t>
      </w:r>
      <w:r w:rsidR="008231B2" w:rsidRPr="003A0AD8">
        <w:t xml:space="preserve"> ausgeführt</w:t>
      </w:r>
      <w:r w:rsidR="003A3681" w:rsidRPr="003A0AD8">
        <w:rPr>
          <w:rStyle w:val="FootnoteReference"/>
        </w:rPr>
        <w:footnoteReference w:id="2"/>
      </w:r>
      <w:r w:rsidR="008231B2" w:rsidRPr="003A0AD8">
        <w:t>.</w:t>
      </w:r>
    </w:p>
    <w:p w14:paraId="7020C6E0" w14:textId="77777777" w:rsidR="00311FA7" w:rsidRPr="003A0AD8" w:rsidRDefault="00311FA7" w:rsidP="008D0BD6"/>
    <w:p w14:paraId="6CDFBDDE" w14:textId="7604C114" w:rsidR="00311FA7" w:rsidRPr="003A0AD8" w:rsidRDefault="00311FA7" w:rsidP="008D0BD6">
      <w:r w:rsidRPr="003A0AD8">
        <w:t>Heute ist es</w:t>
      </w:r>
      <w:r w:rsidR="008231B2" w:rsidRPr="003A0AD8">
        <w:t xml:space="preserve"> besonders</w:t>
      </w:r>
      <w:r w:rsidRPr="003A0AD8">
        <w:t xml:space="preserve"> für die Mitarbeite</w:t>
      </w:r>
      <w:r w:rsidR="00D444B0" w:rsidRPr="003A0AD8">
        <w:t>r</w:t>
      </w:r>
      <w:r w:rsidRPr="003A0AD8">
        <w:t xml:space="preserve"> auf der Baustelle schwierig</w:t>
      </w:r>
      <w:r w:rsidR="00C46E08" w:rsidRPr="003A0AD8">
        <w:t>,</w:t>
      </w:r>
      <w:r w:rsidRPr="003A0AD8">
        <w:t xml:space="preserve"> auf die </w:t>
      </w:r>
      <w:r w:rsidR="00C46E08" w:rsidRPr="003A0AD8">
        <w:t>projektrelevanten Informationen</w:t>
      </w:r>
      <w:r w:rsidRPr="003A0AD8">
        <w:t xml:space="preserve"> zu zugreifen</w:t>
      </w:r>
      <w:r w:rsidR="003A3681" w:rsidRPr="003A0AD8">
        <w:t xml:space="preserve">. Um Zugriff zu </w:t>
      </w:r>
      <w:r w:rsidR="00D444B0" w:rsidRPr="003A0AD8">
        <w:t>ermöglichen,</w:t>
      </w:r>
      <w:r w:rsidR="003A3681" w:rsidRPr="003A0AD8">
        <w:t xml:space="preserve"> muss ein Rechner mit installiertem THEIA Client vorhanden sein</w:t>
      </w:r>
      <w:r w:rsidRPr="003A0AD8">
        <w:t xml:space="preserve">. Ausserdem gibt es im Projektablauf Prozesse, welche </w:t>
      </w:r>
      <w:r w:rsidR="003A3681" w:rsidRPr="003A0AD8">
        <w:t xml:space="preserve">eine Aktion </w:t>
      </w:r>
      <w:r w:rsidRPr="003A0AD8">
        <w:t xml:space="preserve">der </w:t>
      </w:r>
      <w:r w:rsidR="00D444B0" w:rsidRPr="003A0AD8">
        <w:t>Mitarbeiter</w:t>
      </w:r>
      <w:r w:rsidRPr="003A0AD8">
        <w:t xml:space="preserve"> erforder</w:t>
      </w:r>
      <w:r w:rsidR="00D444B0" w:rsidRPr="003A0AD8">
        <w:t>t</w:t>
      </w:r>
      <w:r w:rsidR="00C46E08" w:rsidRPr="003A0AD8">
        <w:t>:</w:t>
      </w:r>
      <w:r w:rsidRPr="003A0AD8">
        <w:t xml:space="preserve"> Zum Beispiel wird für den Abschluss des Projekts ein Inbetri</w:t>
      </w:r>
      <w:r w:rsidR="00642A1B" w:rsidRPr="003A0AD8">
        <w:t>e</w:t>
      </w:r>
      <w:r w:rsidRPr="003A0AD8">
        <w:t xml:space="preserve">bnahmeprotokoll mit einer vorgegebenen Checkliste verlangt. Weitere Prozesse sind Materialbestellungen, Informationsaustausch mit dem Projektmanagement oder Backoffice. Heute werden diese Prozesse </w:t>
      </w:r>
      <w:r w:rsidR="00C46E08" w:rsidRPr="003A0AD8">
        <w:t>grösstenteils</w:t>
      </w:r>
      <w:r w:rsidRPr="003A0AD8">
        <w:t xml:space="preserve"> auf Papier durchgeführt.</w:t>
      </w:r>
    </w:p>
    <w:p w14:paraId="3D9ADE56" w14:textId="77777777" w:rsidR="008231B2" w:rsidRPr="003A0AD8" w:rsidRDefault="008231B2" w:rsidP="008D0BD6"/>
    <w:p w14:paraId="1C0A0D66" w14:textId="6B15F634" w:rsidR="008231B2" w:rsidRPr="003A0AD8" w:rsidRDefault="008231B2" w:rsidP="008D0BD6">
      <w:r w:rsidRPr="003A0AD8">
        <w:t>Da die Anzahl der Mitarbeite</w:t>
      </w:r>
      <w:r w:rsidR="00D444B0" w:rsidRPr="003A0AD8">
        <w:t>r</w:t>
      </w:r>
      <w:r w:rsidRPr="003A0AD8">
        <w:t xml:space="preserve"> und das Auftragsvolumen in den letzten Jahren gewachsen ist, stellt sich der Helion AG auch die Herausforderung</w:t>
      </w:r>
      <w:r w:rsidR="00AF49B3" w:rsidRPr="003A0AD8">
        <w:t>,</w:t>
      </w:r>
      <w:r w:rsidRPr="003A0AD8">
        <w:t xml:space="preserve"> ihre Prozesse in der Projektumsetzung zu überarbeiten. Deshalb hat sich die Helion AG dazu entschieden</w:t>
      </w:r>
      <w:r w:rsidR="00AF49B3" w:rsidRPr="003A0AD8">
        <w:t>,</w:t>
      </w:r>
      <w:r w:rsidRPr="003A0AD8">
        <w:t xml:space="preserve"> eine mobile Applikation für Ihre </w:t>
      </w:r>
      <w:r w:rsidR="00D444B0" w:rsidRPr="003A0AD8">
        <w:t>Mitarbeiter</w:t>
      </w:r>
      <w:r w:rsidRPr="003A0AD8">
        <w:t xml:space="preserve"> umzusetzen.</w:t>
      </w:r>
    </w:p>
    <w:p w14:paraId="562A7460" w14:textId="77777777" w:rsidR="00311FA7" w:rsidRPr="003A0AD8" w:rsidRDefault="00311FA7" w:rsidP="008D0BD6"/>
    <w:p w14:paraId="7E8AA0BD" w14:textId="12D21DFE" w:rsidR="007D2E51" w:rsidRPr="003A0AD8" w:rsidRDefault="007D2E51" w:rsidP="008D0BD6">
      <w:r w:rsidRPr="003A0AD8">
        <w:t xml:space="preserve">Im Verlauf der Antragstellung dieser </w:t>
      </w:r>
      <w:r w:rsidR="003A3681" w:rsidRPr="003A0AD8">
        <w:t>Masterarbeit</w:t>
      </w:r>
      <w:r w:rsidRPr="003A0AD8">
        <w:t xml:space="preserve"> hat sich die Helion AG dazu entschieden, </w:t>
      </w:r>
      <w:r w:rsidR="003A3681" w:rsidRPr="003A0AD8">
        <w:t xml:space="preserve">den Auftrag nicht an </w:t>
      </w:r>
      <w:r w:rsidR="00F91F47" w:rsidRPr="003A0AD8">
        <w:t>i</w:t>
      </w:r>
      <w:r w:rsidR="003A3681" w:rsidRPr="003A0AD8">
        <w:t>solutions AG zu vergeben</w:t>
      </w:r>
      <w:r w:rsidRPr="003A0AD8">
        <w:t xml:space="preserve">. In Absprache mit den Experten und der Studienleitenden der </w:t>
      </w:r>
      <w:r w:rsidR="003A3681" w:rsidRPr="003A0AD8">
        <w:t xml:space="preserve">Masterarbeit </w:t>
      </w:r>
      <w:r w:rsidRPr="003A0AD8">
        <w:t xml:space="preserve">wurde entschieden, </w:t>
      </w:r>
      <w:r w:rsidR="00B9673E" w:rsidRPr="003A0AD8">
        <w:t xml:space="preserve">die </w:t>
      </w:r>
      <w:r w:rsidR="003A3681" w:rsidRPr="003A0AD8">
        <w:t xml:space="preserve">Masterarbeit </w:t>
      </w:r>
      <w:r w:rsidR="00B9673E" w:rsidRPr="003A0AD8">
        <w:t>trotzdem auf Basis der Anforderungen der Helion AG durchzuführen</w:t>
      </w:r>
      <w:r w:rsidR="00D05DA7" w:rsidRPr="003A0AD8">
        <w:t>.</w:t>
      </w:r>
    </w:p>
    <w:p w14:paraId="1B654E5F" w14:textId="125971C7" w:rsidR="00311FA7" w:rsidRPr="003A0AD8" w:rsidRDefault="00311FA7" w:rsidP="00311FA7">
      <w:pPr>
        <w:pStyle w:val="Heading2"/>
      </w:pPr>
      <w:bookmarkStart w:id="8" w:name="_Toc192418272"/>
      <w:r w:rsidRPr="003A0AD8">
        <w:t>Problemstellung</w:t>
      </w:r>
      <w:bookmarkEnd w:id="8"/>
    </w:p>
    <w:p w14:paraId="2630A16B" w14:textId="43D3FFE9" w:rsidR="00335199" w:rsidRPr="003A0AD8" w:rsidRDefault="008231B2" w:rsidP="00311FA7">
      <w:commentRangeStart w:id="9"/>
      <w:r w:rsidRPr="003A0AD8">
        <w:t>Die bestehende Lösung THEIA besteht aus einem Desktop Client und einem Backendsystem. Der Kontext</w:t>
      </w:r>
      <w:r w:rsidR="00AF49B3" w:rsidRPr="003A0AD8">
        <w:t>,</w:t>
      </w:r>
      <w:r w:rsidRPr="003A0AD8">
        <w:t xml:space="preserve"> in dem dieses Client/Server System arbeitet, zeichnet sich </w:t>
      </w:r>
      <w:r w:rsidR="00FC4505" w:rsidRPr="003A0AD8">
        <w:t>da</w:t>
      </w:r>
      <w:r w:rsidRPr="003A0AD8">
        <w:t>durch</w:t>
      </w:r>
      <w:r w:rsidR="00FC4505" w:rsidRPr="003A0AD8">
        <w:t xml:space="preserve"> aus, dass</w:t>
      </w:r>
      <w:r w:rsidRPr="003A0AD8">
        <w:t xml:space="preserve"> </w:t>
      </w:r>
      <w:r w:rsidR="00335199" w:rsidRPr="003A0AD8">
        <w:t xml:space="preserve">eine </w:t>
      </w:r>
      <w:r w:rsidR="003A3681" w:rsidRPr="003A0AD8">
        <w:t>permanente</w:t>
      </w:r>
      <w:r w:rsidRPr="003A0AD8">
        <w:t xml:space="preserve"> Netzwerkverbindung</w:t>
      </w:r>
      <w:r w:rsidR="00335199" w:rsidRPr="003A0AD8">
        <w:t xml:space="preserve"> </w:t>
      </w:r>
      <w:r w:rsidR="00FC4505" w:rsidRPr="003A0AD8">
        <w:t>vorausgesetzt wird</w:t>
      </w:r>
      <w:r w:rsidR="00335199" w:rsidRPr="003A0AD8">
        <w:t>. Daten</w:t>
      </w:r>
      <w:r w:rsidR="00FC4505" w:rsidRPr="003A0AD8">
        <w:t xml:space="preserve"> werden </w:t>
      </w:r>
      <w:r w:rsidR="00335199" w:rsidRPr="003A0AD8">
        <w:t>lokal zwischengespeichert aber nicht persistiert, da von einem permanent verfügbaren Backen</w:t>
      </w:r>
      <w:r w:rsidR="00642A1B" w:rsidRPr="003A0AD8">
        <w:t>d</w:t>
      </w:r>
      <w:r w:rsidR="00335199" w:rsidRPr="003A0AD8">
        <w:t xml:space="preserve"> ausgegangen werden kann.</w:t>
      </w:r>
      <w:commentRangeEnd w:id="9"/>
      <w:r w:rsidR="008A7560" w:rsidRPr="003A0AD8">
        <w:rPr>
          <w:rStyle w:val="CommentReference"/>
        </w:rPr>
        <w:commentReference w:id="9"/>
      </w:r>
    </w:p>
    <w:p w14:paraId="77200400" w14:textId="77777777" w:rsidR="00335199" w:rsidRPr="003A0AD8" w:rsidRDefault="00335199" w:rsidP="00311FA7">
      <w:pPr>
        <w:rPr>
          <w:color w:val="7030A0"/>
          <w:rPrChange w:id="10" w:author="Anna Zürcher" w:date="2025-02-17T11:29:00Z" w16du:dateUtc="2025-02-17T10:29:00Z">
            <w:rPr/>
          </w:rPrChange>
        </w:rPr>
      </w:pPr>
    </w:p>
    <w:p w14:paraId="011BE0B7" w14:textId="29E53DE9" w:rsidR="00335199" w:rsidRPr="003A0AD8" w:rsidRDefault="00335199" w:rsidP="00311FA7">
      <w:r w:rsidRPr="003A0AD8">
        <w:t xml:space="preserve">Mit der Implementierung einer mobilen Applikation werden diese zwei Vorteile der Desktop Lösung negiert. In einer mobilen Applikation kann nicht von einer durchgehenden Netzwerkkonnektivität ausgegangen werden und der Speicher auf dem Gerät ist limitiert und meistens nicht erweiterbar. Tatsächlich ist eine spezifische Anforderung an die mobile </w:t>
      </w:r>
      <w:r w:rsidR="003A3681" w:rsidRPr="003A0AD8">
        <w:t>Applikation</w:t>
      </w:r>
      <w:r w:rsidRPr="003A0AD8">
        <w:t xml:space="preserve">, die offline </w:t>
      </w:r>
      <w:r w:rsidR="005B745F" w:rsidRPr="003A0AD8">
        <w:t>Fähigkeit</w:t>
      </w:r>
      <w:r w:rsidR="00377CED" w:rsidRPr="003A0AD8">
        <w:t>,</w:t>
      </w:r>
      <w:r w:rsidRPr="003A0AD8">
        <w:t xml:space="preserve"> </w:t>
      </w:r>
      <w:r w:rsidR="00377CED" w:rsidRPr="003A0AD8">
        <w:t>d</w:t>
      </w:r>
      <w:r w:rsidRPr="003A0AD8">
        <w:t xml:space="preserve">a gemäss Helion AG die </w:t>
      </w:r>
      <w:r w:rsidR="003A3681" w:rsidRPr="003A0AD8">
        <w:t>konstante Internetverbindung</w:t>
      </w:r>
      <w:r w:rsidRPr="003A0AD8">
        <w:t xml:space="preserve"> auf der Baustelle oft nicht gewährleistet ist.</w:t>
      </w:r>
    </w:p>
    <w:p w14:paraId="7B5A0838" w14:textId="77777777" w:rsidR="00335199" w:rsidRPr="003A0AD8" w:rsidRDefault="00335199" w:rsidP="00311FA7"/>
    <w:p w14:paraId="64E7D02E" w14:textId="1D759A0E" w:rsidR="00335199" w:rsidRPr="003A0AD8" w:rsidRDefault="00335199" w:rsidP="00311FA7">
      <w:r w:rsidRPr="003A0AD8">
        <w:t xml:space="preserve">Aufgrund dieser Ausgangslage ist klar, dass auf die Verfügbarkeit der Projektdaten, Funktionalität der App ohne Internet, und Konsistenz der Daten ein spezielles Augenmerk gelegt werden muss. Es gibt unterschiedliche </w:t>
      </w:r>
      <w:r w:rsidR="00377CED" w:rsidRPr="003A0AD8">
        <w:t>Ansätze</w:t>
      </w:r>
      <w:r w:rsidRPr="003A0AD8">
        <w:t xml:space="preserve">, Entwurfsmuster und </w:t>
      </w:r>
      <w:r w:rsidR="00377CED" w:rsidRPr="003A0AD8">
        <w:t>Methoden</w:t>
      </w:r>
      <w:r w:rsidRPr="003A0AD8">
        <w:t xml:space="preserve"> für die Synchronisierung von Daten, </w:t>
      </w:r>
      <w:r w:rsidRPr="003A0AD8">
        <w:lastRenderedPageBreak/>
        <w:t>Sicherstellung von Verfügbarkeit und Konsistenz. Es stellt sich die Frage, welches Entwurfsmuster am besten geeignet</w:t>
      </w:r>
      <w:r w:rsidR="003A3681" w:rsidRPr="003A0AD8">
        <w:t xml:space="preserve"> ist</w:t>
      </w:r>
      <w:r w:rsidRPr="003A0AD8">
        <w:t xml:space="preserve">, um die Anforderungen der Helion AG an diese Applikation </w:t>
      </w:r>
      <w:r w:rsidR="00133169" w:rsidRPr="003A0AD8">
        <w:t>zu erfüllen.</w:t>
      </w:r>
    </w:p>
    <w:p w14:paraId="763EC134" w14:textId="434ACEAC" w:rsidR="00335199" w:rsidRPr="003A0AD8" w:rsidRDefault="00133169" w:rsidP="00133169">
      <w:pPr>
        <w:pStyle w:val="Heading2"/>
      </w:pPr>
      <w:bookmarkStart w:id="11" w:name="_Ref192335757"/>
      <w:bookmarkStart w:id="12" w:name="_Toc192418273"/>
      <w:r w:rsidRPr="003A0AD8">
        <w:t>Ziel der Arbeit</w:t>
      </w:r>
      <w:bookmarkEnd w:id="11"/>
      <w:bookmarkEnd w:id="12"/>
    </w:p>
    <w:p w14:paraId="7333164E" w14:textId="77777777" w:rsidR="00133169" w:rsidRPr="003A0AD8" w:rsidRDefault="00133169" w:rsidP="00133169">
      <w:r w:rsidRPr="003A0AD8">
        <w:t>Das Ziel dieser Arbeit ist es in einem Softwarearchitekturdokument (SAD) eine mögliche Lösungsarchitektur aufzuzeigen. Folgende Lieferobjekte werden erarbeitet, um die Fragen der Problemstellung zu beantworten.</w:t>
      </w:r>
    </w:p>
    <w:p w14:paraId="770EF02C" w14:textId="43801899" w:rsidR="00133169" w:rsidRPr="003A0AD8" w:rsidRDefault="00133169">
      <w:pPr>
        <w:pStyle w:val="ListParagraph"/>
        <w:numPr>
          <w:ilvl w:val="0"/>
          <w:numId w:val="8"/>
        </w:numPr>
      </w:pPr>
      <w:r w:rsidRPr="003A0AD8">
        <w:t xml:space="preserve">Lösungsarchitektur für die «Baustellen App» nach </w:t>
      </w:r>
      <w:r w:rsidR="003A3681" w:rsidRPr="003A0AD8">
        <w:t>a</w:t>
      </w:r>
      <w:r w:rsidRPr="003A0AD8">
        <w:t>rc42</w:t>
      </w:r>
      <w:r w:rsidR="003A3681" w:rsidRPr="003A0AD8">
        <w:t xml:space="preserve"> </w:t>
      </w:r>
      <w:r w:rsidR="003A3681" w:rsidRPr="003A0AD8">
        <w:fldChar w:fldCharType="begin"/>
      </w:r>
      <w:r w:rsidR="003A3AB1" w:rsidRPr="003A0AD8">
        <w:instrText xml:space="preserve"> ADDIN ZOTERO_ITEM CSL_CITATION {"citationID":"hYNEQxRl","properties":{"formattedCitation":"[2]","plainCitation":"[2]","noteIndex":0},"citationItems":[{"id":27,"uris":["http://zotero.org/users/15041600/items/PSBXAB9C"],"itemData":{"id":27,"type":"webpage","abstract":"arc42 is a template for architecture communication and documentation.","container-title":"arc42","language":"en","title":"arc42 Template Overview","URL":"https://arc42.org/overview","author":[{"family":"Starke","given":"Dr Gernot"}],"accessed":{"date-parts":[["2024",7,12]]},"citation-key":"starkeArc42TemplateOverview"}}],"schema":"https://github.com/citation-style-language/schema/raw/master/csl-citation.json"} </w:instrText>
      </w:r>
      <w:r w:rsidR="003A3681" w:rsidRPr="003A0AD8">
        <w:fldChar w:fldCharType="separate"/>
      </w:r>
      <w:r w:rsidR="003A3AB1" w:rsidRPr="003A0AD8">
        <w:t>[2]</w:t>
      </w:r>
      <w:r w:rsidR="003A3681" w:rsidRPr="003A0AD8">
        <w:fldChar w:fldCharType="end"/>
      </w:r>
      <w:r w:rsidRPr="003A0AD8">
        <w:t>.</w:t>
      </w:r>
    </w:p>
    <w:p w14:paraId="2D3C8FFB" w14:textId="7D1B9402" w:rsidR="00133169" w:rsidRPr="003A0AD8" w:rsidRDefault="00133169">
      <w:pPr>
        <w:pStyle w:val="ListParagraph"/>
        <w:numPr>
          <w:ilvl w:val="0"/>
          <w:numId w:val="8"/>
        </w:numPr>
      </w:pPr>
      <w:r w:rsidRPr="003A0AD8">
        <w:t>Architekturentscheid für die Umsetzung der Datensynchronisation.</w:t>
      </w:r>
    </w:p>
    <w:p w14:paraId="68AEA96F" w14:textId="2BB4203D" w:rsidR="00133169" w:rsidRPr="003A0AD8" w:rsidRDefault="00C15032">
      <w:pPr>
        <w:pStyle w:val="ListParagraph"/>
        <w:numPr>
          <w:ilvl w:val="0"/>
          <w:numId w:val="8"/>
        </w:numPr>
        <w:rPr>
          <w:strike/>
        </w:rPr>
      </w:pPr>
      <w:r w:rsidRPr="003A0AD8">
        <w:rPr>
          <w:strike/>
        </w:rPr>
        <w:t xml:space="preserve">Minimum Viable Product (MVP) der </w:t>
      </w:r>
      <w:r w:rsidR="00DA5F0E" w:rsidRPr="003A0AD8">
        <w:rPr>
          <w:strike/>
        </w:rPr>
        <w:t>«</w:t>
      </w:r>
      <w:r w:rsidRPr="003A0AD8">
        <w:rPr>
          <w:strike/>
        </w:rPr>
        <w:t>Baustellen App</w:t>
      </w:r>
      <w:r w:rsidR="00DA5F0E" w:rsidRPr="003A0AD8">
        <w:rPr>
          <w:strike/>
        </w:rPr>
        <w:t>»</w:t>
      </w:r>
      <w:r w:rsidRPr="003A0AD8">
        <w:rPr>
          <w:strike/>
        </w:rPr>
        <w:t xml:space="preserve"> umsetzen</w:t>
      </w:r>
      <w:r w:rsidR="00133169" w:rsidRPr="003A0AD8">
        <w:rPr>
          <w:strike/>
        </w:rPr>
        <w:t>.</w:t>
      </w:r>
    </w:p>
    <w:p w14:paraId="6F96C13B" w14:textId="77777777" w:rsidR="000255BB" w:rsidRPr="003A0AD8" w:rsidRDefault="000255BB" w:rsidP="000255BB">
      <w:pPr>
        <w:rPr>
          <w:strike/>
        </w:rPr>
      </w:pPr>
    </w:p>
    <w:p w14:paraId="5DB1D894" w14:textId="6F7B576D" w:rsidR="000255BB" w:rsidRPr="003A0AD8" w:rsidRDefault="007F5B4E" w:rsidP="000255BB">
      <w:r w:rsidRPr="003A0AD8">
        <w:t>I</w:t>
      </w:r>
      <w:r w:rsidR="000255BB" w:rsidRPr="003A0AD8">
        <w:t>n Absprache mit dem Expertengremium</w:t>
      </w:r>
      <w:r w:rsidRPr="003A0AD8">
        <w:t xml:space="preserve"> wurde</w:t>
      </w:r>
      <w:r w:rsidR="000255BB" w:rsidRPr="003A0AD8">
        <w:t xml:space="preserve"> am 27.01.2025 entschieden, die Zielsetzung „ein MVP der Baustellen App umzusetzen“ </w:t>
      </w:r>
      <w:r w:rsidR="00377CED" w:rsidRPr="003A0AD8">
        <w:t>anzupassen</w:t>
      </w:r>
      <w:r w:rsidR="000255BB" w:rsidRPr="003A0AD8">
        <w:t xml:space="preserve">. Neu </w:t>
      </w:r>
      <w:r w:rsidR="00377CED" w:rsidRPr="003A0AD8">
        <w:t>lautet</w:t>
      </w:r>
      <w:r w:rsidR="000255BB" w:rsidRPr="003A0AD8">
        <w:t xml:space="preserve"> das Ziel:</w:t>
      </w:r>
    </w:p>
    <w:p w14:paraId="18133E23" w14:textId="4BA23063" w:rsidR="000255BB" w:rsidRPr="003A0AD8" w:rsidRDefault="000255BB">
      <w:pPr>
        <w:pStyle w:val="ListParagraph"/>
        <w:numPr>
          <w:ilvl w:val="0"/>
          <w:numId w:val="11"/>
        </w:numPr>
      </w:pPr>
      <w:r w:rsidRPr="003A0AD8">
        <w:t xml:space="preserve">Ein PoC der </w:t>
      </w:r>
      <w:r w:rsidR="00DA5F0E" w:rsidRPr="003A0AD8">
        <w:t>«</w:t>
      </w:r>
      <w:r w:rsidRPr="003A0AD8">
        <w:t>Baustellen App</w:t>
      </w:r>
      <w:r w:rsidR="00DA5F0E" w:rsidRPr="003A0AD8">
        <w:t>»</w:t>
      </w:r>
      <w:r w:rsidRPr="003A0AD8">
        <w:t xml:space="preserve"> umsetzen.</w:t>
      </w:r>
    </w:p>
    <w:p w14:paraId="362F24B5" w14:textId="4E80E40E" w:rsidR="000255BB" w:rsidRPr="003A0AD8" w:rsidRDefault="000255BB" w:rsidP="000255BB">
      <w:r w:rsidRPr="003A0AD8">
        <w:t>Der PoC muss folgende Anforderungen erfüllen:</w:t>
      </w:r>
    </w:p>
    <w:p w14:paraId="0F78BF1E" w14:textId="3541BD3A" w:rsidR="000255BB" w:rsidRPr="003A0AD8" w:rsidRDefault="0084583C">
      <w:pPr>
        <w:pStyle w:val="ListParagraph"/>
        <w:numPr>
          <w:ilvl w:val="0"/>
          <w:numId w:val="11"/>
        </w:numPr>
      </w:pPr>
      <w:r w:rsidRPr="003A0AD8">
        <w:t>Nachweis der Funktionalität des Entwurfsmusters zur Datensynchronisation</w:t>
      </w:r>
      <w:r w:rsidR="000255BB" w:rsidRPr="003A0AD8">
        <w:t>.</w:t>
      </w:r>
    </w:p>
    <w:p w14:paraId="7B023448" w14:textId="4AFE8224" w:rsidR="000255BB" w:rsidRPr="003A0AD8" w:rsidRDefault="0084583C">
      <w:pPr>
        <w:pStyle w:val="ListParagraph"/>
        <w:numPr>
          <w:ilvl w:val="0"/>
          <w:numId w:val="11"/>
        </w:numPr>
      </w:pPr>
      <w:r w:rsidRPr="003A0AD8">
        <w:t>Demonstration des Benutzerzugriffs auf Projektdaten</w:t>
      </w:r>
      <w:r w:rsidR="000255BB" w:rsidRPr="003A0AD8">
        <w:t>.</w:t>
      </w:r>
    </w:p>
    <w:p w14:paraId="1D2EE680" w14:textId="1C0F8C22" w:rsidR="00133169" w:rsidRPr="003A0AD8" w:rsidRDefault="00133169" w:rsidP="00133169">
      <w:pPr>
        <w:pStyle w:val="Heading2"/>
      </w:pPr>
      <w:bookmarkStart w:id="13" w:name="_Toc192418274"/>
      <w:r w:rsidRPr="003A0AD8">
        <w:t>Abgrenzung</w:t>
      </w:r>
      <w:bookmarkEnd w:id="13"/>
    </w:p>
    <w:p w14:paraId="3D1A849F" w14:textId="77777777" w:rsidR="007B5B69" w:rsidRPr="003A0AD8" w:rsidRDefault="007B5B69" w:rsidP="007B5B69">
      <w:r w:rsidRPr="003A0AD8">
        <w:t>Die Lösungsarchitektur konzentriert sich auf die Datensynchronisation und den offline Modus.</w:t>
      </w:r>
    </w:p>
    <w:p w14:paraId="3D5E9D2E" w14:textId="7A213DD5" w:rsidR="007B5B69" w:rsidRPr="003A0AD8" w:rsidRDefault="007B5B69" w:rsidP="007B5B69">
      <w:r w:rsidRPr="003A0AD8">
        <w:t>Auf Grund der vorhandenen Infrastruktur beschränkt sich der PoC auf die Plattform Android.</w:t>
      </w:r>
    </w:p>
    <w:p w14:paraId="71C0CA3F" w14:textId="3ACF7384" w:rsidR="007B5B69" w:rsidRPr="003A0AD8" w:rsidRDefault="007B5B69" w:rsidP="007B5B69">
      <w:r w:rsidRPr="003A0AD8">
        <w:t>Folgende Punkte sind nicht Teil der Masterarbeit:</w:t>
      </w:r>
    </w:p>
    <w:p w14:paraId="0C1BB93E" w14:textId="77777777" w:rsidR="007B5B69" w:rsidRPr="003A0AD8" w:rsidRDefault="007B5B69" w:rsidP="007B5B69">
      <w:pPr>
        <w:numPr>
          <w:ilvl w:val="0"/>
          <w:numId w:val="54"/>
        </w:numPr>
      </w:pPr>
      <w:r w:rsidRPr="003A0AD8">
        <w:t xml:space="preserve">Eine vollständige Implementierung der funktionalen Anforderungen ist nicht Teil dieser Arbeit. </w:t>
      </w:r>
    </w:p>
    <w:p w14:paraId="1E9E37CC" w14:textId="77777777" w:rsidR="007B5B69" w:rsidRPr="003A0AD8" w:rsidRDefault="007B5B69" w:rsidP="007B5B69">
      <w:pPr>
        <w:numPr>
          <w:ilvl w:val="0"/>
          <w:numId w:val="54"/>
        </w:numPr>
      </w:pPr>
      <w:r w:rsidRPr="003A0AD8">
        <w:t>Eine Integration in die IT-Landschaft der Helion AG ist nicht Teil dieser Masterthesis.</w:t>
      </w:r>
    </w:p>
    <w:p w14:paraId="36CF5065" w14:textId="77777777" w:rsidR="007B5B69" w:rsidRPr="003A0AD8" w:rsidRDefault="007B5B69" w:rsidP="007B5B69">
      <w:r w:rsidRPr="003A0AD8">
        <w:t>Wie bereits in der Ausgangslage erwähnt, hat sich die Helion AG aus dem Projekt zurückgezogen. Das führt zu einigen Einschränkungen:</w:t>
      </w:r>
    </w:p>
    <w:p w14:paraId="4A4C10E0" w14:textId="77777777" w:rsidR="007B5B69" w:rsidRPr="003A0AD8" w:rsidRDefault="007B5B69" w:rsidP="007B5B69">
      <w:pPr>
        <w:numPr>
          <w:ilvl w:val="0"/>
          <w:numId w:val="55"/>
        </w:numPr>
      </w:pPr>
      <w:r w:rsidRPr="003A0AD8">
        <w:t>Es steht kein Backend zur Verfügung. Deshalb muss für den MVP ein eigenes Backend erstellt werden.</w:t>
      </w:r>
    </w:p>
    <w:p w14:paraId="63304793" w14:textId="2A8B1BD5" w:rsidR="007B5B69" w:rsidRPr="003A0AD8" w:rsidRDefault="007B5B69" w:rsidP="007B5B69">
      <w:pPr>
        <w:numPr>
          <w:ilvl w:val="0"/>
          <w:numId w:val="55"/>
        </w:numPr>
      </w:pPr>
      <w:r w:rsidRPr="003A0AD8">
        <w:t>Auf Grund der zeitlichen Einschränkung ist Qualitätsicherung kein Bestandteil dieser Arbeit. Dies beinhaltet folgende Punkte:</w:t>
      </w:r>
    </w:p>
    <w:p w14:paraId="5BC9FC07" w14:textId="010787F1" w:rsidR="007B5B69" w:rsidRPr="003A0AD8" w:rsidRDefault="007B5B69" w:rsidP="007B5B69">
      <w:pPr>
        <w:numPr>
          <w:ilvl w:val="1"/>
          <w:numId w:val="55"/>
        </w:numPr>
      </w:pPr>
      <w:r w:rsidRPr="003A0AD8">
        <w:t>Komponenten Tests</w:t>
      </w:r>
    </w:p>
    <w:p w14:paraId="536EF2AE" w14:textId="2F99ABC9" w:rsidR="007B5B69" w:rsidRPr="003A0AD8" w:rsidRDefault="007B5B69" w:rsidP="007B5B69">
      <w:pPr>
        <w:numPr>
          <w:ilvl w:val="1"/>
          <w:numId w:val="55"/>
        </w:numPr>
      </w:pPr>
      <w:r w:rsidRPr="003A0AD8">
        <w:t>Automatisierte UI Tests</w:t>
      </w:r>
    </w:p>
    <w:p w14:paraId="41C26D21" w14:textId="6A206F6C" w:rsidR="007B5B69" w:rsidRPr="003A0AD8" w:rsidRDefault="007B5B69" w:rsidP="007B5B69">
      <w:pPr>
        <w:numPr>
          <w:ilvl w:val="1"/>
          <w:numId w:val="55"/>
        </w:numPr>
      </w:pPr>
      <w:r w:rsidRPr="003A0AD8">
        <w:t>Manuelle Testcases</w:t>
      </w:r>
    </w:p>
    <w:p w14:paraId="5FD117B8" w14:textId="2A819C00" w:rsidR="007B5B69" w:rsidRPr="003A0AD8" w:rsidRDefault="007B5B69" w:rsidP="007B5B69">
      <w:pPr>
        <w:numPr>
          <w:ilvl w:val="1"/>
          <w:numId w:val="55"/>
        </w:numPr>
      </w:pPr>
      <w:r w:rsidRPr="003A0AD8">
        <w:t>Codeanalyse</w:t>
      </w:r>
    </w:p>
    <w:p w14:paraId="48963674" w14:textId="6E80E4B6" w:rsidR="007B5B69" w:rsidRPr="003A0AD8" w:rsidRDefault="007B5B69" w:rsidP="007B5B69">
      <w:pPr>
        <w:numPr>
          <w:ilvl w:val="1"/>
          <w:numId w:val="55"/>
        </w:numPr>
      </w:pPr>
      <w:r w:rsidRPr="003A0AD8">
        <w:t>Abnahmetests</w:t>
      </w:r>
    </w:p>
    <w:p w14:paraId="4E36C950" w14:textId="77777777" w:rsidR="007B5B69" w:rsidRPr="003A0AD8" w:rsidRDefault="007B5B69" w:rsidP="007B5B69">
      <w:pPr>
        <w:numPr>
          <w:ilvl w:val="0"/>
          <w:numId w:val="55"/>
        </w:numPr>
      </w:pPr>
      <w:r w:rsidRPr="003A0AD8">
        <w:t>Die Lösungsarchitektur beschreibt den MVP entsprechend den Anforderungen der Helion AG.</w:t>
      </w:r>
    </w:p>
    <w:p w14:paraId="0B1DCBF3" w14:textId="77777777" w:rsidR="007F5B4E" w:rsidRPr="003A0AD8" w:rsidRDefault="007F5B4E" w:rsidP="007F5B4E"/>
    <w:p w14:paraId="10FEEE69" w14:textId="15207030" w:rsidR="007B5B69" w:rsidRPr="003A0AD8" w:rsidRDefault="007B5B69" w:rsidP="007B5B69">
      <w:r w:rsidRPr="003A0AD8">
        <w:t xml:space="preserve">In Absprache mit dem Expertengremium wurde am 27.01.2025 die Zielsetzung für die „Umsetzung eines MVP der </w:t>
      </w:r>
      <w:r w:rsidR="00F91F47" w:rsidRPr="003A0AD8">
        <w:t>«</w:t>
      </w:r>
      <w:r w:rsidRPr="003A0AD8">
        <w:t>Baustellen App</w:t>
      </w:r>
      <w:r w:rsidR="00F91F47" w:rsidRPr="003A0AD8">
        <w:t>»</w:t>
      </w:r>
      <w:r w:rsidRPr="003A0AD8">
        <w:t xml:space="preserve"> angepasst. Deshalb ergeben sich zusätzliche Abgrenzungen:</w:t>
      </w:r>
    </w:p>
    <w:p w14:paraId="1F0CDC55" w14:textId="77777777" w:rsidR="007B5B69" w:rsidRPr="003A0AD8" w:rsidRDefault="007B5B69" w:rsidP="007B5B69">
      <w:pPr>
        <w:numPr>
          <w:ilvl w:val="0"/>
          <w:numId w:val="56"/>
        </w:numPr>
      </w:pPr>
      <w:r w:rsidRPr="003A0AD8">
        <w:t>Der PoC hat keine Benutzerverwaltung. Es wird ein statischer Benutzer hinterlegt.</w:t>
      </w:r>
    </w:p>
    <w:p w14:paraId="0E825122" w14:textId="4F24BF93" w:rsidR="00F91F47" w:rsidRPr="003A0AD8" w:rsidRDefault="00F91F47" w:rsidP="00F91F47">
      <w:pPr>
        <w:pStyle w:val="ListParagraph"/>
        <w:numPr>
          <w:ilvl w:val="0"/>
          <w:numId w:val="56"/>
        </w:numPr>
      </w:pPr>
      <w:r w:rsidRPr="003A0AD8">
        <w:t>Der PoC wird nicht den Funktionsumfang enthalten, wie er in der Lösungsarchitektur beschrieben wird. Es werden nur ausgewählte Funktionalitäten umgesetzt.</w:t>
      </w:r>
    </w:p>
    <w:p w14:paraId="511AF817" w14:textId="7AFD0CCD" w:rsidR="00D05DA7" w:rsidRPr="003A0AD8" w:rsidRDefault="00D05DA7" w:rsidP="00D05DA7">
      <w:pPr>
        <w:pStyle w:val="Heading2"/>
      </w:pPr>
      <w:bookmarkStart w:id="14" w:name="_Toc192418275"/>
      <w:r w:rsidRPr="003A0AD8">
        <w:t>Aufbau der Arbeit</w:t>
      </w:r>
      <w:bookmarkEnd w:id="14"/>
    </w:p>
    <w:p w14:paraId="3723BFA1" w14:textId="7702664B" w:rsidR="0011235C" w:rsidRPr="003A0AD8" w:rsidRDefault="0011235C" w:rsidP="0011235C">
      <w:r w:rsidRPr="003A0AD8">
        <w:t>Die Masterarbeit ist folgendermassen aufgebaut</w:t>
      </w:r>
      <w:r w:rsidR="000004EA" w:rsidRPr="003A0AD8">
        <w:t xml:space="preserve">: </w:t>
      </w:r>
      <w:r w:rsidRPr="003A0AD8">
        <w:t xml:space="preserve">Zuerst wird in einer Einführung die Ausgangslage, Motivation, Problemstellung und die Zielsetzung erläutert. </w:t>
      </w:r>
    </w:p>
    <w:p w14:paraId="56CB02AC" w14:textId="77777777" w:rsidR="0011235C" w:rsidRPr="003A0AD8" w:rsidRDefault="0011235C" w:rsidP="0011235C"/>
    <w:p w14:paraId="6DA2668D" w14:textId="76E389EF" w:rsidR="00F91F47" w:rsidRPr="003A0AD8" w:rsidRDefault="00F91F47" w:rsidP="0011235C">
      <w:r w:rsidRPr="003A0AD8">
        <w:t>Das zweite Kapitel enthält das Literaturreview zum Thema Datensynchronisation. Es behandelt die Beziehung und Problematik von Partitionstoleranz, Konsistenz und Verfügbarkeit in verteilten Systemen sowie die Datenübertragung, -synchronisation und -speicherung für mobile Applikationen.</w:t>
      </w:r>
    </w:p>
    <w:p w14:paraId="28ED7956" w14:textId="77777777" w:rsidR="0011235C" w:rsidRPr="003A0AD8" w:rsidRDefault="0011235C" w:rsidP="0011235C"/>
    <w:p w14:paraId="7C753885" w14:textId="188CBECC" w:rsidR="0011235C" w:rsidRPr="003A0AD8" w:rsidRDefault="00F91F47" w:rsidP="0011235C">
      <w:r w:rsidRPr="003A0AD8">
        <w:t>Im dritten Kapitel wird die Methodik erläutert. Durch Transparenz in der Methodik soll die Reproduzierbarkeit gewährleistet und die Grundlage für eine kritische Bewertung geschaffen werden.</w:t>
      </w:r>
    </w:p>
    <w:p w14:paraId="44FA08E0" w14:textId="77777777" w:rsidR="0011235C" w:rsidRPr="003A0AD8" w:rsidRDefault="0011235C" w:rsidP="0011235C"/>
    <w:p w14:paraId="150F6D8C" w14:textId="5903864E" w:rsidR="0011235C" w:rsidRPr="003A0AD8" w:rsidRDefault="0011235C" w:rsidP="0011235C">
      <w:r w:rsidRPr="003A0AD8">
        <w:lastRenderedPageBreak/>
        <w:t xml:space="preserve">Im vierten Kapitel ist das Pflichtenheft aus der Anfrage der Helion AG an die </w:t>
      </w:r>
      <w:r w:rsidR="00F91F47" w:rsidRPr="003A0AD8">
        <w:t>i</w:t>
      </w:r>
      <w:r w:rsidRPr="003A0AD8">
        <w:t>solutions AG aufgeführt. Dieses Pflichtenheft ist die Grundlage für die Lösungsarchitektur.</w:t>
      </w:r>
    </w:p>
    <w:p w14:paraId="2283B594" w14:textId="77777777" w:rsidR="0011235C" w:rsidRPr="003A0AD8" w:rsidRDefault="0011235C" w:rsidP="0011235C"/>
    <w:p w14:paraId="31E8B3E1" w14:textId="58A3BA56" w:rsidR="00CB4DB0" w:rsidRPr="003A0AD8" w:rsidRDefault="0011235C" w:rsidP="0011235C">
      <w:r w:rsidRPr="003A0AD8">
        <w:t xml:space="preserve">Im fünften Kapitel werden die Lieferobjekte beschrieben. Im ersten Teil wird die Lösungsarchitektur aufgezeigt. </w:t>
      </w:r>
      <w:r w:rsidR="00CB4DB0" w:rsidRPr="003A0AD8">
        <w:t xml:space="preserve">Der zweite Teil befasst sich </w:t>
      </w:r>
      <w:r w:rsidR="002F1E80" w:rsidRPr="003A0AD8">
        <w:t>besonders</w:t>
      </w:r>
      <w:r w:rsidR="00CB4DB0" w:rsidRPr="003A0AD8">
        <w:t xml:space="preserve"> mit der Datensynchronisation und des gewählten Entwurfsmusters. Die Validierung de</w:t>
      </w:r>
      <w:r w:rsidR="00101B32" w:rsidRPr="003A0AD8">
        <w:t xml:space="preserve">r Umsetzung des MVPs </w:t>
      </w:r>
      <w:r w:rsidR="00CB4DB0" w:rsidRPr="003A0AD8">
        <w:t>schliesst dieses Kapitel ab.</w:t>
      </w:r>
    </w:p>
    <w:p w14:paraId="2CF24AAF" w14:textId="5B8E42F4" w:rsidR="007872DC" w:rsidRPr="003A0AD8" w:rsidRDefault="0095577C" w:rsidP="007872DC">
      <w:pPr>
        <w:pStyle w:val="Heading1"/>
      </w:pPr>
      <w:bookmarkStart w:id="15" w:name="_Toc188879060"/>
      <w:bookmarkStart w:id="16" w:name="_Toc192418276"/>
      <w:r w:rsidRPr="003A0AD8">
        <w:t>Literaturreview</w:t>
      </w:r>
      <w:bookmarkEnd w:id="15"/>
      <w:bookmarkEnd w:id="16"/>
    </w:p>
    <w:p w14:paraId="6627F69C" w14:textId="78113CBE" w:rsidR="007872DC" w:rsidRPr="003A0AD8" w:rsidRDefault="0095577C" w:rsidP="007872DC">
      <w:r w:rsidRPr="003A0AD8">
        <w:t>Dieses Kapitel beinhaltet die Grundlagen zur Datensynchronisation und Datenkonsistenz.</w:t>
      </w:r>
    </w:p>
    <w:p w14:paraId="262CB31D" w14:textId="69FC8EA1" w:rsidR="007872DC" w:rsidRPr="003A0AD8" w:rsidRDefault="00EF6F67" w:rsidP="007872DC">
      <w:pPr>
        <w:pStyle w:val="Heading2"/>
      </w:pPr>
      <w:bookmarkStart w:id="17" w:name="_Toc192418277"/>
      <w:r w:rsidRPr="003A0AD8">
        <w:t>Grundlagen</w:t>
      </w:r>
      <w:bookmarkEnd w:id="17"/>
    </w:p>
    <w:p w14:paraId="0535A86B" w14:textId="6AC4253F" w:rsidR="009F745A" w:rsidRPr="003A0AD8" w:rsidRDefault="00CB11D1" w:rsidP="00EF6F67">
      <w:r w:rsidRPr="003A0AD8">
        <w:t>Ausgehend von</w:t>
      </w:r>
      <w:r w:rsidR="00EF6F67" w:rsidRPr="003A0AD8">
        <w:t xml:space="preserve"> einem Multiusersystem mit verteilten Komponenten, wie beispielsweise einer Webapplikation mit einer Frontendkomponente als Client und dem Backend als Server, gibt es</w:t>
      </w:r>
      <w:r w:rsidRPr="003A0AD8">
        <w:t xml:space="preserve"> folgende Probleme. Z</w:t>
      </w:r>
      <w:r w:rsidR="00EF6F67" w:rsidRPr="003A0AD8">
        <w:t>um einen den Aspekt der Synchronisation von Daten zwischen den Komponenten und zum anderen d</w:t>
      </w:r>
      <w:r w:rsidRPr="003A0AD8">
        <w:t>ie Zusammenführung von Abweichungen der Datensätze</w:t>
      </w:r>
      <w:r w:rsidR="00EF6F67" w:rsidRPr="003A0AD8">
        <w:t>. Der Aspekt der Datensynchronisation hat Einfluss auf die Verfügbarkeit der</w:t>
      </w:r>
      <w:r w:rsidR="00087492" w:rsidRPr="003A0AD8">
        <w:t xml:space="preserve"> Daten in der</w:t>
      </w:r>
      <w:r w:rsidR="00EF6F67" w:rsidRPr="003A0AD8">
        <w:t xml:space="preserve"> Anwendun</w:t>
      </w:r>
      <w:r w:rsidR="00087492" w:rsidRPr="003A0AD8">
        <w:t>g</w:t>
      </w:r>
      <w:r w:rsidR="00EF6F67" w:rsidRPr="003A0AD8">
        <w:t xml:space="preserve">. Der zweite Aspekt beeinflusst die </w:t>
      </w:r>
      <w:r w:rsidR="009F745A" w:rsidRPr="003A0AD8">
        <w:t>Konsistenz der Daten, welche für eine Geschäftsapplikation</w:t>
      </w:r>
      <w:ins w:id="18" w:author="Anna Zürcher" w:date="2025-02-17T11:59:00Z" w16du:dateUtc="2025-02-17T10:59:00Z">
        <w:r w:rsidR="006A3BC7" w:rsidRPr="003A0AD8">
          <w:t>,</w:t>
        </w:r>
      </w:ins>
      <w:r w:rsidR="009F745A" w:rsidRPr="003A0AD8">
        <w:t xml:space="preserve"> wie in diesem Fall, von Bedeutung ist.</w:t>
      </w:r>
    </w:p>
    <w:p w14:paraId="7FE9C70C" w14:textId="522D992A" w:rsidR="0040451C" w:rsidRPr="003A0AD8" w:rsidRDefault="0040451C" w:rsidP="0040451C">
      <w:pPr>
        <w:pStyle w:val="Heading3"/>
      </w:pPr>
      <w:bookmarkStart w:id="19" w:name="_Toc192418278"/>
      <w:r w:rsidRPr="003A0AD8">
        <w:t>Set Reconciliation Problem</w:t>
      </w:r>
      <w:bookmarkEnd w:id="19"/>
    </w:p>
    <w:p w14:paraId="5E53DC0C" w14:textId="4782F1F3" w:rsidR="0040451C" w:rsidRPr="003A0AD8" w:rsidRDefault="0040451C" w:rsidP="0040451C">
      <w:r w:rsidRPr="003A0AD8">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3A0AD8">
        <w:fldChar w:fldCharType="begin"/>
      </w:r>
      <w:r w:rsidR="003A3AB1" w:rsidRPr="003A0AD8">
        <w:instrText xml:space="preserve"> ADDIN ZOTERO_ITEM CSL_CITATION {"citationID":"sXqBRFd6","properties":{"formattedCitation":"[3]","plainCitation":"[3]","noteIndex":0},"citationItems":[{"id":46,"uris":["http://zotero.org/users/15041600/items/2CVJ2M9J"],"itemData":{"id":46,"type":"post-weblog","language":"en-US","title":"Data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3A0AD8">
        <w:fldChar w:fldCharType="separate"/>
      </w:r>
      <w:r w:rsidR="003A3AB1" w:rsidRPr="003A0AD8">
        <w:t>[3]</w:t>
      </w:r>
      <w:r w:rsidRPr="003A0AD8">
        <w:fldChar w:fldCharType="end"/>
      </w:r>
      <w:r w:rsidRPr="003A0AD8">
        <w:t xml:space="preserve">. </w:t>
      </w:r>
      <w:r w:rsidR="001F13D3" w:rsidRPr="003A0AD8">
        <w:t xml:space="preserve">Jedes Client/Server System wird mit diesem Problem konfrontiert. Eine einfache Lösung wäre </w:t>
      </w:r>
      <w:r w:rsidR="008F75C3" w:rsidRPr="003A0AD8">
        <w:t>das</w:t>
      </w:r>
      <w:r w:rsidR="001F13D3" w:rsidRPr="003A0AD8">
        <w:t xml:space="preserve"> </w:t>
      </w:r>
      <w:r w:rsidR="008F75C3" w:rsidRPr="003A0AD8">
        <w:t>Überschreiben</w:t>
      </w:r>
      <w:r w:rsidR="001F13D3" w:rsidRPr="003A0AD8">
        <w:t xml:space="preserve"> der Datensets</w:t>
      </w:r>
      <w:r w:rsidR="008F75C3" w:rsidRPr="003A0AD8">
        <w:t xml:space="preserve"> auf den Clients</w:t>
      </w:r>
      <w:r w:rsidR="000004EA" w:rsidRPr="003A0AD8">
        <w:t>,</w:t>
      </w:r>
      <w:r w:rsidR="001F13D3" w:rsidRPr="003A0AD8">
        <w:t xml:space="preserve"> </w:t>
      </w:r>
      <w:r w:rsidR="008F75C3" w:rsidRPr="003A0AD8">
        <w:t>ausgehend vom Datenstand auf dem Server</w:t>
      </w:r>
      <w:r w:rsidR="001F13D3" w:rsidRPr="003A0AD8">
        <w:t xml:space="preserve"> </w:t>
      </w:r>
      <w:r w:rsidR="001F13D3" w:rsidRPr="003A0AD8">
        <w:fldChar w:fldCharType="begin"/>
      </w:r>
      <w:r w:rsidR="003A3AB1" w:rsidRPr="003A0AD8">
        <w:instrText xml:space="preserve"> ADDIN ZOTERO_ITEM CSL_CITATION {"citationID":"K51OzVW5","properties":{"formattedCitation":"[3]","plainCitation":"[3]","noteIndex":0},"citationItems":[{"id":46,"uris":["http://zotero.org/users/15041600/items/2CVJ2M9J"],"itemData":{"id":46,"type":"post-weblog","language":"en-US","title":"Data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3A0AD8">
        <w:fldChar w:fldCharType="separate"/>
      </w:r>
      <w:r w:rsidR="003A3AB1" w:rsidRPr="003A0AD8">
        <w:t>[3]</w:t>
      </w:r>
      <w:r w:rsidR="001F13D3" w:rsidRPr="003A0AD8">
        <w:fldChar w:fldCharType="end"/>
      </w:r>
      <w:r w:rsidR="001F13D3" w:rsidRPr="003A0AD8">
        <w:t>. Komplexere Lösungen verwenden Algorithmen</w:t>
      </w:r>
      <w:r w:rsidR="000004EA" w:rsidRPr="003A0AD8">
        <w:t>,</w:t>
      </w:r>
      <w:r w:rsidR="001F13D3" w:rsidRPr="003A0AD8">
        <w:t xml:space="preserve"> um die Differenz der Datensets zu bestimmen und zusammenzuführen </w:t>
      </w:r>
      <w:r w:rsidR="001F13D3" w:rsidRPr="003A0AD8">
        <w:fldChar w:fldCharType="begin"/>
      </w:r>
      <w:r w:rsidR="003A3AB1" w:rsidRPr="003A0AD8">
        <w:instrText xml:space="preserve"> ADDIN ZOTERO_ITEM CSL_CITATION {"citationID":"MJGpHGgP","properties":{"formattedCitation":"[4]","plainCitation":"[4]","noteIndex":0},"citationItems":[{"id":88,"uris":["http://zotero.org/users/15041600/items/8LZBNVBR"],"itemData":{"id":88,"type":"paper-conference","abstract":"Set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3A0AD8">
        <w:fldChar w:fldCharType="separate"/>
      </w:r>
      <w:r w:rsidR="003A3AB1" w:rsidRPr="003A0AD8">
        <w:t>[4]</w:t>
      </w:r>
      <w:r w:rsidR="001F13D3" w:rsidRPr="003A0AD8">
        <w:fldChar w:fldCharType="end"/>
      </w:r>
      <w:r w:rsidR="001F13D3" w:rsidRPr="003A0AD8">
        <w:t xml:space="preserve">. Primär hängt die Wahl der verwendeten Lösung von den Anforderungen an das System, die für die Umsetzung verfügbare Zeit und Budget </w:t>
      </w:r>
      <w:r w:rsidR="005C2FDB" w:rsidRPr="003A0AD8">
        <w:t xml:space="preserve">sowie </w:t>
      </w:r>
      <w:r w:rsidR="001F13D3" w:rsidRPr="003A0AD8">
        <w:t>der verfügbaren Infrastruktur</w:t>
      </w:r>
      <w:r w:rsidR="005C2FDB" w:rsidRPr="003A0AD8">
        <w:t>en</w:t>
      </w:r>
      <w:r w:rsidR="001F13D3" w:rsidRPr="003A0AD8">
        <w:t xml:space="preserve"> (Speicher, Netzwerkbandbreite, Rechenleistung) ab </w:t>
      </w:r>
      <w:r w:rsidR="001F13D3" w:rsidRPr="003A0AD8">
        <w:fldChar w:fldCharType="begin"/>
      </w:r>
      <w:r w:rsidR="003A3AB1" w:rsidRPr="003A0AD8">
        <w:instrText xml:space="preserve"> ADDIN ZOTERO_ITEM CSL_CITATION {"citationID":"Pk6flDJv","properties":{"formattedCitation":"[3]","plainCitation":"[3]","noteIndex":0},"citationItems":[{"id":46,"uris":["http://zotero.org/users/15041600/items/2CVJ2M9J"],"itemData":{"id":46,"type":"post-weblog","language":"en-US","title":"Data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3A0AD8">
        <w:fldChar w:fldCharType="separate"/>
      </w:r>
      <w:r w:rsidR="003A3AB1" w:rsidRPr="003A0AD8">
        <w:t>[3]</w:t>
      </w:r>
      <w:r w:rsidR="001F13D3" w:rsidRPr="003A0AD8">
        <w:fldChar w:fldCharType="end"/>
      </w:r>
      <w:r w:rsidR="001F13D3" w:rsidRPr="003A0AD8">
        <w:t>.</w:t>
      </w:r>
    </w:p>
    <w:p w14:paraId="458FB103" w14:textId="39763E9C" w:rsidR="009F745A" w:rsidRPr="003A0AD8" w:rsidRDefault="009F745A" w:rsidP="0040451C">
      <w:pPr>
        <w:pStyle w:val="Heading3"/>
      </w:pPr>
      <w:bookmarkStart w:id="20" w:name="_Toc192418279"/>
      <w:r w:rsidRPr="003A0AD8">
        <w:t>CAP Theorem</w:t>
      </w:r>
      <w:bookmarkEnd w:id="20"/>
    </w:p>
    <w:p w14:paraId="1BE01D5B" w14:textId="1975ACD0" w:rsidR="00DA60F9" w:rsidRPr="003A0AD8" w:rsidRDefault="006B3B18" w:rsidP="00DA60F9">
      <w:r w:rsidRPr="003A0AD8">
        <w:t>Gemäss</w:t>
      </w:r>
      <w:r w:rsidR="008F75C3" w:rsidRPr="003A0AD8">
        <w:t xml:space="preserve"> S. Gilbert und N. Lynch</w:t>
      </w:r>
      <w:r w:rsidRPr="003A0AD8">
        <w:t xml:space="preserve"> </w:t>
      </w:r>
      <w:r w:rsidRPr="003A0AD8">
        <w:fldChar w:fldCharType="begin"/>
      </w:r>
      <w:r w:rsidR="003A3AB1" w:rsidRPr="003A0AD8">
        <w:instrText xml:space="preserve"> ADDIN ZOTERO_ITEM CSL_CITATION {"citationID":"ZgU2avxZ","properties":{"formattedCitation":"[5]","plainCitation":"[5]","noteIndex":0},"citationItems":[{"id":64,"uris":["http://zotero.org/users/15041600/items/I2KZ3N3E"],"itemData":{"id":64,"type":"article-journal","abstract":"The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3A0AD8">
        <w:fldChar w:fldCharType="separate"/>
      </w:r>
      <w:r w:rsidR="003A3AB1" w:rsidRPr="003A0AD8">
        <w:t>[5]</w:t>
      </w:r>
      <w:r w:rsidRPr="003A0AD8">
        <w:fldChar w:fldCharType="end"/>
      </w:r>
      <w:r w:rsidRPr="003A0AD8">
        <w:t xml:space="preserve"> </w:t>
      </w:r>
      <w:r w:rsidR="009822B8" w:rsidRPr="003A0AD8">
        <w:t>spielt in einem verteilten System das CAP Theorem eine Rolle</w:t>
      </w:r>
      <w:r w:rsidR="003577C1" w:rsidRPr="003A0AD8">
        <w:t>. Es besagt, dass ein verteiltes System nicht gleichzeitig Konsistenz, Verfügbarkeit und Partitionstoleranz garantieren kann</w:t>
      </w:r>
      <w:r w:rsidR="0073130A" w:rsidRPr="003A0AD8">
        <w:t>. Das CAP Theorem wurde als erstes von Eric Brewer</w:t>
      </w:r>
      <w:r w:rsidR="00EB54FC" w:rsidRPr="003A0AD8">
        <w:t>,</w:t>
      </w:r>
      <w:r w:rsidR="0073130A" w:rsidRPr="003A0AD8">
        <w:t xml:space="preserve"> im Kontext </w:t>
      </w:r>
      <w:r w:rsidR="00EB54FC" w:rsidRPr="003A0AD8">
        <w:t xml:space="preserve">von geografisch verteilten Webservices, </w:t>
      </w:r>
      <w:r w:rsidR="003577C1" w:rsidRPr="003A0AD8">
        <w:t xml:space="preserve">aufgestellt </w:t>
      </w:r>
      <w:r w:rsidR="0073130A" w:rsidRPr="003A0AD8">
        <w:fldChar w:fldCharType="begin"/>
      </w:r>
      <w:r w:rsidR="003A3AB1" w:rsidRPr="003A0AD8">
        <w:instrText xml:space="preserve"> ADDIN ZOTERO_ITEM CSL_CITATION {"citationID":"6sn4sicP","properties":{"formattedCitation":"[5]","plainCitation":"[5]","noteIndex":0},"citationItems":[{"id":64,"uris":["http://zotero.org/users/15041600/items/I2KZ3N3E"],"itemData":{"id":64,"type":"article-journal","abstract":"The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3A0AD8">
        <w:fldChar w:fldCharType="separate"/>
      </w:r>
      <w:r w:rsidR="003A3AB1" w:rsidRPr="003A0AD8">
        <w:t>[5]</w:t>
      </w:r>
      <w:r w:rsidR="0073130A" w:rsidRPr="003A0AD8">
        <w:fldChar w:fldCharType="end"/>
      </w:r>
      <w:r w:rsidR="009822B8" w:rsidRPr="003A0AD8">
        <w:t xml:space="preserve">. </w:t>
      </w:r>
      <w:r w:rsidR="003577C1" w:rsidRPr="003A0AD8">
        <w:t>Dieses</w:t>
      </w:r>
      <w:r w:rsidR="0073130A" w:rsidRPr="003A0AD8">
        <w:t xml:space="preserve"> Theorem ist </w:t>
      </w:r>
      <w:r w:rsidR="005C2FDB" w:rsidRPr="003A0AD8">
        <w:t xml:space="preserve">auf jedes System </w:t>
      </w:r>
      <w:r w:rsidR="0073130A" w:rsidRPr="003A0AD8">
        <w:t>anwendbar</w:t>
      </w:r>
      <w:r w:rsidR="000004EA" w:rsidRPr="003A0AD8">
        <w:t>,</w:t>
      </w:r>
      <w:r w:rsidR="0073130A" w:rsidRPr="003A0AD8">
        <w:t xml:space="preserve"> welches gemeinsame Datensets in verteilten Konten verwendet </w:t>
      </w:r>
      <w:r w:rsidR="0073130A" w:rsidRPr="003A0AD8">
        <w:fldChar w:fldCharType="begin"/>
      </w:r>
      <w:r w:rsidR="003A3AB1" w:rsidRPr="003A0AD8">
        <w:instrText xml:space="preserve"> ADDIN ZOTERO_ITEM CSL_CITATION {"citationID":"avlhIES0","properties":{"formattedCitation":"[5]","plainCitation":"[5]","noteIndex":0},"citationItems":[{"id":64,"uris":["http://zotero.org/users/15041600/items/I2KZ3N3E"],"itemData":{"id":64,"type":"article-journal","abstract":"The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3A0AD8">
        <w:fldChar w:fldCharType="separate"/>
      </w:r>
      <w:r w:rsidR="003A3AB1" w:rsidRPr="003A0AD8">
        <w:t>[5]</w:t>
      </w:r>
      <w:r w:rsidR="0073130A" w:rsidRPr="003A0AD8">
        <w:fldChar w:fldCharType="end"/>
      </w:r>
      <w:r w:rsidR="0073130A" w:rsidRPr="003A0AD8">
        <w:t xml:space="preserve">. In den nächsten </w:t>
      </w:r>
      <w:r w:rsidR="005C2FDB" w:rsidRPr="003A0AD8">
        <w:t xml:space="preserve">Kapiteln </w:t>
      </w:r>
      <w:r w:rsidR="0073130A" w:rsidRPr="003A0AD8">
        <w:t>werden die drei Komponenten des C</w:t>
      </w:r>
      <w:r w:rsidR="00B4685A" w:rsidRPr="003A0AD8">
        <w:t>AP</w:t>
      </w:r>
      <w:r w:rsidR="0073130A" w:rsidRPr="003A0AD8">
        <w:t xml:space="preserve"> Theorems erläutert</w:t>
      </w:r>
      <w:r w:rsidR="00B4685A" w:rsidRPr="003A0AD8">
        <w:t>: «Konsistenz», «Verfügbarkeit» und «Partitionstoleranz»</w:t>
      </w:r>
      <w:r w:rsidR="0073130A" w:rsidRPr="003A0AD8">
        <w:t>.</w:t>
      </w:r>
    </w:p>
    <w:p w14:paraId="1D074445" w14:textId="3AD2CBBB" w:rsidR="000D3484" w:rsidRPr="003A0AD8" w:rsidRDefault="000D3484">
      <w:pPr>
        <w:spacing w:line="240" w:lineRule="auto"/>
      </w:pPr>
      <w:r w:rsidRPr="003A0AD8">
        <w:br w:type="page"/>
      </w:r>
    </w:p>
    <w:p w14:paraId="31D72205" w14:textId="22C99AE9" w:rsidR="00DA60F9" w:rsidRPr="003A0AD8" w:rsidRDefault="00DA60F9" w:rsidP="0040451C">
      <w:pPr>
        <w:pStyle w:val="Heading4"/>
      </w:pPr>
      <w:r w:rsidRPr="003A0AD8">
        <w:lastRenderedPageBreak/>
        <w:t>Konsistenz</w:t>
      </w:r>
    </w:p>
    <w:p w14:paraId="1ED58CFF" w14:textId="0B23FA7C" w:rsidR="00DA60F9" w:rsidRPr="003A0AD8" w:rsidRDefault="00DA60F9" w:rsidP="00DA60F9">
      <w:r w:rsidRPr="003A0AD8">
        <w:t xml:space="preserve">Consistency bzw. Konsistenz beschreibt die Eigenschaft, dass der Informationsgehalt von Daten für alle Komponenten oder Teilnehmer in einem System zu jedem Zeitpunkt gleich ist </w:t>
      </w:r>
      <w:r w:rsidRPr="003A0AD8">
        <w:fldChar w:fldCharType="begin"/>
      </w:r>
      <w:r w:rsidR="008A4F20" w:rsidRPr="003A0AD8">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3A0AD8">
        <w:fldChar w:fldCharType="separate"/>
      </w:r>
      <w:r w:rsidRPr="003A0AD8">
        <w:t>[3]</w:t>
      </w:r>
      <w:r w:rsidRPr="003A0AD8">
        <w:fldChar w:fldCharType="end"/>
      </w:r>
      <w:r w:rsidRPr="003A0AD8">
        <w:t>.</w:t>
      </w:r>
    </w:p>
    <w:p w14:paraId="07A1B053" w14:textId="77777777" w:rsidR="00021AFA" w:rsidRPr="003A0AD8" w:rsidRDefault="00021AFA" w:rsidP="00DA60F9"/>
    <w:p w14:paraId="1386C9E3" w14:textId="77777777" w:rsidR="00F57B58" w:rsidRPr="003A0AD8" w:rsidRDefault="00F57B58" w:rsidP="00F57B58">
      <w:pPr>
        <w:keepNext/>
        <w:jc w:val="center"/>
      </w:pPr>
      <w:r w:rsidRPr="003A0AD8">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63C19EDE" w:rsidR="00F57B58" w:rsidRPr="003A0AD8" w:rsidRDefault="00F57B58" w:rsidP="00F57B58">
      <w:pPr>
        <w:pStyle w:val="Caption"/>
        <w:jc w:val="center"/>
      </w:pPr>
      <w:bookmarkStart w:id="21" w:name="_Ref188710911"/>
      <w:bookmarkStart w:id="22" w:name="_Ref188710903"/>
      <w:bookmarkStart w:id="23" w:name="_Toc188879473"/>
      <w:bookmarkStart w:id="24" w:name="_Toc192418336"/>
      <w:r w:rsidRPr="003A0AD8">
        <w:t xml:space="preserve">Abbildung </w:t>
      </w:r>
      <w:fldSimple w:instr=" SEQ Abbildung \* ARABIC ">
        <w:r w:rsidR="00DA5AC4" w:rsidRPr="003A0AD8">
          <w:rPr>
            <w:noProof/>
          </w:rPr>
          <w:t>1</w:t>
        </w:r>
      </w:fldSimple>
      <w:bookmarkEnd w:id="21"/>
      <w:r w:rsidRPr="003A0AD8">
        <w:t xml:space="preserve"> Konsistentes System</w:t>
      </w:r>
      <w:bookmarkEnd w:id="22"/>
      <w:bookmarkEnd w:id="23"/>
      <w:bookmarkEnd w:id="24"/>
    </w:p>
    <w:p w14:paraId="7552648F" w14:textId="77777777" w:rsidR="00F57B58" w:rsidRPr="003A0AD8" w:rsidRDefault="00F57B58" w:rsidP="00F57B58">
      <w:pPr>
        <w:keepNext/>
        <w:jc w:val="center"/>
      </w:pPr>
      <w:r w:rsidRPr="003A0AD8">
        <w:rPr>
          <w:noProof/>
        </w:rPr>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50968A17" w:rsidR="00B5002F" w:rsidRPr="003A0AD8" w:rsidRDefault="00F57B58" w:rsidP="00F57B58">
      <w:pPr>
        <w:pStyle w:val="Caption"/>
        <w:jc w:val="center"/>
      </w:pPr>
      <w:bookmarkStart w:id="25" w:name="_Ref188711079"/>
      <w:bookmarkStart w:id="26" w:name="_Toc188879474"/>
      <w:bookmarkStart w:id="27" w:name="_Toc192418337"/>
      <w:r w:rsidRPr="003A0AD8">
        <w:t xml:space="preserve">Abbildung </w:t>
      </w:r>
      <w:fldSimple w:instr=" SEQ Abbildung \* ARABIC ">
        <w:r w:rsidR="00DA5AC4" w:rsidRPr="003A0AD8">
          <w:rPr>
            <w:noProof/>
          </w:rPr>
          <w:t>2</w:t>
        </w:r>
      </w:fldSimple>
      <w:bookmarkEnd w:id="25"/>
      <w:r w:rsidRPr="003A0AD8">
        <w:t xml:space="preserve"> Inkonsistentes System</w:t>
      </w:r>
      <w:bookmarkEnd w:id="26"/>
      <w:bookmarkEnd w:id="27"/>
    </w:p>
    <w:p w14:paraId="41BA883F" w14:textId="44993467" w:rsidR="00F57B58" w:rsidRPr="003A0AD8" w:rsidRDefault="006D754E" w:rsidP="00DA60F9">
      <w:r w:rsidRPr="003A0AD8">
        <w:fldChar w:fldCharType="begin"/>
      </w:r>
      <w:r w:rsidRPr="003A0AD8">
        <w:instrText xml:space="preserve"> REF _Ref188710911 \h </w:instrText>
      </w:r>
      <w:r w:rsidRPr="003A0AD8">
        <w:fldChar w:fldCharType="separate"/>
      </w:r>
      <w:r w:rsidR="00DA5AC4" w:rsidRPr="003A0AD8">
        <w:t xml:space="preserve">Abbildung </w:t>
      </w:r>
      <w:r w:rsidR="00DA5AC4" w:rsidRPr="003A0AD8">
        <w:rPr>
          <w:noProof/>
        </w:rPr>
        <w:t>1</w:t>
      </w:r>
      <w:r w:rsidRPr="003A0AD8">
        <w:fldChar w:fldCharType="end"/>
      </w:r>
      <w:r w:rsidRPr="003A0AD8">
        <w:t xml:space="preserve"> </w:t>
      </w:r>
      <w:r w:rsidR="00F57B58" w:rsidRPr="003A0AD8">
        <w:t xml:space="preserve">zeigt ein verteiltes System </w:t>
      </w:r>
      <w:r w:rsidR="00B4685A" w:rsidRPr="003A0AD8">
        <w:t>mit</w:t>
      </w:r>
      <w:r w:rsidR="00F57B58" w:rsidRPr="003A0AD8">
        <w:t xml:space="preserve"> drei Clients</w:t>
      </w:r>
      <w:r w:rsidR="00B4685A" w:rsidRPr="003A0AD8">
        <w:t>.</w:t>
      </w:r>
      <w:r w:rsidR="00F57B58" w:rsidRPr="003A0AD8">
        <w:t xml:space="preserve"> </w:t>
      </w:r>
      <w:r w:rsidR="00B4685A" w:rsidRPr="003A0AD8">
        <w:t>Alle Clients erhalten vom Server den gleichen Datensatz {p1} und haben somit die identischen Informationen. Das System ist somit konsistent.</w:t>
      </w:r>
    </w:p>
    <w:p w14:paraId="799E8D63" w14:textId="77777777" w:rsidR="00B4685A" w:rsidRPr="003A0AD8" w:rsidRDefault="00B4685A" w:rsidP="00DA60F9"/>
    <w:p w14:paraId="1B696810" w14:textId="354F364B" w:rsidR="00B4685A" w:rsidRPr="003A0AD8" w:rsidRDefault="006D754E" w:rsidP="00B4685A">
      <w:r w:rsidRPr="003A0AD8">
        <w:fldChar w:fldCharType="begin"/>
      </w:r>
      <w:r w:rsidRPr="003A0AD8">
        <w:instrText xml:space="preserve"> REF _Ref188711079 \h </w:instrText>
      </w:r>
      <w:r w:rsidRPr="003A0AD8">
        <w:fldChar w:fldCharType="separate"/>
      </w:r>
      <w:r w:rsidR="00DA5AC4" w:rsidRPr="003A0AD8">
        <w:t xml:space="preserve">Abbildung </w:t>
      </w:r>
      <w:r w:rsidR="00DA5AC4" w:rsidRPr="003A0AD8">
        <w:rPr>
          <w:noProof/>
        </w:rPr>
        <w:t>2</w:t>
      </w:r>
      <w:r w:rsidRPr="003A0AD8">
        <w:fldChar w:fldCharType="end"/>
      </w:r>
      <w:r w:rsidRPr="003A0AD8">
        <w:t xml:space="preserve"> </w:t>
      </w:r>
      <w:r w:rsidR="00B4685A" w:rsidRPr="003A0AD8">
        <w:t xml:space="preserve">zeigt ein inkonsistentes System. Dies ist beispielsweise in dem Moment der Fall, wenn der Client A den Datensatz bearbeitet und an den Server sendet, mit der Anweisung den Datensatz auf dem Server anzupassen zu {p2}. Der Datensatz ist nicht mehr konsistent da der Client B und C den Datensatz {p1} haben, während Client A und der Server den Datensatz {p2} haben. </w:t>
      </w:r>
    </w:p>
    <w:p w14:paraId="18EE676D" w14:textId="72487E33" w:rsidR="00850397" w:rsidRPr="003A0AD8" w:rsidRDefault="00B4685A" w:rsidP="00B4685A">
      <w:r w:rsidRPr="003A0AD8">
        <w:t>Um die Konsistenz wieder herzustellen, muss Client B und C den Datensatz vom Server abfragen, um die Version {p2} zu erhalten.</w:t>
      </w:r>
    </w:p>
    <w:p w14:paraId="35A2DDF7" w14:textId="62C90EDB" w:rsidR="00850397" w:rsidRPr="003A0AD8" w:rsidRDefault="00850397" w:rsidP="0040451C">
      <w:pPr>
        <w:pStyle w:val="Heading4"/>
      </w:pPr>
      <w:r w:rsidRPr="003A0AD8">
        <w:t>Verfügbarkeit</w:t>
      </w:r>
    </w:p>
    <w:p w14:paraId="388E3AF2" w14:textId="2A21C23C" w:rsidR="00850397" w:rsidRPr="003A0AD8" w:rsidRDefault="008A4F20" w:rsidP="00850397">
      <w:r w:rsidRPr="003A0AD8">
        <w:t xml:space="preserve">Als </w:t>
      </w:r>
      <w:r w:rsidR="00AB3FA9" w:rsidRPr="003A0AD8">
        <w:t>verfügbar</w:t>
      </w:r>
      <w:r w:rsidRPr="003A0AD8">
        <w:t xml:space="preserve"> bzw. </w:t>
      </w:r>
      <w:r w:rsidR="000004EA" w:rsidRPr="003A0AD8">
        <w:t>a</w:t>
      </w:r>
      <w:r w:rsidRPr="003A0AD8">
        <w:t xml:space="preserve">vailable gilt ein Service, wenn </w:t>
      </w:r>
      <w:r w:rsidR="000004EA" w:rsidRPr="003A0AD8">
        <w:t xml:space="preserve">dieser </w:t>
      </w:r>
      <w:r w:rsidRPr="003A0AD8">
        <w:t>auf eine Anfrage eine Antwort zurücksendet. Je nach Art des Systems ist</w:t>
      </w:r>
      <w:r w:rsidR="00B4685A" w:rsidRPr="003A0AD8">
        <w:t xml:space="preserve"> auch</w:t>
      </w:r>
      <w:r w:rsidRPr="003A0AD8">
        <w:t xml:space="preserve"> die Zeitspanne von der Anfrage bis </w:t>
      </w:r>
      <w:r w:rsidR="00AB3FA9" w:rsidRPr="003A0AD8">
        <w:t>zur</w:t>
      </w:r>
      <w:r w:rsidRPr="003A0AD8">
        <w:t xml:space="preserve"> Antwort von Bedeutung. In einem Echtzeit-System oder einer Benutzeranwendung </w:t>
      </w:r>
      <w:r w:rsidR="00B4685A" w:rsidRPr="003A0AD8">
        <w:t>kann</w:t>
      </w:r>
      <w:r w:rsidRPr="003A0AD8">
        <w:t xml:space="preserve"> eine Antwort</w:t>
      </w:r>
      <w:r w:rsidR="000004EA" w:rsidRPr="003A0AD8">
        <w:t>,</w:t>
      </w:r>
      <w:r w:rsidRPr="003A0AD8">
        <w:t xml:space="preserve"> welche zu lange braucht genau so schlecht wie keine Antwort </w:t>
      </w:r>
      <w:r w:rsidRPr="003A0AD8">
        <w:fldChar w:fldCharType="begin"/>
      </w:r>
      <w:r w:rsidR="003A3AB1" w:rsidRPr="003A0AD8">
        <w:instrText xml:space="preserve"> ADDIN ZOTERO_ITEM CSL_CITATION {"citationID":"rnTLSIbl","properties":{"formattedCitation":"[5]","plainCitation":"[5]","noteIndex":0},"citationItems":[{"id":64,"uris":["http://zotero.org/users/15041600/items/I2KZ3N3E"],"itemData":{"id":64,"type":"article-journal","abstract":"The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3A0AD8">
        <w:fldChar w:fldCharType="separate"/>
      </w:r>
      <w:r w:rsidR="003A3AB1" w:rsidRPr="003A0AD8">
        <w:t>[5]</w:t>
      </w:r>
      <w:r w:rsidRPr="003A0AD8">
        <w:fldChar w:fldCharType="end"/>
      </w:r>
      <w:r w:rsidR="00B4685A" w:rsidRPr="003A0AD8">
        <w:t xml:space="preserve"> sein</w:t>
      </w:r>
      <w:r w:rsidRPr="003A0AD8">
        <w:t>.</w:t>
      </w:r>
    </w:p>
    <w:p w14:paraId="6CD4914F" w14:textId="4CA9AD0C" w:rsidR="008A4F20" w:rsidRPr="003A0AD8" w:rsidRDefault="008A4F20" w:rsidP="0040451C">
      <w:pPr>
        <w:pStyle w:val="Heading4"/>
      </w:pPr>
      <w:r w:rsidRPr="003A0AD8">
        <w:t>Partitionstoleranz</w:t>
      </w:r>
    </w:p>
    <w:p w14:paraId="6230ACAE" w14:textId="675EE621" w:rsidR="00D76B8F" w:rsidRPr="003A0AD8" w:rsidRDefault="00D76B8F" w:rsidP="00D76B8F">
      <w:r w:rsidRPr="003A0AD8">
        <w:t>Die Parti</w:t>
      </w:r>
      <w:r w:rsidR="00AB3FA9" w:rsidRPr="003A0AD8">
        <w:t>ti</w:t>
      </w:r>
      <w:r w:rsidRPr="003A0AD8">
        <w:t xml:space="preserve">onstoleranz bzw. Partition Tolerance beschreibt </w:t>
      </w:r>
      <w:r w:rsidR="00D210D2" w:rsidRPr="003A0AD8">
        <w:t>die Fähigkeit eines verteilten Systems, mit Kommunikationsausfällen oder -verzögerungen umzugehen. Ein System ist partitionstolerant, wenn es</w:t>
      </w:r>
      <w:r w:rsidR="000004EA" w:rsidRPr="003A0AD8">
        <w:t>,</w:t>
      </w:r>
      <w:r w:rsidR="00D210D2" w:rsidRPr="003A0AD8">
        <w:t xml:space="preserve"> trotz Kommunikationsausfall zwischen Knoten im System</w:t>
      </w:r>
      <w:r w:rsidR="000004EA" w:rsidRPr="003A0AD8">
        <w:t>,</w:t>
      </w:r>
      <w:r w:rsidR="00D210D2" w:rsidRPr="003A0AD8">
        <w:t xml:space="preserve"> weiter arbeiten kann </w:t>
      </w:r>
      <w:r w:rsidR="00D210D2" w:rsidRPr="003A0AD8">
        <w:fldChar w:fldCharType="begin"/>
      </w:r>
      <w:r w:rsidR="003A3AB1" w:rsidRPr="003A0AD8">
        <w:instrText xml:space="preserve"> ADDIN ZOTERO_ITEM CSL_CITATION {"citationID":"D91NXmyF","properties":{"formattedCitation":"[6]","plainCitation":"[6]","noteIndex":0},"citationItems":[{"id":67,"uris":["http://zotero.org/users/15041600/items/ZU6R8LCS"],"itemData":{"id":67,"type":"webpage","abstract":"Das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3A0AD8">
        <w:fldChar w:fldCharType="separate"/>
      </w:r>
      <w:r w:rsidR="003A3AB1" w:rsidRPr="003A0AD8">
        <w:t>[6]</w:t>
      </w:r>
      <w:r w:rsidR="00D210D2" w:rsidRPr="003A0AD8">
        <w:fldChar w:fldCharType="end"/>
      </w:r>
      <w:r w:rsidR="00D210D2" w:rsidRPr="003A0AD8">
        <w:t>.</w:t>
      </w:r>
    </w:p>
    <w:p w14:paraId="2C4E26CB" w14:textId="1DCEC794" w:rsidR="004F7FA6" w:rsidRPr="003A0AD8" w:rsidRDefault="004F7FA6" w:rsidP="004F7FA6">
      <w:pPr>
        <w:pStyle w:val="Heading2"/>
      </w:pPr>
      <w:bookmarkStart w:id="28" w:name="_Toc192418280"/>
      <w:r w:rsidRPr="003A0AD8">
        <w:t>Entwurfsmuster für die Datensynchronisation</w:t>
      </w:r>
      <w:r w:rsidR="00C222F0" w:rsidRPr="003A0AD8">
        <w:t xml:space="preserve"> in mobilen Anwendungen</w:t>
      </w:r>
      <w:bookmarkEnd w:id="28"/>
    </w:p>
    <w:p w14:paraId="7F8EDD3B" w14:textId="29E4A7F4" w:rsidR="004F7FA6" w:rsidRPr="003A0AD8" w:rsidRDefault="004F7FA6" w:rsidP="004F7FA6">
      <w:r w:rsidRPr="003A0AD8">
        <w:t>Gemäss</w:t>
      </w:r>
      <w:r w:rsidR="00B4685A" w:rsidRPr="003A0AD8">
        <w:t xml:space="preserve"> Z. McCormick</w:t>
      </w:r>
      <w:r w:rsidRPr="003A0AD8">
        <w:t xml:space="preserve"> </w:t>
      </w:r>
      <w:r w:rsidRPr="003A0AD8">
        <w:fldChar w:fldCharType="begin"/>
      </w:r>
      <w:r w:rsidR="003A3AB1" w:rsidRPr="003A0AD8">
        <w:instrText xml:space="preserve"> ADDIN ZOTERO_ITEM CSL_CITATION {"citationID":"4AwqIrxf","properties":{"formattedCitation":"[7]","plainCitation":"[7]","noteIndex":0},"citationItems":[{"id":63,"uris":["http://zotero.org/users/15041600/items/V84L3Z8K"],"itemData":{"id":63,"type":"article-journal","language":"en","source":"Zotero","title":"Data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gibt </w:t>
      </w:r>
      <w:r w:rsidR="00B4685A" w:rsidRPr="003A0AD8">
        <w:t>es einige Entwurfsmuster (Design Pattern) für die Synchronisation von Daten im mobilen Applikationsdesign</w:t>
      </w:r>
      <w:r w:rsidRPr="003A0AD8">
        <w:t xml:space="preserve">. Diese Entwurfsmuster werden in diesem Abschnitt beschrieben. Sie lassen sich grob in </w:t>
      </w:r>
      <w:r w:rsidR="00B4685A" w:rsidRPr="003A0AD8">
        <w:t>drei</w:t>
      </w:r>
      <w:r w:rsidRPr="003A0AD8">
        <w:t xml:space="preserve"> Bereiche aufteilen, </w:t>
      </w:r>
      <w:r w:rsidR="00592D05" w:rsidRPr="003A0AD8">
        <w:t>«</w:t>
      </w:r>
      <w:r w:rsidRPr="003A0AD8">
        <w:t>Datensynchronisation</w:t>
      </w:r>
      <w:r w:rsidR="00592D05" w:rsidRPr="003A0AD8">
        <w:t>»</w:t>
      </w:r>
      <w:r w:rsidRPr="003A0AD8">
        <w:t xml:space="preserve">, </w:t>
      </w:r>
      <w:r w:rsidR="00592D05" w:rsidRPr="003A0AD8">
        <w:t>«</w:t>
      </w:r>
      <w:r w:rsidRPr="003A0AD8">
        <w:t>Datenspeicher und Verfügbarkeit</w:t>
      </w:r>
      <w:r w:rsidR="00592D05" w:rsidRPr="003A0AD8">
        <w:t>»</w:t>
      </w:r>
      <w:r w:rsidRPr="003A0AD8">
        <w:t xml:space="preserve"> und </w:t>
      </w:r>
      <w:r w:rsidR="00592D05" w:rsidRPr="003A0AD8">
        <w:t>«</w:t>
      </w:r>
      <w:r w:rsidRPr="003A0AD8">
        <w:t>Datenübertragung</w:t>
      </w:r>
      <w:r w:rsidR="00592D05" w:rsidRPr="003A0AD8">
        <w:t>»</w:t>
      </w:r>
      <w:r w:rsidRPr="003A0AD8">
        <w:t xml:space="preserve"> </w:t>
      </w:r>
      <w:r w:rsidRPr="003A0AD8">
        <w:fldChar w:fldCharType="begin"/>
      </w:r>
      <w:r w:rsidR="003A3AB1" w:rsidRPr="003A0AD8">
        <w:instrText xml:space="preserve"> ADDIN ZOTERO_ITEM CSL_CITATION {"citationID":"MZ9i9oiK","properties":{"formattedCitation":"[8]","plainCitation":"[8]","noteIndex":0},"citationItems":[{"id":12,"uris":["http://zotero.org/users/15041600/items/FUV96IPV"],"itemData":{"id":12,"type":"post-weblog","abstract":"A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3A0AD8">
        <w:fldChar w:fldCharType="separate"/>
      </w:r>
      <w:r w:rsidR="003A3AB1" w:rsidRPr="003A0AD8">
        <w:t>[8]</w:t>
      </w:r>
      <w:r w:rsidRPr="003A0AD8">
        <w:fldChar w:fldCharType="end"/>
      </w:r>
      <w:r w:rsidRPr="003A0AD8">
        <w:t>.</w:t>
      </w:r>
    </w:p>
    <w:p w14:paraId="4AA0B0A5" w14:textId="77EA5A96" w:rsidR="004F7FA6" w:rsidRPr="003A0AD8" w:rsidRDefault="004F7FA6" w:rsidP="004F7FA6">
      <w:pPr>
        <w:pStyle w:val="Heading3"/>
      </w:pPr>
      <w:bookmarkStart w:id="29" w:name="_Ref189041130"/>
      <w:bookmarkStart w:id="30" w:name="_Toc192418281"/>
      <w:r w:rsidRPr="003A0AD8">
        <w:lastRenderedPageBreak/>
        <w:t>Datensynchronisation</w:t>
      </w:r>
      <w:bookmarkEnd w:id="29"/>
      <w:bookmarkEnd w:id="30"/>
    </w:p>
    <w:p w14:paraId="08BCA6E7" w14:textId="30232540" w:rsidR="00905EEC" w:rsidRPr="003A0AD8" w:rsidRDefault="00B4685A" w:rsidP="00905EEC">
      <w:r w:rsidRPr="003A0AD8">
        <w:t>Die Datensynchronisation</w:t>
      </w:r>
      <w:r w:rsidR="00905EEC" w:rsidRPr="003A0AD8">
        <w:t xml:space="preserve"> lässt sich in zwei Entwurfsmuster einteilen</w:t>
      </w:r>
      <w:r w:rsidR="000004EA" w:rsidRPr="003A0AD8">
        <w:t>: s</w:t>
      </w:r>
      <w:r w:rsidR="00905EEC" w:rsidRPr="003A0AD8">
        <w:t xml:space="preserve">ynchrone und </w:t>
      </w:r>
      <w:r w:rsidR="000004EA" w:rsidRPr="003A0AD8">
        <w:t>a</w:t>
      </w:r>
      <w:r w:rsidR="00905EEC" w:rsidRPr="003A0AD8">
        <w:t xml:space="preserve">synchrone Datensynchronisation. </w:t>
      </w:r>
      <w:r w:rsidR="007E61EA" w:rsidRPr="003A0AD8">
        <w:t xml:space="preserve">Beide </w:t>
      </w:r>
      <w:r w:rsidR="00592D05" w:rsidRPr="003A0AD8">
        <w:t>Entwurfsmuster</w:t>
      </w:r>
      <w:r w:rsidR="007E61EA" w:rsidRPr="003A0AD8">
        <w:t xml:space="preserve"> haben Vor- und Nachteile und eignen sich für spezifische Einsatzgebiete.</w:t>
      </w:r>
    </w:p>
    <w:p w14:paraId="01BD3CD5" w14:textId="1147368D" w:rsidR="00372702" w:rsidRPr="003A0AD8" w:rsidRDefault="00372702" w:rsidP="00372702">
      <w:pPr>
        <w:pStyle w:val="Heading4"/>
      </w:pPr>
      <w:bookmarkStart w:id="31" w:name="_Ref189042108"/>
      <w:r w:rsidRPr="003A0AD8">
        <w:t>Synchrone Datenübertragung</w:t>
      </w:r>
      <w:bookmarkEnd w:id="31"/>
    </w:p>
    <w:p w14:paraId="09ADBE0F" w14:textId="77777777" w:rsidR="007378AE" w:rsidRPr="003A0AD8" w:rsidRDefault="007378AE" w:rsidP="007378AE">
      <w:pPr>
        <w:keepNext/>
        <w:jc w:val="center"/>
      </w:pPr>
      <w:r w:rsidRPr="003A0AD8">
        <w:rPr>
          <w:noProof/>
        </w:rPr>
        <w:drawing>
          <wp:inline distT="0" distB="0" distL="0" distR="0" wp14:anchorId="685D3FA8" wp14:editId="62479C4B">
            <wp:extent cx="1875926" cy="1853769"/>
            <wp:effectExtent l="0" t="0" r="0" b="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875926" cy="1853769"/>
                    </a:xfrm>
                    <a:prstGeom prst="rect">
                      <a:avLst/>
                    </a:prstGeom>
                  </pic:spPr>
                </pic:pic>
              </a:graphicData>
            </a:graphic>
          </wp:inline>
        </w:drawing>
      </w:r>
    </w:p>
    <w:p w14:paraId="3B963FDF" w14:textId="076FA882" w:rsidR="007E61EA" w:rsidRPr="003A0AD8" w:rsidRDefault="007378AE" w:rsidP="007378AE">
      <w:pPr>
        <w:pStyle w:val="Caption"/>
        <w:jc w:val="center"/>
      </w:pPr>
      <w:bookmarkStart w:id="32" w:name="_Ref188784958"/>
      <w:bookmarkStart w:id="33" w:name="_Toc188879475"/>
      <w:bookmarkStart w:id="34" w:name="_Toc192418338"/>
      <w:r w:rsidRPr="003A0AD8">
        <w:t xml:space="preserve">Abbildung </w:t>
      </w:r>
      <w:fldSimple w:instr=" SEQ Abbildung \* ARABIC ">
        <w:r w:rsidR="00DA5AC4" w:rsidRPr="003A0AD8">
          <w:rPr>
            <w:noProof/>
          </w:rPr>
          <w:t>3</w:t>
        </w:r>
      </w:fldSimple>
      <w:bookmarkEnd w:id="32"/>
      <w:r w:rsidRPr="003A0AD8">
        <w:t xml:space="preserve"> Datensynchronisation als synchroner Fluss</w:t>
      </w:r>
      <w:bookmarkEnd w:id="33"/>
      <w:r w:rsidR="00C222F0" w:rsidRPr="003A0AD8">
        <w:t xml:space="preserve"> </w:t>
      </w:r>
      <w:r w:rsidR="00C222F0" w:rsidRPr="003A0AD8">
        <w:fldChar w:fldCharType="begin"/>
      </w:r>
      <w:r w:rsidR="003A3AB1" w:rsidRPr="003A0AD8">
        <w:instrText xml:space="preserve"> ADDIN ZOTERO_ITEM CSL_CITATION {"citationID":"7gPodZC3","properties":{"formattedCitation":"[7]","plainCitation":"[7]","noteIndex":0},"citationItems":[{"id":63,"uris":["http://zotero.org/users/15041600/items/V84L3Z8K"],"itemData":{"id":63,"type":"article-journal","language":"en","source":"Zotero","title":"Data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3A0AD8">
        <w:fldChar w:fldCharType="separate"/>
      </w:r>
      <w:r w:rsidR="003A3AB1" w:rsidRPr="003A0AD8">
        <w:t>[7]</w:t>
      </w:r>
      <w:bookmarkEnd w:id="34"/>
      <w:r w:rsidR="00C222F0" w:rsidRPr="003A0AD8">
        <w:fldChar w:fldCharType="end"/>
      </w:r>
    </w:p>
    <w:p w14:paraId="6BCD7662" w14:textId="3D264F3A" w:rsidR="00372702" w:rsidRPr="003A0AD8" w:rsidRDefault="007378AE" w:rsidP="007378AE">
      <w:r w:rsidRPr="003A0AD8">
        <w:t xml:space="preserve">In </w:t>
      </w:r>
      <w:r w:rsidRPr="003A0AD8">
        <w:fldChar w:fldCharType="begin"/>
      </w:r>
      <w:r w:rsidRPr="003A0AD8">
        <w:instrText xml:space="preserve"> REF _Ref188784958 \h </w:instrText>
      </w:r>
      <w:r w:rsidRPr="003A0AD8">
        <w:fldChar w:fldCharType="separate"/>
      </w:r>
      <w:r w:rsidR="00DA5AC4" w:rsidRPr="003A0AD8">
        <w:t xml:space="preserve">Abbildung </w:t>
      </w:r>
      <w:r w:rsidR="00DA5AC4" w:rsidRPr="003A0AD8">
        <w:rPr>
          <w:noProof/>
        </w:rPr>
        <w:t>3</w:t>
      </w:r>
      <w:r w:rsidRPr="003A0AD8">
        <w:fldChar w:fldCharType="end"/>
      </w:r>
      <w:r w:rsidRPr="003A0AD8">
        <w:t xml:space="preserve"> wird ein synchroner Datenfluss in</w:t>
      </w:r>
      <w:r w:rsidR="00372702" w:rsidRPr="003A0AD8">
        <w:t xml:space="preserve"> </w:t>
      </w:r>
      <w:r w:rsidRPr="003A0AD8">
        <w:t>einer mobilen App dargestellt.</w:t>
      </w:r>
      <w:r w:rsidR="00372702" w:rsidRPr="003A0AD8">
        <w:t xml:space="preserve"> Eine </w:t>
      </w:r>
      <w:r w:rsidR="000004EA" w:rsidRPr="003A0AD8">
        <w:t>s</w:t>
      </w:r>
      <w:r w:rsidR="00372702" w:rsidRPr="003A0AD8">
        <w:t xml:space="preserve">ynchrone Datenübertragung führt in jedem Softwaresystem dazu, dass der Prozess der </w:t>
      </w:r>
      <w:r w:rsidR="000004EA" w:rsidRPr="003A0AD8">
        <w:t>a</w:t>
      </w:r>
      <w:r w:rsidR="00372702" w:rsidRPr="003A0AD8">
        <w:t>nfragenden Komponente auf die Antwort wartet.</w:t>
      </w:r>
      <w:r w:rsidRPr="003A0AD8">
        <w:t xml:space="preserve"> </w:t>
      </w:r>
      <w:r w:rsidR="00372702" w:rsidRPr="003A0AD8">
        <w:t xml:space="preserve">Im Kontext einer </w:t>
      </w:r>
      <w:r w:rsidR="000004EA" w:rsidRPr="003A0AD8">
        <w:t>m</w:t>
      </w:r>
      <w:r w:rsidR="00372702" w:rsidRPr="003A0AD8">
        <w:t xml:space="preserve">obilen Applikation </w:t>
      </w:r>
      <w:r w:rsidR="00B0209A" w:rsidRPr="003A0AD8">
        <w:t xml:space="preserve">bedeutet dies, dass die Benutzeroberfläche blockiert wird. </w:t>
      </w:r>
      <w:r w:rsidR="00864716" w:rsidRPr="003A0AD8">
        <w:t>Erst wenn die Synchronisation der Daten abgeschlossen ist, kehrt die Applikation wieder in einen benutzbaren Zustand zurück</w:t>
      </w:r>
      <w:r w:rsidR="00B0209A" w:rsidRPr="003A0AD8">
        <w:t>. Die synchrone Datenübertragung kommt in folgenden Fällen zur Anwendung:</w:t>
      </w:r>
    </w:p>
    <w:p w14:paraId="415CB5EB" w14:textId="52082922" w:rsidR="00B0209A" w:rsidRPr="003A0AD8" w:rsidRDefault="00AB3FA9">
      <w:pPr>
        <w:pStyle w:val="ListParagraph"/>
        <w:numPr>
          <w:ilvl w:val="0"/>
          <w:numId w:val="17"/>
        </w:numPr>
      </w:pPr>
      <w:r w:rsidRPr="003A0AD8">
        <w:t>Wenn dringend e</w:t>
      </w:r>
      <w:r w:rsidR="00B0209A" w:rsidRPr="003A0AD8">
        <w:t>in komplettes Datenset für die Funktion der Applikation nötig</w:t>
      </w:r>
      <w:r w:rsidR="00F46CAC" w:rsidRPr="003A0AD8">
        <w:t xml:space="preserve"> ist</w:t>
      </w:r>
      <w:r w:rsidR="00B0209A" w:rsidRPr="003A0AD8">
        <w:t xml:space="preserve"> </w:t>
      </w:r>
      <w:r w:rsidR="00B0209A" w:rsidRPr="003A0AD8">
        <w:fldChar w:fldCharType="begin"/>
      </w:r>
      <w:r w:rsidR="003A3AB1" w:rsidRPr="003A0AD8">
        <w:instrText xml:space="preserve"> ADDIN ZOTERO_ITEM CSL_CITATION {"citationID":"TzBfJi11","properties":{"formattedCitation":"[7]","plainCitation":"[7]","noteIndex":0},"citationItems":[{"id":63,"uris":["http://zotero.org/users/15041600/items/V84L3Z8K"],"itemData":{"id":63,"type":"article-journal","language":"en","source":"Zotero","title":"Data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0209A" w:rsidRPr="003A0AD8">
        <w:fldChar w:fldCharType="separate"/>
      </w:r>
      <w:r w:rsidR="003A3AB1" w:rsidRPr="003A0AD8">
        <w:t>[7]</w:t>
      </w:r>
      <w:r w:rsidR="00B0209A" w:rsidRPr="003A0AD8">
        <w:fldChar w:fldCharType="end"/>
      </w:r>
      <w:r w:rsidR="00B0209A" w:rsidRPr="003A0AD8">
        <w:t>.</w:t>
      </w:r>
    </w:p>
    <w:p w14:paraId="46917DF3" w14:textId="490C84F8" w:rsidR="00B0209A" w:rsidRPr="003A0AD8" w:rsidRDefault="00B0209A">
      <w:pPr>
        <w:pStyle w:val="ListParagraph"/>
        <w:numPr>
          <w:ilvl w:val="0"/>
          <w:numId w:val="17"/>
        </w:numPr>
      </w:pPr>
      <w:r w:rsidRPr="003A0AD8">
        <w:t>Wenn die Antwort nötig ist</w:t>
      </w:r>
      <w:r w:rsidR="000004EA" w:rsidRPr="003A0AD8">
        <w:t>,</w:t>
      </w:r>
      <w:r w:rsidRPr="003A0AD8">
        <w:t xml:space="preserve"> um zu bestimmen in welchen Status die Applikation vorrücken soll </w:t>
      </w:r>
      <w:r w:rsidRPr="003A0AD8">
        <w:fldChar w:fldCharType="begin"/>
      </w:r>
      <w:r w:rsidR="003A3AB1" w:rsidRPr="003A0AD8">
        <w:instrText xml:space="preserve"> ADDIN ZOTERO_ITEM CSL_CITATION {"citationID":"xsHKqfq0","properties":{"formattedCitation":"[7]","plainCitation":"[7]","noteIndex":0},"citationItems":[{"id":63,"uris":["http://zotero.org/users/15041600/items/V84L3Z8K"],"itemData":{"id":63,"type":"article-journal","language":"en","source":"Zotero","title":"Data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3EC4D148" w14:textId="77777777" w:rsidR="00B2123D" w:rsidRPr="003A0AD8" w:rsidRDefault="00B2123D" w:rsidP="00B1614A"/>
    <w:p w14:paraId="3D0A0103" w14:textId="665065D1" w:rsidR="00C222F0" w:rsidRPr="003A0AD8" w:rsidRDefault="00C222F0" w:rsidP="007378AE">
      <w:pPr>
        <w:rPr>
          <w:b/>
        </w:rPr>
      </w:pPr>
      <w:r w:rsidRPr="003A0AD8">
        <w:rPr>
          <w:b/>
        </w:rPr>
        <w:t>Vorteile:</w:t>
      </w:r>
    </w:p>
    <w:p w14:paraId="0FDDEF99" w14:textId="0F9E2CE2" w:rsidR="007378AE" w:rsidRPr="003A0AD8" w:rsidRDefault="00C222F0">
      <w:pPr>
        <w:pStyle w:val="ListParagraph"/>
        <w:numPr>
          <w:ilvl w:val="0"/>
          <w:numId w:val="27"/>
        </w:numPr>
      </w:pPr>
      <w:r w:rsidRPr="003A0AD8">
        <w:t xml:space="preserve">Das Statusmanagement der Anwendung ist simpel. Da der Statuswechsel strikt </w:t>
      </w:r>
      <w:r w:rsidR="00F46CAC" w:rsidRPr="003A0AD8">
        <w:t>sequenziell</w:t>
      </w:r>
      <w:r w:rsidRPr="003A0AD8">
        <w:t xml:space="preserve"> ist, werden zusätzliche </w:t>
      </w:r>
      <w:r w:rsidR="00D84FF2" w:rsidRPr="003A0AD8">
        <w:t>Zustände</w:t>
      </w:r>
      <w:r w:rsidRPr="003A0AD8">
        <w:t xml:space="preserve">, wie sie in der asynchronen Datenübertragung verwendet werden, nicht benötigt </w:t>
      </w:r>
      <w:r w:rsidR="005346F4" w:rsidRPr="003A0AD8">
        <w:fldChar w:fldCharType="begin"/>
      </w:r>
      <w:r w:rsidR="003A3AB1" w:rsidRPr="003A0AD8">
        <w:instrText xml:space="preserve"> ADDIN ZOTERO_ITEM CSL_CITATION {"citationID":"68WsxxlB","properties":{"formattedCitation":"[7]","plainCitation":"[7]","noteIndex":0},"citationItems":[{"id":63,"uris":["http://zotero.org/users/15041600/items/V84L3Z8K"],"itemData":{"id":63,"type":"article-journal","language":"en","source":"Zotero","title":"Data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3A0AD8">
        <w:fldChar w:fldCharType="separate"/>
      </w:r>
      <w:r w:rsidR="003A3AB1" w:rsidRPr="003A0AD8">
        <w:t>[7]</w:t>
      </w:r>
      <w:r w:rsidR="005346F4" w:rsidRPr="003A0AD8">
        <w:fldChar w:fldCharType="end"/>
      </w:r>
      <w:r w:rsidR="00864716" w:rsidRPr="003A0AD8">
        <w:t>.</w:t>
      </w:r>
    </w:p>
    <w:p w14:paraId="2BD148BB" w14:textId="77777777" w:rsidR="00C222F0" w:rsidRPr="003A0AD8" w:rsidRDefault="00C222F0" w:rsidP="00C222F0"/>
    <w:p w14:paraId="27D1340F" w14:textId="1A157ADB" w:rsidR="00C222F0" w:rsidRPr="003A0AD8" w:rsidRDefault="00C222F0" w:rsidP="00C222F0">
      <w:pPr>
        <w:rPr>
          <w:b/>
        </w:rPr>
      </w:pPr>
      <w:r w:rsidRPr="003A0AD8">
        <w:rPr>
          <w:b/>
        </w:rPr>
        <w:t>Nachteil:</w:t>
      </w:r>
    </w:p>
    <w:p w14:paraId="4E1C14C7" w14:textId="73AD75AF" w:rsidR="00C222F0" w:rsidRPr="003A0AD8" w:rsidRDefault="00C222F0">
      <w:pPr>
        <w:pStyle w:val="ListParagraph"/>
        <w:numPr>
          <w:ilvl w:val="0"/>
          <w:numId w:val="27"/>
        </w:numPr>
      </w:pPr>
      <w:r w:rsidRPr="003A0AD8">
        <w:t xml:space="preserve">Wie bereits in der Erklärung beschreiben, ist die Benutzeroberfläche für den Benutzer </w:t>
      </w:r>
      <w:r w:rsidR="00EE0335" w:rsidRPr="003A0AD8">
        <w:t xml:space="preserve">gesperrt, weil der darunterliegen Prozess auf die </w:t>
      </w:r>
      <w:r w:rsidR="000004EA" w:rsidRPr="003A0AD8">
        <w:t>Antwort</w:t>
      </w:r>
      <w:r w:rsidR="00EE0335" w:rsidRPr="003A0AD8">
        <w:t xml:space="preserve"> der Datensynchronisation wartet. Entsprechend leidet die Benutzererfahrung </w:t>
      </w:r>
      <w:r w:rsidR="00EE0335" w:rsidRPr="003A0AD8">
        <w:fldChar w:fldCharType="begin"/>
      </w:r>
      <w:r w:rsidR="003A3AB1" w:rsidRPr="003A0AD8">
        <w:instrText xml:space="preserve"> ADDIN ZOTERO_ITEM CSL_CITATION {"citationID":"ZpycbZOX","properties":{"formattedCitation":"[7]","plainCitation":"[7]","noteIndex":0},"citationItems":[{"id":63,"uris":["http://zotero.org/users/15041600/items/V84L3Z8K"],"itemData":{"id":63,"type":"article-journal","language":"en","source":"Zotero","title":"Data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3A0AD8">
        <w:fldChar w:fldCharType="separate"/>
      </w:r>
      <w:r w:rsidR="003A3AB1" w:rsidRPr="003A0AD8">
        <w:t>[7]</w:t>
      </w:r>
      <w:r w:rsidR="00EE0335" w:rsidRPr="003A0AD8">
        <w:fldChar w:fldCharType="end"/>
      </w:r>
      <w:r w:rsidR="00EE0335" w:rsidRPr="003A0AD8">
        <w:t>.</w:t>
      </w:r>
    </w:p>
    <w:p w14:paraId="7E81DDCF" w14:textId="26773B8D" w:rsidR="00B2123D" w:rsidRPr="003A0AD8" w:rsidRDefault="00B2123D" w:rsidP="00B2123D">
      <w:pPr>
        <w:pStyle w:val="Heading4"/>
      </w:pPr>
      <w:bookmarkStart w:id="35" w:name="_Ref189042257"/>
      <w:r w:rsidRPr="003A0AD8">
        <w:t>Asynchrone Datenübertragung</w:t>
      </w:r>
      <w:bookmarkEnd w:id="35"/>
    </w:p>
    <w:p w14:paraId="67F37BAB" w14:textId="66A90DC3" w:rsidR="00864716" w:rsidRPr="003A0AD8" w:rsidRDefault="00864716" w:rsidP="00864716">
      <w:pPr>
        <w:keepNext/>
        <w:jc w:val="center"/>
      </w:pPr>
      <w:r w:rsidRPr="003A0AD8">
        <w:rPr>
          <w:noProof/>
        </w:rPr>
        <w:drawing>
          <wp:inline distT="0" distB="0" distL="0" distR="0" wp14:anchorId="1AF8BDC9" wp14:editId="6512CC10">
            <wp:extent cx="1983207" cy="2124445"/>
            <wp:effectExtent l="0" t="0" r="0" b="9525"/>
            <wp:docPr id="101729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1983207" cy="2124445"/>
                    </a:xfrm>
                    <a:prstGeom prst="rect">
                      <a:avLst/>
                    </a:prstGeom>
                  </pic:spPr>
                </pic:pic>
              </a:graphicData>
            </a:graphic>
          </wp:inline>
        </w:drawing>
      </w:r>
    </w:p>
    <w:p w14:paraId="2FA9FF73" w14:textId="09D5E45C" w:rsidR="00864716" w:rsidRPr="003A0AD8" w:rsidRDefault="00864716" w:rsidP="00864716">
      <w:pPr>
        <w:pStyle w:val="Caption"/>
        <w:jc w:val="center"/>
      </w:pPr>
      <w:bookmarkStart w:id="36" w:name="_Ref188786092"/>
      <w:bookmarkStart w:id="37" w:name="_Toc188879476"/>
      <w:bookmarkStart w:id="38" w:name="_Toc192418339"/>
      <w:r w:rsidRPr="003A0AD8">
        <w:t xml:space="preserve">Abbildung </w:t>
      </w:r>
      <w:fldSimple w:instr=" SEQ Abbildung \* ARABIC ">
        <w:r w:rsidR="00DA5AC4" w:rsidRPr="003A0AD8">
          <w:rPr>
            <w:noProof/>
          </w:rPr>
          <w:t>4</w:t>
        </w:r>
      </w:fldSimple>
      <w:bookmarkEnd w:id="36"/>
      <w:r w:rsidRPr="003A0AD8">
        <w:t xml:space="preserve"> Darstellung einer asynchronen Datensynchronisation</w:t>
      </w:r>
      <w:bookmarkEnd w:id="37"/>
      <w:r w:rsidR="00560C71" w:rsidRPr="003A0AD8">
        <w:t xml:space="preserve"> [7]</w:t>
      </w:r>
      <w:bookmarkEnd w:id="38"/>
    </w:p>
    <w:p w14:paraId="42E67130" w14:textId="31BE7514" w:rsidR="00B1614A" w:rsidRPr="003A0AD8" w:rsidRDefault="00864716" w:rsidP="00864716">
      <w:r w:rsidRPr="003A0AD8">
        <w:lastRenderedPageBreak/>
        <w:t xml:space="preserve">In der </w:t>
      </w:r>
      <w:r w:rsidR="005346F4" w:rsidRPr="003A0AD8">
        <w:fldChar w:fldCharType="begin"/>
      </w:r>
      <w:r w:rsidR="005346F4" w:rsidRPr="003A0AD8">
        <w:instrText xml:space="preserve"> REF _Ref188786092 \h </w:instrText>
      </w:r>
      <w:r w:rsidR="005346F4" w:rsidRPr="003A0AD8">
        <w:fldChar w:fldCharType="separate"/>
      </w:r>
      <w:r w:rsidR="00DA5AC4" w:rsidRPr="003A0AD8">
        <w:t xml:space="preserve">Abbildung </w:t>
      </w:r>
      <w:r w:rsidR="00DA5AC4" w:rsidRPr="003A0AD8">
        <w:rPr>
          <w:noProof/>
        </w:rPr>
        <w:t>4</w:t>
      </w:r>
      <w:r w:rsidR="005346F4" w:rsidRPr="003A0AD8">
        <w:fldChar w:fldCharType="end"/>
      </w:r>
      <w:r w:rsidR="005346F4" w:rsidRPr="003A0AD8">
        <w:t xml:space="preserve"> ist der </w:t>
      </w:r>
      <w:r w:rsidR="00F46CAC" w:rsidRPr="003A0AD8">
        <w:t>Ablauf</w:t>
      </w:r>
      <w:r w:rsidR="005346F4" w:rsidRPr="003A0AD8">
        <w:t xml:space="preserve"> einer asynchronen Datensynchronisation zu sehen. Der Unterschied zur synchronen Datensynchronisation ist, dass sich die Applikation bei der Initiierung der Synchronisation in zwei </w:t>
      </w:r>
      <w:r w:rsidR="00B1614A" w:rsidRPr="003A0AD8">
        <w:t>verschiedene Zustände</w:t>
      </w:r>
      <w:r w:rsidR="005346F4" w:rsidRPr="003A0AD8">
        <w:t xml:space="preserve"> begibt. Die Benutzeroberfläche kehrt in den benutzbaren </w:t>
      </w:r>
      <w:r w:rsidR="00B1614A" w:rsidRPr="003A0AD8">
        <w:t>Zustand</w:t>
      </w:r>
      <w:r w:rsidR="005346F4" w:rsidRPr="003A0AD8">
        <w:t xml:space="preserve"> zurück, wä</w:t>
      </w:r>
      <w:r w:rsidR="000004EA" w:rsidRPr="003A0AD8">
        <w:t>h</w:t>
      </w:r>
      <w:r w:rsidR="005346F4" w:rsidRPr="003A0AD8">
        <w:t>rend die Datensynchronisation im Hintergrund läuft</w:t>
      </w:r>
      <w:r w:rsidR="008D01E6" w:rsidRPr="003A0AD8">
        <w:t xml:space="preserve"> </w:t>
      </w:r>
      <w:r w:rsidR="008D01E6" w:rsidRPr="003A0AD8">
        <w:fldChar w:fldCharType="begin"/>
      </w:r>
      <w:r w:rsidR="003A3AB1" w:rsidRPr="003A0AD8">
        <w:instrText xml:space="preserve"> ADDIN ZOTERO_ITEM CSL_CITATION {"citationID":"EY1rcqBC","properties":{"formattedCitation":"[7]","plainCitation":"[7]","noteIndex":0},"citationItems":[{"id":63,"uris":["http://zotero.org/users/15041600/items/V84L3Z8K"],"itemData":{"id":63,"type":"article-journal","language":"en","source":"Zotero","title":"Data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3A0AD8">
        <w:fldChar w:fldCharType="separate"/>
      </w:r>
      <w:r w:rsidR="003A3AB1" w:rsidRPr="003A0AD8">
        <w:t>[7]</w:t>
      </w:r>
      <w:r w:rsidR="008D01E6" w:rsidRPr="003A0AD8">
        <w:fldChar w:fldCharType="end"/>
      </w:r>
      <w:r w:rsidR="000004EA" w:rsidRPr="003A0AD8">
        <w:t>,</w:t>
      </w:r>
      <w:r w:rsidR="00B1614A" w:rsidRPr="003A0AD8">
        <w:t xml:space="preserve"> dargestellt als Zustand </w:t>
      </w:r>
      <w:r w:rsidR="004247A8" w:rsidRPr="003A0AD8">
        <w:t>«</w:t>
      </w:r>
      <w:r w:rsidR="00B1614A" w:rsidRPr="003A0AD8">
        <w:t>Synchronisieren</w:t>
      </w:r>
      <w:r w:rsidR="004247A8" w:rsidRPr="003A0AD8">
        <w:t>»</w:t>
      </w:r>
      <w:r w:rsidR="005346F4" w:rsidRPr="003A0AD8">
        <w:t>.</w:t>
      </w:r>
    </w:p>
    <w:p w14:paraId="7F7964CB" w14:textId="77777777" w:rsidR="00B1614A" w:rsidRPr="003A0AD8" w:rsidRDefault="00B1614A" w:rsidP="00864716"/>
    <w:p w14:paraId="75428F97" w14:textId="158B8839" w:rsidR="00B1614A" w:rsidRPr="003A0AD8" w:rsidRDefault="00B1614A" w:rsidP="00864716">
      <w:pPr>
        <w:rPr>
          <w:b/>
        </w:rPr>
      </w:pPr>
      <w:r w:rsidRPr="003A0AD8">
        <w:rPr>
          <w:b/>
        </w:rPr>
        <w:t>Vorteil:</w:t>
      </w:r>
    </w:p>
    <w:p w14:paraId="23B3EEFD" w14:textId="5BD1A7EA" w:rsidR="00095E66" w:rsidRPr="003A0AD8" w:rsidRDefault="00D84FF2">
      <w:pPr>
        <w:pStyle w:val="ListParagraph"/>
        <w:numPr>
          <w:ilvl w:val="0"/>
          <w:numId w:val="27"/>
        </w:numPr>
      </w:pPr>
      <w:r w:rsidRPr="003A0AD8">
        <w:t>D</w:t>
      </w:r>
      <w:r w:rsidR="005346F4" w:rsidRPr="003A0AD8">
        <w:t xml:space="preserve">ie Applikation </w:t>
      </w:r>
      <w:r w:rsidRPr="003A0AD8">
        <w:t xml:space="preserve">bleibt </w:t>
      </w:r>
      <w:r w:rsidR="005346F4" w:rsidRPr="003A0AD8">
        <w:t>für den Benutzer benutzbar</w:t>
      </w:r>
      <w:r w:rsidR="00095E66" w:rsidRPr="003A0AD8">
        <w:t xml:space="preserve"> </w:t>
      </w:r>
      <w:r w:rsidR="00095E66" w:rsidRPr="003A0AD8">
        <w:fldChar w:fldCharType="begin"/>
      </w:r>
      <w:r w:rsidR="003A3AB1" w:rsidRPr="003A0AD8">
        <w:instrText xml:space="preserve"> ADDIN ZOTERO_ITEM CSL_CITATION {"citationID":"lHUXutks","properties":{"formattedCitation":"[7]","plainCitation":"[7]","noteIndex":0},"citationItems":[{"id":63,"uris":["http://zotero.org/users/15041600/items/V84L3Z8K"],"itemData":{"id":63,"type":"article-journal","language":"en","source":"Zotero","title":"Data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3A0AD8">
        <w:fldChar w:fldCharType="separate"/>
      </w:r>
      <w:r w:rsidR="003A3AB1" w:rsidRPr="003A0AD8">
        <w:t>[7]</w:t>
      </w:r>
      <w:r w:rsidR="00095E66" w:rsidRPr="003A0AD8">
        <w:fldChar w:fldCharType="end"/>
      </w:r>
      <w:r w:rsidR="005346F4" w:rsidRPr="003A0AD8">
        <w:t>.</w:t>
      </w:r>
    </w:p>
    <w:p w14:paraId="14497ADD" w14:textId="66B03B3A" w:rsidR="00D84FF2" w:rsidRPr="003A0AD8" w:rsidRDefault="00B46A3A">
      <w:pPr>
        <w:pStyle w:val="ListParagraph"/>
        <w:numPr>
          <w:ilvl w:val="0"/>
          <w:numId w:val="27"/>
        </w:numPr>
      </w:pPr>
      <w:r w:rsidRPr="003A0AD8">
        <w:t xml:space="preserve">Erlaubt den </w:t>
      </w:r>
      <w:r w:rsidR="000004EA" w:rsidRPr="003A0AD8">
        <w:t>Datenaustausch,</w:t>
      </w:r>
      <w:r w:rsidRPr="003A0AD8">
        <w:t xml:space="preserve"> auch wenn die mobile App nicht im Vordergrund ist.</w:t>
      </w:r>
      <w:r w:rsidR="00095E66" w:rsidRPr="003A0AD8">
        <w:t xml:space="preserve"> </w:t>
      </w:r>
      <w:r w:rsidR="00D84FF2" w:rsidRPr="003A0AD8">
        <w:fldChar w:fldCharType="begin"/>
      </w:r>
      <w:r w:rsidR="003A3AB1" w:rsidRPr="003A0AD8">
        <w:instrText xml:space="preserve"> ADDIN ZOTERO_ITEM CSL_CITATION {"citationID":"mxKctsWK","properties":{"formattedCitation":"[7]","plainCitation":"[7]","noteIndex":0},"citationItems":[{"id":63,"uris":["http://zotero.org/users/15041600/items/V84L3Z8K"],"itemData":{"id":63,"type":"article-journal","language":"en","source":"Zotero","title":"Data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3A0AD8">
        <w:fldChar w:fldCharType="separate"/>
      </w:r>
      <w:r w:rsidR="003A3AB1" w:rsidRPr="003A0AD8">
        <w:t>[7]</w:t>
      </w:r>
      <w:r w:rsidR="00D84FF2" w:rsidRPr="003A0AD8">
        <w:fldChar w:fldCharType="end"/>
      </w:r>
      <w:r w:rsidR="005346F4" w:rsidRPr="003A0AD8">
        <w:t>.</w:t>
      </w:r>
    </w:p>
    <w:p w14:paraId="7A52C49D" w14:textId="77777777" w:rsidR="00D84FF2" w:rsidRPr="003A0AD8" w:rsidRDefault="00D84FF2" w:rsidP="00864716"/>
    <w:p w14:paraId="4296C19E" w14:textId="3C196E11" w:rsidR="00D84FF2" w:rsidRPr="003A0AD8" w:rsidRDefault="00D84FF2" w:rsidP="00864716">
      <w:pPr>
        <w:rPr>
          <w:b/>
        </w:rPr>
      </w:pPr>
      <w:r w:rsidRPr="003A0AD8">
        <w:rPr>
          <w:b/>
        </w:rPr>
        <w:t>Nachteile:</w:t>
      </w:r>
    </w:p>
    <w:p w14:paraId="322CA804" w14:textId="548ECD1C" w:rsidR="00864716" w:rsidRPr="003A0AD8" w:rsidRDefault="00AD703F">
      <w:pPr>
        <w:pStyle w:val="ListParagraph"/>
        <w:numPr>
          <w:ilvl w:val="0"/>
          <w:numId w:val="28"/>
        </w:numPr>
      </w:pPr>
      <w:r w:rsidRPr="003A0AD8">
        <w:t>Mehrere konkurrierende Anfragen an ein Datenset können auftreten</w:t>
      </w:r>
      <w:r w:rsidR="008D01E6" w:rsidRPr="003A0AD8">
        <w:t xml:space="preserve"> und müssen behandelt werden </w:t>
      </w:r>
      <w:r w:rsidR="008D01E6" w:rsidRPr="003A0AD8">
        <w:fldChar w:fldCharType="begin"/>
      </w:r>
      <w:r w:rsidR="003A3AB1" w:rsidRPr="003A0AD8">
        <w:instrText xml:space="preserve"> ADDIN ZOTERO_ITEM CSL_CITATION {"citationID":"auSZQOI0","properties":{"formattedCitation":"[7]","plainCitation":"[7]","noteIndex":0},"citationItems":[{"id":63,"uris":["http://zotero.org/users/15041600/items/V84L3Z8K"],"itemData":{"id":63,"type":"article-journal","language":"en","source":"Zotero","title":"Data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3A0AD8">
        <w:fldChar w:fldCharType="separate"/>
      </w:r>
      <w:r w:rsidR="003A3AB1" w:rsidRPr="003A0AD8">
        <w:t>[7]</w:t>
      </w:r>
      <w:r w:rsidR="008D01E6" w:rsidRPr="003A0AD8">
        <w:fldChar w:fldCharType="end"/>
      </w:r>
      <w:r w:rsidR="008D01E6" w:rsidRPr="003A0AD8">
        <w:t xml:space="preserve">. </w:t>
      </w:r>
      <w:commentRangeStart w:id="39"/>
      <w:r w:rsidR="004B2E9C" w:rsidRPr="003A0AD8">
        <w:t>Eine mögliche Lösung ist die asynchrone Übertragung von Transaktionen, welche nach der Übertragung synchron angewendet werden</w:t>
      </w:r>
      <w:r w:rsidR="008D01E6" w:rsidRPr="003A0AD8">
        <w:t xml:space="preserve"> </w:t>
      </w:r>
      <w:commentRangeEnd w:id="39"/>
      <w:r w:rsidR="00B46A3A" w:rsidRPr="003A0AD8">
        <w:rPr>
          <w:rStyle w:val="CommentReference"/>
        </w:rPr>
        <w:commentReference w:id="39"/>
      </w:r>
      <w:r w:rsidR="008D01E6" w:rsidRPr="003A0AD8">
        <w:fldChar w:fldCharType="begin"/>
      </w:r>
      <w:r w:rsidR="003A3AB1" w:rsidRPr="003A0AD8">
        <w:instrText xml:space="preserve"> ADDIN ZOTERO_ITEM CSL_CITATION {"citationID":"EIfhegF6","properties":{"formattedCitation":"[7]","plainCitation":"[7]","noteIndex":0},"citationItems":[{"id":63,"uris":["http://zotero.org/users/15041600/items/V84L3Z8K"],"itemData":{"id":63,"type":"article-journal","language":"en","source":"Zotero","title":"Data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3A0AD8">
        <w:fldChar w:fldCharType="separate"/>
      </w:r>
      <w:r w:rsidR="003A3AB1" w:rsidRPr="003A0AD8">
        <w:t>[7]</w:t>
      </w:r>
      <w:r w:rsidR="008D01E6" w:rsidRPr="003A0AD8">
        <w:fldChar w:fldCharType="end"/>
      </w:r>
      <w:r w:rsidR="008D01E6" w:rsidRPr="003A0AD8">
        <w:t>.</w:t>
      </w:r>
    </w:p>
    <w:p w14:paraId="4F2DF0AA" w14:textId="7AF06714" w:rsidR="00095E66" w:rsidRPr="003A0AD8" w:rsidRDefault="00095E66">
      <w:pPr>
        <w:pStyle w:val="ListParagraph"/>
        <w:numPr>
          <w:ilvl w:val="0"/>
          <w:numId w:val="28"/>
        </w:numPr>
      </w:pPr>
      <w:r w:rsidRPr="003A0AD8">
        <w:t>Die übertragene Datenmenge kann nicht vorausgesagt werden. Das kann</w:t>
      </w:r>
      <w:r w:rsidR="00F70442" w:rsidRPr="003A0AD8">
        <w:t xml:space="preserve"> einen</w:t>
      </w:r>
      <w:r w:rsidRPr="003A0AD8">
        <w:t xml:space="preserve"> negativen Einfluss auf </w:t>
      </w:r>
      <w:r w:rsidR="00F70442" w:rsidRPr="003A0AD8">
        <w:t xml:space="preserve">die Kosten der Netzwerkbandbreite und deren Verfügbarkeit haben </w:t>
      </w:r>
      <w:r w:rsidR="00F70442" w:rsidRPr="003A0AD8">
        <w:fldChar w:fldCharType="begin"/>
      </w:r>
      <w:r w:rsidR="003A3AB1" w:rsidRPr="003A0AD8">
        <w:instrText xml:space="preserve"> ADDIN ZOTERO_ITEM CSL_CITATION {"citationID":"6Po8kwe7","properties":{"formattedCitation":"[7]","plainCitation":"[7]","noteIndex":0},"citationItems":[{"id":63,"uris":["http://zotero.org/users/15041600/items/V84L3Z8K"],"itemData":{"id":63,"type":"article-journal","language":"en","source":"Zotero","title":"Data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3A0AD8">
        <w:fldChar w:fldCharType="separate"/>
      </w:r>
      <w:r w:rsidR="003A3AB1" w:rsidRPr="003A0AD8">
        <w:t>[7]</w:t>
      </w:r>
      <w:r w:rsidR="00F70442" w:rsidRPr="003A0AD8">
        <w:fldChar w:fldCharType="end"/>
      </w:r>
      <w:r w:rsidR="00F70442" w:rsidRPr="003A0AD8">
        <w:t>.</w:t>
      </w:r>
    </w:p>
    <w:p w14:paraId="1A45689E" w14:textId="368F68BF" w:rsidR="004F7FA6" w:rsidRPr="003A0AD8" w:rsidRDefault="00906923" w:rsidP="004F7FA6">
      <w:pPr>
        <w:pStyle w:val="Heading3"/>
      </w:pPr>
      <w:bookmarkStart w:id="40" w:name="_Toc192418282"/>
      <w:r w:rsidRPr="003A0AD8">
        <w:t>Datenspeicher und Verfügbarkeit</w:t>
      </w:r>
      <w:bookmarkEnd w:id="40"/>
    </w:p>
    <w:p w14:paraId="2328BCD2" w14:textId="5C4A6862" w:rsidR="00865CBB" w:rsidRPr="003A0AD8" w:rsidRDefault="004B3039" w:rsidP="00865CBB">
      <w:r w:rsidRPr="003A0AD8">
        <w:t xml:space="preserve">In diesem Bereich gibt es ebenfalls zwei Entwurfsmuster, welche sich auf die lokale Verfügbarkeit auf dem Gerät auswirken. Bei der Wahl dieser Entwurfsmuster sind </w:t>
      </w:r>
      <w:r w:rsidR="00F46CAC" w:rsidRPr="003A0AD8">
        <w:t>besonders</w:t>
      </w:r>
      <w:r w:rsidRPr="003A0AD8">
        <w:t xml:space="preserve"> der verfügbare Speicherplatz auf dem Gerät und die Netzwerkbandbreite von Bedeutung </w:t>
      </w:r>
      <w:r w:rsidRPr="003A0AD8">
        <w:fldChar w:fldCharType="begin"/>
      </w:r>
      <w:r w:rsidR="003A3AB1" w:rsidRPr="003A0AD8">
        <w:instrText xml:space="preserve"> ADDIN ZOTERO_ITEM CSL_CITATION {"citationID":"aOYVx1iN","properties":{"formattedCitation":"[7]","plainCitation":"[7]","noteIndex":0},"citationItems":[{"id":63,"uris":["http://zotero.org/users/15041600/items/V84L3Z8K"],"itemData":{"id":63,"type":"article-journal","language":"en","source":"Zotero","title":"Data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54BE828A" w14:textId="38F4C0C0" w:rsidR="00865CBB" w:rsidRPr="003A0AD8" w:rsidRDefault="00F46CAC" w:rsidP="00865CBB">
      <w:pPr>
        <w:pStyle w:val="Heading4"/>
      </w:pPr>
      <w:bookmarkStart w:id="41" w:name="_Ref189053272"/>
      <w:r w:rsidRPr="003A0AD8">
        <w:t>Partial</w:t>
      </w:r>
      <w:r w:rsidR="00865CBB" w:rsidRPr="003A0AD8">
        <w:t xml:space="preserve"> Storage</w:t>
      </w:r>
      <w:bookmarkEnd w:id="41"/>
    </w:p>
    <w:p w14:paraId="137A50F8" w14:textId="4D7AC77E" w:rsidR="004B3039" w:rsidRPr="003A0AD8" w:rsidRDefault="004B3039" w:rsidP="00865CBB">
      <w:r w:rsidRPr="003A0AD8">
        <w:t xml:space="preserve">Das erste Entwurfsmuster ist </w:t>
      </w:r>
      <w:r w:rsidR="004247A8" w:rsidRPr="003A0AD8">
        <w:t>«</w:t>
      </w:r>
      <w:r w:rsidRPr="003A0AD8">
        <w:t>Partial Storage</w:t>
      </w:r>
      <w:r w:rsidR="004247A8" w:rsidRPr="003A0AD8">
        <w:t>»</w:t>
      </w:r>
      <w:r w:rsidRPr="003A0AD8">
        <w:t xml:space="preserve"> </w:t>
      </w:r>
      <w:r w:rsidR="00F46CAC" w:rsidRPr="003A0AD8">
        <w:t>bzw.</w:t>
      </w:r>
      <w:r w:rsidRPr="003A0AD8">
        <w:t xml:space="preserve"> Teilspeicher. Dieses Entwurfsmuster reduziert den Speicherbedarf der Daten auf dem Gerät, da mit diesem Muster nur die gerade benötigten Daten vom Backend geladen werden.</w:t>
      </w:r>
    </w:p>
    <w:p w14:paraId="15BD2C4F" w14:textId="77777777" w:rsidR="002F382F" w:rsidRPr="003A0AD8" w:rsidRDefault="002F382F" w:rsidP="00865CBB"/>
    <w:p w14:paraId="15683F0F" w14:textId="77777777" w:rsidR="002F382F" w:rsidRPr="003A0AD8" w:rsidRDefault="002F382F" w:rsidP="002F382F">
      <w:pPr>
        <w:keepNext/>
        <w:jc w:val="center"/>
      </w:pPr>
      <w:r w:rsidRPr="003A0AD8">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77293197" w:rsidR="004B3039" w:rsidRPr="003A0AD8" w:rsidRDefault="002F382F" w:rsidP="002F382F">
      <w:pPr>
        <w:pStyle w:val="Caption"/>
        <w:jc w:val="center"/>
      </w:pPr>
      <w:bookmarkStart w:id="42" w:name="_Ref189137975"/>
      <w:bookmarkStart w:id="43" w:name="_Toc192418340"/>
      <w:r w:rsidRPr="003A0AD8">
        <w:t xml:space="preserve">Abbildung </w:t>
      </w:r>
      <w:fldSimple w:instr=" SEQ Abbildung \* ARABIC ">
        <w:r w:rsidR="00DA5AC4" w:rsidRPr="003A0AD8">
          <w:rPr>
            <w:noProof/>
          </w:rPr>
          <w:t>5</w:t>
        </w:r>
      </w:fldSimple>
      <w:bookmarkEnd w:id="42"/>
      <w:r w:rsidRPr="003A0AD8">
        <w:t xml:space="preserve"> Ablauf von </w:t>
      </w:r>
      <w:r w:rsidR="003F1551" w:rsidRPr="003A0AD8">
        <w:t>«</w:t>
      </w:r>
      <w:r w:rsidRPr="003A0AD8">
        <w:t>Partial Storage</w:t>
      </w:r>
      <w:r w:rsidR="003F1551" w:rsidRPr="003A0AD8">
        <w:t>»</w:t>
      </w:r>
      <w:r w:rsidRPr="003A0AD8">
        <w:t xml:space="preserve"> Datenabfragen</w:t>
      </w:r>
      <w:r w:rsidR="00560C71" w:rsidRPr="003A0AD8">
        <w:t xml:space="preserve"> </w:t>
      </w:r>
      <w:r w:rsidR="00560C71" w:rsidRPr="003A0AD8">
        <w:fldChar w:fldCharType="begin"/>
      </w:r>
      <w:r w:rsidR="00560C71" w:rsidRPr="003A0AD8">
        <w:instrText xml:space="preserve"> ADDIN ZOTERO_ITEM CSL_CITATION {"citationID":"rteMpL6G","properties":{"formattedCitation":"[7]","plainCitation":"[7]","noteIndex":0},"citationItems":[{"id":63,"uris":["http://zotero.org/users/15041600/items/V84L3Z8K"],"itemData":{"id":63,"type":"article-journal","language":"en","source":"Zotero","title":"Data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3A0AD8">
        <w:fldChar w:fldCharType="separate"/>
      </w:r>
      <w:r w:rsidR="00560C71" w:rsidRPr="003A0AD8">
        <w:t>[7]</w:t>
      </w:r>
      <w:bookmarkEnd w:id="43"/>
      <w:r w:rsidR="00560C71" w:rsidRPr="003A0AD8">
        <w:fldChar w:fldCharType="end"/>
      </w:r>
    </w:p>
    <w:p w14:paraId="464BF8EA" w14:textId="77777777" w:rsidR="004B3039" w:rsidRPr="003A0AD8" w:rsidRDefault="004B3039" w:rsidP="00865CBB"/>
    <w:p w14:paraId="7ED1B8A9" w14:textId="0E3736FA" w:rsidR="00865CBB" w:rsidRPr="003A0AD8" w:rsidRDefault="002F382F" w:rsidP="00865CBB">
      <w:r w:rsidRPr="003A0AD8">
        <w:t xml:space="preserve">In </w:t>
      </w:r>
      <w:r w:rsidRPr="003A0AD8">
        <w:fldChar w:fldCharType="begin"/>
      </w:r>
      <w:r w:rsidRPr="003A0AD8">
        <w:instrText xml:space="preserve"> REF _Ref189137975 \h </w:instrText>
      </w:r>
      <w:r w:rsidRPr="003A0AD8">
        <w:fldChar w:fldCharType="separate"/>
      </w:r>
      <w:r w:rsidR="00DA5AC4" w:rsidRPr="003A0AD8">
        <w:t xml:space="preserve">Abbildung </w:t>
      </w:r>
      <w:r w:rsidR="00DA5AC4" w:rsidRPr="003A0AD8">
        <w:rPr>
          <w:noProof/>
        </w:rPr>
        <w:t>5</w:t>
      </w:r>
      <w:r w:rsidRPr="003A0AD8">
        <w:fldChar w:fldCharType="end"/>
      </w:r>
      <w:r w:rsidRPr="003A0AD8">
        <w:t xml:space="preserve"> ist der Ablauf und das Prinzip von </w:t>
      </w:r>
      <w:r w:rsidR="004247A8" w:rsidRPr="003A0AD8">
        <w:t>«</w:t>
      </w:r>
      <w:r w:rsidRPr="003A0AD8">
        <w:t>Partial Storage</w:t>
      </w:r>
      <w:r w:rsidR="004247A8" w:rsidRPr="003A0AD8">
        <w:t>»</w:t>
      </w:r>
      <w:r w:rsidRPr="003A0AD8">
        <w:t xml:space="preserve"> zu sehen. Oft wird das Muster </w:t>
      </w:r>
      <w:r w:rsidR="004247A8" w:rsidRPr="003A0AD8">
        <w:t>«</w:t>
      </w:r>
      <w:r w:rsidRPr="003A0AD8">
        <w:t>Partial Storage</w:t>
      </w:r>
      <w:r w:rsidR="004247A8" w:rsidRPr="003A0AD8">
        <w:t>»</w:t>
      </w:r>
      <w:r w:rsidRPr="003A0AD8">
        <w:t xml:space="preserve"> mit der Implementierung des </w:t>
      </w:r>
      <w:r w:rsidR="004247A8" w:rsidRPr="003A0AD8">
        <w:t>«</w:t>
      </w:r>
      <w:r w:rsidRPr="003A0AD8">
        <w:t>Virtual Proxy</w:t>
      </w:r>
      <w:r w:rsidR="004247A8" w:rsidRPr="003A0AD8">
        <w:t>»</w:t>
      </w:r>
      <w:r w:rsidRPr="003A0AD8">
        <w:t xml:space="preserve"> und des </w:t>
      </w:r>
      <w:r w:rsidR="004247A8" w:rsidRPr="003A0AD8">
        <w:t>«</w:t>
      </w:r>
      <w:r w:rsidRPr="003A0AD8">
        <w:t>Data Access Object</w:t>
      </w:r>
      <w:r w:rsidR="004247A8" w:rsidRPr="003A0AD8">
        <w:t>»</w:t>
      </w:r>
      <w:r w:rsidR="00B46A3A" w:rsidRPr="003A0AD8">
        <w:t xml:space="preserve"> (DAO)</w:t>
      </w:r>
      <w:r w:rsidRPr="003A0AD8">
        <w:t xml:space="preserve"> Entwurf</w:t>
      </w:r>
      <w:r w:rsidR="00F46CAC" w:rsidRPr="003A0AD8">
        <w:t>s</w:t>
      </w:r>
      <w:r w:rsidRPr="003A0AD8">
        <w:t xml:space="preserve">musters umgesetzt </w:t>
      </w:r>
      <w:r w:rsidRPr="003A0AD8">
        <w:fldChar w:fldCharType="begin"/>
      </w:r>
      <w:r w:rsidR="003A3AB1" w:rsidRPr="003A0AD8">
        <w:instrText xml:space="preserve"> ADDIN ZOTERO_ITEM CSL_CITATION {"citationID":"sC0d2mQq","properties":{"formattedCitation":"[7]","plainCitation":"[7]","noteIndex":0},"citationItems":[{"id":63,"uris":["http://zotero.org/users/15041600/items/V84L3Z8K"],"itemData":{"id":63,"type":"article-journal","language":"en","source":"Zotero","title":"Data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w:t>
      </w:r>
      <w:r w:rsidR="00D345F8" w:rsidRPr="003A0AD8">
        <w:t xml:space="preserve">Der </w:t>
      </w:r>
      <w:r w:rsidR="004247A8" w:rsidRPr="003A0AD8">
        <w:t>«</w:t>
      </w:r>
      <w:r w:rsidR="00D345F8" w:rsidRPr="003A0AD8">
        <w:t>Virtual Proxy</w:t>
      </w:r>
      <w:r w:rsidR="004247A8" w:rsidRPr="003A0AD8">
        <w:t>»</w:t>
      </w:r>
      <w:r w:rsidR="00D345F8" w:rsidRPr="003A0AD8">
        <w:t xml:space="preserve"> imitiert </w:t>
      </w:r>
      <w:r w:rsidR="00EC7D96" w:rsidRPr="003A0AD8">
        <w:t>das eigentliche Datenobjekt, in dem es das gleiche Interface wie das Datenobjekt implementiert</w:t>
      </w:r>
      <w:r w:rsidR="00AF00D4" w:rsidRPr="003A0AD8">
        <w:t xml:space="preserve"> </w:t>
      </w:r>
      <w:r w:rsidR="00AF00D4" w:rsidRPr="003A0AD8">
        <w:fldChar w:fldCharType="begin"/>
      </w:r>
      <w:r w:rsidR="003A3AB1" w:rsidRPr="003A0AD8">
        <w:instrText xml:space="preserve"> ADDIN ZOTERO_ITEM CSL_CITATION {"citationID":"xN6yPVrV","properties":{"formattedCitation":"[9]","plainCitation":"[9]","noteIndex":0},"citationItems":[{"id":106,"uris":["http://zotero.org/users/15041600/items/Y5FFZ7RR"],"itemData":{"id":106,"type":"book","call-number":"444.082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3A0AD8">
        <w:fldChar w:fldCharType="separate"/>
      </w:r>
      <w:r w:rsidR="003A3AB1" w:rsidRPr="003A0AD8">
        <w:t>[9]</w:t>
      </w:r>
      <w:r w:rsidR="00AF00D4" w:rsidRPr="003A0AD8">
        <w:fldChar w:fldCharType="end"/>
      </w:r>
      <w:r w:rsidR="00AF00D4" w:rsidRPr="003A0AD8">
        <w:t xml:space="preserve">. </w:t>
      </w:r>
      <w:r w:rsidR="008F4084" w:rsidRPr="003A0AD8">
        <w:t>Der virtuelle Proxy fängt Methoden</w:t>
      </w:r>
      <w:r w:rsidR="000004EA" w:rsidRPr="003A0AD8">
        <w:t xml:space="preserve"> C</w:t>
      </w:r>
      <w:r w:rsidR="008F4084" w:rsidRPr="003A0AD8">
        <w:t>alls und Zugriffe auf Objekt</w:t>
      </w:r>
      <w:r w:rsidR="000004EA" w:rsidRPr="003A0AD8">
        <w:t>a</w:t>
      </w:r>
      <w:r w:rsidR="008F4084" w:rsidRPr="003A0AD8">
        <w:t>ttribute ab</w:t>
      </w:r>
      <w:r w:rsidR="0055645D" w:rsidRPr="003A0AD8">
        <w:t xml:space="preserve"> und</w:t>
      </w:r>
      <w:r w:rsidR="008F4084" w:rsidRPr="003A0AD8">
        <w:t xml:space="preserve"> erlaubt</w:t>
      </w:r>
      <w:r w:rsidR="0055645D" w:rsidRPr="003A0AD8">
        <w:t xml:space="preserve"> eine</w:t>
      </w:r>
      <w:r w:rsidR="008F4084" w:rsidRPr="003A0AD8">
        <w:t xml:space="preserve"> gezielte Initialisierung von Feldern </w:t>
      </w:r>
      <w:r w:rsidR="0055645D" w:rsidRPr="003A0AD8">
        <w:t xml:space="preserve">in dem </w:t>
      </w:r>
      <w:r w:rsidR="000004EA" w:rsidRPr="003A0AD8">
        <w:t>Moment,</w:t>
      </w:r>
      <w:r w:rsidR="0055645D" w:rsidRPr="003A0AD8">
        <w:t xml:space="preserve"> wenn sie gebraucht werden</w:t>
      </w:r>
      <w:r w:rsidR="000004EA" w:rsidRPr="003A0AD8">
        <w:t>.</w:t>
      </w:r>
      <w:r w:rsidR="0055645D" w:rsidRPr="003A0AD8">
        <w:t xml:space="preserve"> </w:t>
      </w:r>
      <w:r w:rsidR="000004EA" w:rsidRPr="003A0AD8">
        <w:t>D</w:t>
      </w:r>
      <w:r w:rsidR="0055645D" w:rsidRPr="003A0AD8">
        <w:t xml:space="preserve">ieses Vorgehen nennt sich </w:t>
      </w:r>
      <w:r w:rsidR="004247A8" w:rsidRPr="003A0AD8">
        <w:t>«</w:t>
      </w:r>
      <w:r w:rsidR="0055645D" w:rsidRPr="003A0AD8">
        <w:t>Lazy Loading</w:t>
      </w:r>
      <w:r w:rsidR="004247A8" w:rsidRPr="003A0AD8">
        <w:t>»</w:t>
      </w:r>
      <w:r w:rsidR="008F4084" w:rsidRPr="003A0AD8">
        <w:t xml:space="preserve"> </w:t>
      </w:r>
      <w:r w:rsidR="008F4084" w:rsidRPr="003A0AD8">
        <w:fldChar w:fldCharType="begin"/>
      </w:r>
      <w:r w:rsidR="003A3AB1" w:rsidRPr="003A0AD8">
        <w:instrText xml:space="preserve"> ADDIN ZOTERO_ITEM CSL_CITATION {"citationID":"3WikVpJ0","properties":{"formattedCitation":"[7]","plainCitation":"[7]","noteIndex":0},"citationItems":[{"id":63,"uris":["http://zotero.org/users/15041600/items/V84L3Z8K"],"itemData":{"id":63,"type":"article-journal","language":"en","source":"Zotero","title":"Data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3A0AD8">
        <w:fldChar w:fldCharType="separate"/>
      </w:r>
      <w:r w:rsidR="003A3AB1" w:rsidRPr="003A0AD8">
        <w:t>[7]</w:t>
      </w:r>
      <w:r w:rsidR="008F4084" w:rsidRPr="003A0AD8">
        <w:fldChar w:fldCharType="end"/>
      </w:r>
      <w:r w:rsidR="008F4084" w:rsidRPr="003A0AD8">
        <w:t xml:space="preserve">. Das DAO </w:t>
      </w:r>
      <w:r w:rsidR="00B46A3A" w:rsidRPr="003A0AD8">
        <w:t>arbeitet an der</w:t>
      </w:r>
      <w:r w:rsidR="008F4084" w:rsidRPr="003A0AD8">
        <w:t xml:space="preserve"> Abfrage der Daten</w:t>
      </w:r>
      <w:r w:rsidR="000004EA" w:rsidRPr="003A0AD8">
        <w:t>,</w:t>
      </w:r>
      <w:r w:rsidR="008F4084" w:rsidRPr="003A0AD8">
        <w:t xml:space="preserve"> in dem es den Zugriff auf Daten abstrahiert</w:t>
      </w:r>
      <w:r w:rsidR="004247A8" w:rsidRPr="003A0AD8">
        <w:t xml:space="preserve"> </w:t>
      </w:r>
      <w:r w:rsidR="004247A8" w:rsidRPr="003A0AD8">
        <w:fldChar w:fldCharType="begin"/>
      </w:r>
      <w:r w:rsidR="004247A8" w:rsidRPr="003A0AD8">
        <w:instrText xml:space="preserve"> ADDIN ZOTERO_ITEM CSL_CITATION {"citationID":"yEjHwsYE","properties":{"formattedCitation":"[9]","plainCitation":"[9]","noteIndex":0},"citationItems":[{"id":106,"uris":["http://zotero.org/users/15041600/items/Y5FFZ7RR"],"itemData":{"id":106,"type":"book","call-number":"444.082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4247A8" w:rsidRPr="003A0AD8">
        <w:fldChar w:fldCharType="separate"/>
      </w:r>
      <w:r w:rsidR="004247A8" w:rsidRPr="003A0AD8">
        <w:t>[9]</w:t>
      </w:r>
      <w:r w:rsidR="004247A8" w:rsidRPr="003A0AD8">
        <w:fldChar w:fldCharType="end"/>
      </w:r>
      <w:r w:rsidR="008F4084" w:rsidRPr="003A0AD8">
        <w:t xml:space="preserve">. Sind die angefragten Daten im lokalen Speicher oder einem Cache verfügbar, antwortet das DAO mit einer </w:t>
      </w:r>
      <w:r w:rsidR="008F4084" w:rsidRPr="003A0AD8">
        <w:lastRenderedPageBreak/>
        <w:t xml:space="preserve">Kopie der Daten aus dem lokalen Speicher. Ansonsten </w:t>
      </w:r>
      <w:r w:rsidR="00B46A3A" w:rsidRPr="003A0AD8">
        <w:t>initiiert</w:t>
      </w:r>
      <w:r w:rsidR="008F4084" w:rsidRPr="003A0AD8">
        <w:t xml:space="preserve"> das DAO eine Datenabfrage über das Netzwerk an das Backend </w:t>
      </w:r>
      <w:r w:rsidR="008F4084" w:rsidRPr="003A0AD8">
        <w:fldChar w:fldCharType="begin"/>
      </w:r>
      <w:r w:rsidR="003A3AB1" w:rsidRPr="003A0AD8">
        <w:instrText xml:space="preserve"> ADDIN ZOTERO_ITEM CSL_CITATION {"citationID":"vBn7Csge","properties":{"formattedCitation":"[7]","plainCitation":"[7]","noteIndex":0},"citationItems":[{"id":63,"uris":["http://zotero.org/users/15041600/items/V84L3Z8K"],"itemData":{"id":63,"type":"article-journal","language":"en","source":"Zotero","title":"Data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3A0AD8">
        <w:fldChar w:fldCharType="separate"/>
      </w:r>
      <w:r w:rsidR="003A3AB1" w:rsidRPr="003A0AD8">
        <w:t>[7]</w:t>
      </w:r>
      <w:r w:rsidR="008F4084" w:rsidRPr="003A0AD8">
        <w:fldChar w:fldCharType="end"/>
      </w:r>
      <w:r w:rsidR="008F4084" w:rsidRPr="003A0AD8">
        <w:t>.</w:t>
      </w:r>
    </w:p>
    <w:p w14:paraId="18DA32D8" w14:textId="77777777" w:rsidR="008F4084" w:rsidRPr="003A0AD8" w:rsidRDefault="008F4084" w:rsidP="00865CBB"/>
    <w:p w14:paraId="14207B47" w14:textId="6F7BACCE" w:rsidR="008F4084" w:rsidRPr="003A0AD8" w:rsidRDefault="008F4084" w:rsidP="00865CBB">
      <w:pPr>
        <w:rPr>
          <w:b/>
        </w:rPr>
      </w:pPr>
      <w:r w:rsidRPr="003A0AD8">
        <w:rPr>
          <w:b/>
        </w:rPr>
        <w:t>Vorteil</w:t>
      </w:r>
      <w:r w:rsidR="00ED7CCC" w:rsidRPr="003A0AD8">
        <w:rPr>
          <w:b/>
        </w:rPr>
        <w:t>e</w:t>
      </w:r>
      <w:r w:rsidRPr="003A0AD8">
        <w:rPr>
          <w:b/>
        </w:rPr>
        <w:t>:</w:t>
      </w:r>
    </w:p>
    <w:p w14:paraId="55FBC1C9" w14:textId="4816F19D" w:rsidR="008F4084" w:rsidRPr="003A0AD8" w:rsidRDefault="00766801">
      <w:pPr>
        <w:pStyle w:val="ListParagraph"/>
        <w:numPr>
          <w:ilvl w:val="0"/>
          <w:numId w:val="29"/>
        </w:numPr>
      </w:pPr>
      <w:r w:rsidRPr="003A0AD8">
        <w:t>Der benötigte Speicher auf den mobilen Gerät ist reduziert</w:t>
      </w:r>
      <w:r w:rsidR="0055645D" w:rsidRPr="003A0AD8">
        <w:t xml:space="preserve">, da nur die benötigten Teile eines Datensatzes in den lokalen Speicher geladen werden </w:t>
      </w:r>
      <w:r w:rsidR="0055645D" w:rsidRPr="003A0AD8">
        <w:fldChar w:fldCharType="begin"/>
      </w:r>
      <w:r w:rsidR="003A3AB1" w:rsidRPr="003A0AD8">
        <w:instrText xml:space="preserve"> ADDIN ZOTERO_ITEM CSL_CITATION {"citationID":"4MuBuD6b","properties":{"formattedCitation":"[7]","plainCitation":"[7]","noteIndex":0},"citationItems":[{"id":63,"uris":["http://zotero.org/users/15041600/items/V84L3Z8K"],"itemData":{"id":63,"type":"article-journal","language":"en","source":"Zotero","title":"Data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3A0AD8">
        <w:fldChar w:fldCharType="separate"/>
      </w:r>
      <w:r w:rsidR="003A3AB1" w:rsidRPr="003A0AD8">
        <w:t>[7]</w:t>
      </w:r>
      <w:r w:rsidR="0055645D" w:rsidRPr="003A0AD8">
        <w:fldChar w:fldCharType="end"/>
      </w:r>
      <w:r w:rsidR="0055645D" w:rsidRPr="003A0AD8">
        <w:t xml:space="preserve">. Dieser Umstand erlaubt auch die Verwendung von weitaus umfangreicheren Datensätzen </w:t>
      </w:r>
      <w:r w:rsidR="0055645D" w:rsidRPr="003A0AD8">
        <w:fldChar w:fldCharType="begin"/>
      </w:r>
      <w:r w:rsidR="003A3AB1" w:rsidRPr="003A0AD8">
        <w:instrText xml:space="preserve"> ADDIN ZOTERO_ITEM CSL_CITATION {"citationID":"q9wV8NNQ","properties":{"formattedCitation":"[7]","plainCitation":"[7]","noteIndex":0},"citationItems":[{"id":63,"uris":["http://zotero.org/users/15041600/items/V84L3Z8K"],"itemData":{"id":63,"type":"article-journal","language":"en","source":"Zotero","title":"Data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3A0AD8">
        <w:fldChar w:fldCharType="separate"/>
      </w:r>
      <w:r w:rsidR="003A3AB1" w:rsidRPr="003A0AD8">
        <w:t>[7]</w:t>
      </w:r>
      <w:r w:rsidR="0055645D" w:rsidRPr="003A0AD8">
        <w:fldChar w:fldCharType="end"/>
      </w:r>
      <w:r w:rsidR="0055645D" w:rsidRPr="003A0AD8">
        <w:t>.</w:t>
      </w:r>
    </w:p>
    <w:p w14:paraId="27D6289A" w14:textId="1E19425B" w:rsidR="0055645D" w:rsidRPr="003A0AD8" w:rsidRDefault="0055645D">
      <w:pPr>
        <w:pStyle w:val="ListParagraph"/>
        <w:numPr>
          <w:ilvl w:val="0"/>
          <w:numId w:val="29"/>
        </w:numPr>
      </w:pPr>
      <w:r w:rsidRPr="003A0AD8">
        <w:t xml:space="preserve">Dieses Muster erlaubt eine granulare Kontrolle darüber, wann welche Daten synchronisiert werden </w:t>
      </w:r>
      <w:r w:rsidRPr="003A0AD8">
        <w:fldChar w:fldCharType="begin"/>
      </w:r>
      <w:r w:rsidR="003A3AB1" w:rsidRPr="003A0AD8">
        <w:instrText xml:space="preserve"> ADDIN ZOTERO_ITEM CSL_CITATION {"citationID":"VkfWa0El","properties":{"formattedCitation":"[7]","plainCitation":"[7]","noteIndex":0},"citationItems":[{"id":63,"uris":["http://zotero.org/users/15041600/items/V84L3Z8K"],"itemData":{"id":63,"type":"article-journal","language":"en","source":"Zotero","title":"Data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097FA449" w14:textId="77777777" w:rsidR="008F4084" w:rsidRPr="003A0AD8" w:rsidRDefault="008F4084" w:rsidP="00865CBB"/>
    <w:p w14:paraId="3D4AE1DB" w14:textId="76A141DC" w:rsidR="008F4084" w:rsidRPr="003A0AD8" w:rsidRDefault="008F4084" w:rsidP="00865CBB">
      <w:pPr>
        <w:rPr>
          <w:b/>
        </w:rPr>
      </w:pPr>
      <w:r w:rsidRPr="003A0AD8">
        <w:rPr>
          <w:b/>
        </w:rPr>
        <w:t>Nachteil</w:t>
      </w:r>
      <w:r w:rsidR="00ED7CCC" w:rsidRPr="003A0AD8">
        <w:rPr>
          <w:b/>
        </w:rPr>
        <w:t>e</w:t>
      </w:r>
      <w:r w:rsidRPr="003A0AD8">
        <w:rPr>
          <w:b/>
        </w:rPr>
        <w:t>:</w:t>
      </w:r>
    </w:p>
    <w:p w14:paraId="50C370EB" w14:textId="0484BE89" w:rsidR="008F4084" w:rsidRPr="003A0AD8" w:rsidRDefault="00941E4D">
      <w:pPr>
        <w:pStyle w:val="ListParagraph"/>
        <w:numPr>
          <w:ilvl w:val="0"/>
          <w:numId w:val="30"/>
        </w:numPr>
      </w:pPr>
      <w:r w:rsidRPr="003A0AD8">
        <w:t xml:space="preserve">Die Netzwerkverbindung ist für dieses Muster ein Schwachpunkt. Da das </w:t>
      </w:r>
      <w:r w:rsidR="004247A8" w:rsidRPr="003A0AD8">
        <w:t>«</w:t>
      </w:r>
      <w:r w:rsidRPr="003A0AD8">
        <w:t>Lazy-Loading</w:t>
      </w:r>
      <w:r w:rsidR="004247A8" w:rsidRPr="003A0AD8">
        <w:t>»</w:t>
      </w:r>
      <w:r w:rsidRPr="003A0AD8">
        <w:t xml:space="preserve"> eine Netzwerkverbindung erfordert</w:t>
      </w:r>
      <w:r w:rsidR="001A5FEE" w:rsidRPr="003A0AD8">
        <w:t>,</w:t>
      </w:r>
      <w:r w:rsidRPr="003A0AD8">
        <w:t xml:space="preserve"> um Daten nachzuladen</w:t>
      </w:r>
      <w:r w:rsidR="003A4118" w:rsidRPr="003A0AD8">
        <w:t>.</w:t>
      </w:r>
      <w:r w:rsidRPr="003A0AD8">
        <w:t xml:space="preserve"> </w:t>
      </w:r>
      <w:r w:rsidR="00D86A7A" w:rsidRPr="003A0AD8">
        <w:t xml:space="preserve">Ein </w:t>
      </w:r>
      <w:r w:rsidRPr="003A0AD8">
        <w:t xml:space="preserve">Unterbruch des Netzwerks </w:t>
      </w:r>
      <w:r w:rsidR="00D86A7A" w:rsidRPr="003A0AD8">
        <w:t xml:space="preserve">kann </w:t>
      </w:r>
      <w:r w:rsidRPr="003A0AD8">
        <w:t xml:space="preserve">die mobile App unbrauchbar machen </w:t>
      </w:r>
      <w:r w:rsidRPr="003A0AD8">
        <w:fldChar w:fldCharType="begin"/>
      </w:r>
      <w:r w:rsidR="003A3AB1" w:rsidRPr="003A0AD8">
        <w:instrText xml:space="preserve"> ADDIN ZOTERO_ITEM CSL_CITATION {"citationID":"bJ90qHs0","properties":{"formattedCitation":"[7]","plainCitation":"[7]","noteIndex":0},"citationItems":[{"id":63,"uris":["http://zotero.org/users/15041600/items/V84L3Z8K"],"itemData":{"id":63,"type":"article-journal","language":"en","source":"Zotero","title":"Data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692B01D5" w14:textId="22828903" w:rsidR="00DF6FE3" w:rsidRPr="003A0AD8" w:rsidRDefault="00F65013" w:rsidP="00CA7C0A">
      <w:pPr>
        <w:pStyle w:val="Heading4"/>
      </w:pPr>
      <w:bookmarkStart w:id="44" w:name="_Ref189053347"/>
      <w:r w:rsidRPr="003A0AD8">
        <w:t>Complete</w:t>
      </w:r>
      <w:r w:rsidR="00865CBB" w:rsidRPr="003A0AD8">
        <w:t xml:space="preserve"> Storage</w:t>
      </w:r>
      <w:bookmarkEnd w:id="44"/>
    </w:p>
    <w:p w14:paraId="1A5C0C43" w14:textId="2142108D" w:rsidR="00941E4D" w:rsidRPr="003A0AD8" w:rsidRDefault="00DF6FE3" w:rsidP="00906923">
      <w:r w:rsidRPr="003A0AD8">
        <w:t xml:space="preserve">Das zweite Entwurfsmuster ist der </w:t>
      </w:r>
      <w:r w:rsidR="004247A8" w:rsidRPr="003A0AD8">
        <w:t>«</w:t>
      </w:r>
      <w:r w:rsidRPr="003A0AD8">
        <w:t>Complete Storage</w:t>
      </w:r>
      <w:r w:rsidR="004247A8" w:rsidRPr="003A0AD8">
        <w:t>»</w:t>
      </w:r>
      <w:r w:rsidRPr="003A0AD8">
        <w:t xml:space="preserve"> bzw. Komplettspeicher. </w:t>
      </w:r>
      <w:r w:rsidR="0050649D" w:rsidRPr="003A0AD8">
        <w:t xml:space="preserve">Im Gegensatz zum </w:t>
      </w:r>
      <w:r w:rsidR="004247A8" w:rsidRPr="003A0AD8">
        <w:t>«</w:t>
      </w:r>
      <w:r w:rsidR="0050649D" w:rsidRPr="003A0AD8">
        <w:t>Partial Storage</w:t>
      </w:r>
      <w:r w:rsidR="004247A8" w:rsidRPr="003A0AD8">
        <w:t>»</w:t>
      </w:r>
      <w:r w:rsidR="0050649D" w:rsidRPr="003A0AD8">
        <w:t xml:space="preserve"> wird in diesem Muster der </w:t>
      </w:r>
      <w:r w:rsidR="00D86A7A" w:rsidRPr="003A0AD8">
        <w:t>komplette</w:t>
      </w:r>
      <w:r w:rsidR="0050649D" w:rsidRPr="003A0AD8">
        <w:t xml:space="preserve"> Datensatz auf ein mobiles Gerät geladen. Dieser Prozess wird üblicherweise beim Start der Applikation ausgeführt, damit subsequente</w:t>
      </w:r>
      <w:r w:rsidR="004247A8" w:rsidRPr="003A0AD8">
        <w:t>r</w:t>
      </w:r>
      <w:r w:rsidR="0050649D" w:rsidRPr="003A0AD8">
        <w:t xml:space="preserve"> </w:t>
      </w:r>
      <w:r w:rsidR="004247A8" w:rsidRPr="003A0AD8">
        <w:t>Datenzugriff</w:t>
      </w:r>
      <w:r w:rsidR="0050649D" w:rsidRPr="003A0AD8">
        <w:t xml:space="preserve"> immer aus dem lokalen Speicher </w:t>
      </w:r>
      <w:r w:rsidR="004247A8" w:rsidRPr="003A0AD8">
        <w:t>erfolgen kann</w:t>
      </w:r>
      <w:r w:rsidR="0050649D" w:rsidRPr="003A0AD8">
        <w:t>.</w:t>
      </w:r>
    </w:p>
    <w:p w14:paraId="724A02CC" w14:textId="77777777" w:rsidR="00941E4D" w:rsidRPr="003A0AD8" w:rsidRDefault="00941E4D" w:rsidP="00906923"/>
    <w:p w14:paraId="5A2B897D" w14:textId="77777777" w:rsidR="00B81EA9" w:rsidRPr="003A0AD8" w:rsidRDefault="00B81EA9" w:rsidP="00B81EA9">
      <w:pPr>
        <w:keepNext/>
        <w:jc w:val="center"/>
      </w:pPr>
      <w:r w:rsidRPr="003A0AD8">
        <w:rPr>
          <w:noProof/>
        </w:rPr>
        <w:drawing>
          <wp:inline distT="0" distB="0" distL="0" distR="0" wp14:anchorId="150245B6" wp14:editId="52D3E7F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0852143D" w:rsidR="00941E4D" w:rsidRPr="003A0AD8" w:rsidRDefault="00B81EA9" w:rsidP="00B81EA9">
      <w:pPr>
        <w:pStyle w:val="Caption"/>
        <w:jc w:val="center"/>
      </w:pPr>
      <w:bookmarkStart w:id="45" w:name="_Ref189150361"/>
      <w:bookmarkStart w:id="46" w:name="_Toc192418341"/>
      <w:r w:rsidRPr="003A0AD8">
        <w:t xml:space="preserve">Abbildung </w:t>
      </w:r>
      <w:fldSimple w:instr=" SEQ Abbildung \* ARABIC ">
        <w:r w:rsidR="00DA5AC4" w:rsidRPr="003A0AD8">
          <w:rPr>
            <w:noProof/>
          </w:rPr>
          <w:t>6</w:t>
        </w:r>
      </w:fldSimple>
      <w:bookmarkEnd w:id="45"/>
      <w:r w:rsidRPr="003A0AD8">
        <w:t xml:space="preserve"> Darstellung der </w:t>
      </w:r>
      <w:r w:rsidR="003F1551" w:rsidRPr="003A0AD8">
        <w:t>«</w:t>
      </w:r>
      <w:r w:rsidRPr="003A0AD8">
        <w:t>Complete Storage</w:t>
      </w:r>
      <w:r w:rsidR="003F1551" w:rsidRPr="003A0AD8">
        <w:t>»</w:t>
      </w:r>
      <w:r w:rsidRPr="003A0AD8">
        <w:t xml:space="preserve"> Datenabfrage</w:t>
      </w:r>
      <w:r w:rsidR="00560C71" w:rsidRPr="003A0AD8">
        <w:t xml:space="preserve"> </w:t>
      </w:r>
      <w:r w:rsidR="00560C71" w:rsidRPr="003A0AD8">
        <w:fldChar w:fldCharType="begin"/>
      </w:r>
      <w:r w:rsidR="00560C71" w:rsidRPr="003A0AD8">
        <w:instrText xml:space="preserve"> ADDIN ZOTERO_ITEM CSL_CITATION {"citationID":"qTvC9CU1","properties":{"formattedCitation":"[7]","plainCitation":"[7]","noteIndex":0},"citationItems":[{"id":63,"uris":["http://zotero.org/users/15041600/items/V84L3Z8K"],"itemData":{"id":63,"type":"article-journal","language":"en","source":"Zotero","title":"Data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3A0AD8">
        <w:fldChar w:fldCharType="separate"/>
      </w:r>
      <w:r w:rsidR="00560C71" w:rsidRPr="003A0AD8">
        <w:t>[7]</w:t>
      </w:r>
      <w:bookmarkEnd w:id="46"/>
      <w:r w:rsidR="00560C71" w:rsidRPr="003A0AD8">
        <w:fldChar w:fldCharType="end"/>
      </w:r>
    </w:p>
    <w:p w14:paraId="0C4C52B4" w14:textId="4E11D593" w:rsidR="00941E4D" w:rsidRPr="003A0AD8" w:rsidRDefault="00B81EA9" w:rsidP="00906923">
      <w:r w:rsidRPr="003A0AD8">
        <w:t xml:space="preserve">In der </w:t>
      </w:r>
      <w:r w:rsidRPr="003A0AD8">
        <w:fldChar w:fldCharType="begin"/>
      </w:r>
      <w:r w:rsidRPr="003A0AD8">
        <w:instrText xml:space="preserve"> REF _Ref189150361 \h </w:instrText>
      </w:r>
      <w:r w:rsidRPr="003A0AD8">
        <w:fldChar w:fldCharType="separate"/>
      </w:r>
      <w:r w:rsidR="00DA5AC4" w:rsidRPr="003A0AD8">
        <w:t xml:space="preserve">Abbildung </w:t>
      </w:r>
      <w:r w:rsidR="00DA5AC4" w:rsidRPr="003A0AD8">
        <w:rPr>
          <w:noProof/>
        </w:rPr>
        <w:t>6</w:t>
      </w:r>
      <w:r w:rsidRPr="003A0AD8">
        <w:fldChar w:fldCharType="end"/>
      </w:r>
      <w:r w:rsidRPr="003A0AD8">
        <w:t xml:space="preserve"> ist zu erkennen, dass der Datentransfer initial gestartet wird und das DAO alle Datensätze aus dem Backend abfragt. Die Daten werden im lokalen Gerätespeicher abgelegt und subsequente Datenzugriffe erfolgen aus dem lokalen Speicher </w:t>
      </w:r>
      <w:r w:rsidRPr="003A0AD8">
        <w:fldChar w:fldCharType="begin"/>
      </w:r>
      <w:r w:rsidR="003A3AB1" w:rsidRPr="003A0AD8">
        <w:instrText xml:space="preserve"> ADDIN ZOTERO_ITEM CSL_CITATION {"citationID":"CyzSzLWz","properties":{"formattedCitation":"[7]","plainCitation":"[7]","noteIndex":0},"citationItems":[{"id":63,"uris":["http://zotero.org/users/15041600/items/V84L3Z8K"],"itemData":{"id":63,"type":"article-journal","language":"en","source":"Zotero","title":"Data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6250EF47" w14:textId="77777777" w:rsidR="00B81EA9" w:rsidRPr="003A0AD8" w:rsidRDefault="00B81EA9" w:rsidP="00906923"/>
    <w:p w14:paraId="322049B0" w14:textId="653E421B" w:rsidR="00B81EA9" w:rsidRPr="003A0AD8" w:rsidRDefault="00B81EA9" w:rsidP="00906923">
      <w:pPr>
        <w:rPr>
          <w:b/>
        </w:rPr>
      </w:pPr>
      <w:r w:rsidRPr="003A0AD8">
        <w:rPr>
          <w:b/>
        </w:rPr>
        <w:t>Vorteil:</w:t>
      </w:r>
    </w:p>
    <w:p w14:paraId="250566E4" w14:textId="164F476A" w:rsidR="007371C0" w:rsidRPr="003A0AD8" w:rsidRDefault="007371C0">
      <w:pPr>
        <w:pStyle w:val="ListParagraph"/>
        <w:numPr>
          <w:ilvl w:val="0"/>
          <w:numId w:val="30"/>
        </w:numPr>
        <w:rPr>
          <w:b/>
        </w:rPr>
      </w:pPr>
      <w:r w:rsidRPr="003A0AD8">
        <w:t xml:space="preserve">Die Abhängigkeit zur Netzwerkkonnektivität ist gering. Nachdem die Daten initial synchronisiert wurden, kann die Applikation auch ohne Konnektivität verwendet werden </w:t>
      </w:r>
      <w:r w:rsidRPr="003A0AD8">
        <w:fldChar w:fldCharType="begin"/>
      </w:r>
      <w:r w:rsidR="003A3AB1" w:rsidRPr="003A0AD8">
        <w:instrText xml:space="preserve"> ADDIN ZOTERO_ITEM CSL_CITATION {"citationID":"kdCKBRgm","properties":{"formattedCitation":"[7]","plainCitation":"[7]","noteIndex":0},"citationItems":[{"id":63,"uris":["http://zotero.org/users/15041600/items/V84L3Z8K"],"itemData":{"id":63,"type":"article-journal","language":"en","source":"Zotero","title":"Data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004247A8" w:rsidRPr="003A0AD8">
        <w:t>.</w:t>
      </w:r>
    </w:p>
    <w:p w14:paraId="26BCC389" w14:textId="77777777" w:rsidR="00B81EA9" w:rsidRPr="003A0AD8" w:rsidRDefault="00B81EA9" w:rsidP="00906923"/>
    <w:p w14:paraId="27A0156C" w14:textId="42F852CD" w:rsidR="00B81EA9" w:rsidRPr="003A0AD8" w:rsidRDefault="00B81EA9" w:rsidP="00906923">
      <w:pPr>
        <w:rPr>
          <w:b/>
        </w:rPr>
      </w:pPr>
      <w:r w:rsidRPr="003A0AD8">
        <w:rPr>
          <w:b/>
        </w:rPr>
        <w:t>Nachteil:</w:t>
      </w:r>
    </w:p>
    <w:p w14:paraId="39DBBB51" w14:textId="7607AFF5" w:rsidR="00B81EA9" w:rsidRPr="003A0AD8" w:rsidRDefault="007371C0">
      <w:pPr>
        <w:pStyle w:val="ListParagraph"/>
        <w:numPr>
          <w:ilvl w:val="0"/>
          <w:numId w:val="30"/>
        </w:numPr>
      </w:pPr>
      <w:r w:rsidRPr="003A0AD8">
        <w:t>Es wird mehr Spe</w:t>
      </w:r>
      <w:r w:rsidR="001A5FEE" w:rsidRPr="003A0AD8">
        <w:t>i</w:t>
      </w:r>
      <w:r w:rsidRPr="003A0AD8">
        <w:t xml:space="preserve">cher auf dem mobilen Gerät vorausgesetzt </w:t>
      </w:r>
      <w:r w:rsidRPr="003A0AD8">
        <w:fldChar w:fldCharType="begin"/>
      </w:r>
      <w:r w:rsidR="003A3AB1" w:rsidRPr="003A0AD8">
        <w:instrText xml:space="preserve"> ADDIN ZOTERO_ITEM CSL_CITATION {"citationID":"mah4t6yM","properties":{"formattedCitation":"[7]","plainCitation":"[7]","noteIndex":0},"citationItems":[{"id":63,"uris":["http://zotero.org/users/15041600/items/V84L3Z8K"],"itemData":{"id":63,"type":"article-journal","language":"en","source":"Zotero","title":"Data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56168584" w14:textId="3EC98329" w:rsidR="007371C0" w:rsidRPr="003A0AD8" w:rsidRDefault="004247A8">
      <w:pPr>
        <w:pStyle w:val="ListParagraph"/>
        <w:numPr>
          <w:ilvl w:val="0"/>
          <w:numId w:val="30"/>
        </w:numPr>
      </w:pPr>
      <w:r w:rsidRPr="003A0AD8">
        <w:t>Die Datenübertragung ist ineffizient in Bezug auf die Netzwerkbandbreite, da beim Synchronisationsereignis alle Daten gleichzeitig übertragen werden</w:t>
      </w:r>
      <w:r w:rsidR="007371C0" w:rsidRPr="003A0AD8">
        <w:t xml:space="preserve"> </w:t>
      </w:r>
      <w:r w:rsidR="007371C0" w:rsidRPr="003A0AD8">
        <w:fldChar w:fldCharType="begin"/>
      </w:r>
      <w:r w:rsidR="003A3AB1" w:rsidRPr="003A0AD8">
        <w:instrText xml:space="preserve"> ADDIN ZOTERO_ITEM CSL_CITATION {"citationID":"CDIPpNje","properties":{"formattedCitation":"[7]","plainCitation":"[7]","noteIndex":0},"citationItems":[{"id":63,"uris":["http://zotero.org/users/15041600/items/V84L3Z8K"],"itemData":{"id":63,"type":"article-journal","language":"en","source":"Zotero","title":"Data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371C0" w:rsidRPr="003A0AD8">
        <w:fldChar w:fldCharType="separate"/>
      </w:r>
      <w:r w:rsidR="003A3AB1" w:rsidRPr="003A0AD8">
        <w:t>[7]</w:t>
      </w:r>
      <w:r w:rsidR="007371C0" w:rsidRPr="003A0AD8">
        <w:fldChar w:fldCharType="end"/>
      </w:r>
      <w:r w:rsidR="007371C0" w:rsidRPr="003A0AD8">
        <w:t>.</w:t>
      </w:r>
    </w:p>
    <w:p w14:paraId="6C4424DB" w14:textId="1EBB7041" w:rsidR="00906923" w:rsidRPr="003A0AD8" w:rsidRDefault="00906923" w:rsidP="00906923">
      <w:pPr>
        <w:pStyle w:val="Heading3"/>
      </w:pPr>
      <w:bookmarkStart w:id="47" w:name="_Toc192418283"/>
      <w:r w:rsidRPr="003A0AD8">
        <w:t>Datenübertragung</w:t>
      </w:r>
      <w:bookmarkEnd w:id="47"/>
    </w:p>
    <w:p w14:paraId="2C59CB38" w14:textId="1D18084E" w:rsidR="00424770" w:rsidRPr="003A0AD8" w:rsidRDefault="007237CC" w:rsidP="00424770">
      <w:r w:rsidRPr="003A0AD8">
        <w:t>Dieser Abschnitt behandelt das Thema Datenübertragung. Das Ziel ist die</w:t>
      </w:r>
      <w:r w:rsidR="004247A8" w:rsidRPr="003A0AD8">
        <w:t>,</w:t>
      </w:r>
      <w:r w:rsidRPr="003A0AD8">
        <w:t xml:space="preserve"> </w:t>
      </w:r>
      <w:r w:rsidR="004247A8" w:rsidRPr="003A0AD8">
        <w:t xml:space="preserve">in Bezug auf Netzwerkbandbreite </w:t>
      </w:r>
      <w:r w:rsidRPr="003A0AD8">
        <w:t>optimierte</w:t>
      </w:r>
      <w:r w:rsidR="004247A8" w:rsidRPr="003A0AD8">
        <w:t>,</w:t>
      </w:r>
      <w:r w:rsidRPr="003A0AD8">
        <w:t xml:space="preserve"> Übertragung von Daten </w:t>
      </w:r>
      <w:r w:rsidR="004247A8" w:rsidRPr="003A0AD8">
        <w:t>zwischen Client und Server</w:t>
      </w:r>
      <w:r w:rsidRPr="003A0AD8">
        <w:t>. Bei der Wahl des Entwurf</w:t>
      </w:r>
      <w:r w:rsidR="001A5FEE" w:rsidRPr="003A0AD8">
        <w:t>s</w:t>
      </w:r>
      <w:r w:rsidRPr="003A0AD8">
        <w:t>muster</w:t>
      </w:r>
      <w:r w:rsidR="001A5FEE" w:rsidRPr="003A0AD8">
        <w:t>s</w:t>
      </w:r>
      <w:r w:rsidRPr="003A0AD8">
        <w:t xml:space="preserve"> zur Datenübertragung muss primär der Typ der zu übertragenden Daten</w:t>
      </w:r>
      <w:r w:rsidR="00D86A7A" w:rsidRPr="003A0AD8">
        <w:t xml:space="preserve"> und</w:t>
      </w:r>
      <w:r w:rsidRPr="003A0AD8">
        <w:t xml:space="preserve"> die verfügbare Netzwerkbandbreite in Betracht gezogen werden </w:t>
      </w:r>
      <w:r w:rsidRPr="003A0AD8">
        <w:fldChar w:fldCharType="begin"/>
      </w:r>
      <w:r w:rsidR="003A3AB1" w:rsidRPr="003A0AD8">
        <w:instrText xml:space="preserve"> ADDIN ZOTERO_ITEM CSL_CITATION {"citationID":"C2gPqAZk","properties":{"formattedCitation":"[7]","plainCitation":"[7]","noteIndex":0},"citationItems":[{"id":63,"uris":["http://zotero.org/users/15041600/items/V84L3Z8K"],"itemData":{"id":63,"type":"article-journal","language":"en","source":"Zotero","title":"Data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75649AF9" w14:textId="2B91CEC3" w:rsidR="00424770" w:rsidRPr="003A0AD8" w:rsidRDefault="00424770" w:rsidP="00424770">
      <w:pPr>
        <w:pStyle w:val="Heading4"/>
      </w:pPr>
      <w:bookmarkStart w:id="48" w:name="_Ref189055548"/>
      <w:r w:rsidRPr="003A0AD8">
        <w:lastRenderedPageBreak/>
        <w:t>Full Transfer</w:t>
      </w:r>
      <w:bookmarkEnd w:id="48"/>
    </w:p>
    <w:p w14:paraId="6391E41C" w14:textId="0B9FDE9A" w:rsidR="007237CC" w:rsidRPr="003A0AD8" w:rsidRDefault="007237CC" w:rsidP="00424770">
      <w:r w:rsidRPr="003A0AD8">
        <w:t xml:space="preserve">Für kleine Datensätze oder Daten, welche jeweils als </w:t>
      </w:r>
      <w:r w:rsidR="00D86A7A" w:rsidRPr="003A0AD8">
        <w:t>Ganzes</w:t>
      </w:r>
      <w:r w:rsidRPr="003A0AD8">
        <w:t xml:space="preserve"> verändert werden, beispielsweise ganze Dateien, eignet sich das Entwurfsmuster </w:t>
      </w:r>
      <w:r w:rsidR="00C54FF5" w:rsidRPr="003A0AD8">
        <w:t>«</w:t>
      </w:r>
      <w:r w:rsidRPr="003A0AD8">
        <w:t>Full Transfer</w:t>
      </w:r>
      <w:r w:rsidR="00C54FF5" w:rsidRPr="003A0AD8">
        <w:t>»</w:t>
      </w:r>
      <w:r w:rsidRPr="003A0AD8">
        <w:t xml:space="preserve">. Das Entwurfsmuster zeichnet sich dadurch aus, dass der </w:t>
      </w:r>
      <w:r w:rsidR="00D86A7A" w:rsidRPr="003A0AD8">
        <w:t>komplette</w:t>
      </w:r>
      <w:r w:rsidRPr="003A0AD8">
        <w:t xml:space="preserve"> Datensatz übertragen wird und den aktuellen Datensatz auf dem mobilen Gerät ersetzt.</w:t>
      </w:r>
    </w:p>
    <w:p w14:paraId="49736B94" w14:textId="77777777" w:rsidR="007237CC" w:rsidRPr="003A0AD8" w:rsidRDefault="007237CC" w:rsidP="00424770"/>
    <w:p w14:paraId="490AF31F" w14:textId="77777777" w:rsidR="006D46A6" w:rsidRPr="003A0AD8" w:rsidRDefault="006D46A6" w:rsidP="006D46A6">
      <w:pPr>
        <w:keepNext/>
        <w:jc w:val="center"/>
      </w:pPr>
      <w:r w:rsidRPr="003A0AD8">
        <w:rPr>
          <w:noProof/>
        </w:rPr>
        <w:drawing>
          <wp:inline distT="0" distB="0" distL="0" distR="0" wp14:anchorId="55242AE3" wp14:editId="5009E9AA">
            <wp:extent cx="3248025" cy="1000125"/>
            <wp:effectExtent l="0" t="0" r="9525" b="0"/>
            <wp:docPr id="1706041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4B7AB7A9" w:rsidR="007237CC" w:rsidRPr="003A0AD8" w:rsidRDefault="006D46A6" w:rsidP="006D46A6">
      <w:pPr>
        <w:pStyle w:val="Caption"/>
        <w:jc w:val="center"/>
      </w:pPr>
      <w:bookmarkStart w:id="49" w:name="_Ref189152288"/>
      <w:bookmarkStart w:id="50" w:name="_Toc192418342"/>
      <w:r w:rsidRPr="003A0AD8">
        <w:t xml:space="preserve">Abbildung </w:t>
      </w:r>
      <w:fldSimple w:instr=" SEQ Abbildung \* ARABIC ">
        <w:r w:rsidR="00DA5AC4" w:rsidRPr="003A0AD8">
          <w:rPr>
            <w:noProof/>
          </w:rPr>
          <w:t>7</w:t>
        </w:r>
      </w:fldSimple>
      <w:bookmarkEnd w:id="49"/>
      <w:r w:rsidRPr="003A0AD8">
        <w:t xml:space="preserve"> Darstellung des </w:t>
      </w:r>
      <w:r w:rsidR="003F1551" w:rsidRPr="003A0AD8">
        <w:t>«</w:t>
      </w:r>
      <w:r w:rsidRPr="003A0AD8">
        <w:t>Full Transfer</w:t>
      </w:r>
      <w:r w:rsidR="003F1551" w:rsidRPr="003A0AD8">
        <w:t>»</w:t>
      </w:r>
      <w:r w:rsidRPr="003A0AD8">
        <w:t xml:space="preserve"> Übertragungsmuster</w:t>
      </w:r>
      <w:r w:rsidR="00560C71" w:rsidRPr="003A0AD8">
        <w:t xml:space="preserve"> </w:t>
      </w:r>
      <w:r w:rsidR="00560C71" w:rsidRPr="003A0AD8">
        <w:fldChar w:fldCharType="begin"/>
      </w:r>
      <w:r w:rsidR="00560C71" w:rsidRPr="003A0AD8">
        <w:instrText xml:space="preserve"> ADDIN ZOTERO_ITEM CSL_CITATION {"citationID":"WKFwTNkx","properties":{"formattedCitation":"[7]","plainCitation":"[7]","noteIndex":0},"citationItems":[{"id":63,"uris":["http://zotero.org/users/15041600/items/V84L3Z8K"],"itemData":{"id":63,"type":"article-journal","language":"en","source":"Zotero","title":"Data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3A0AD8">
        <w:fldChar w:fldCharType="separate"/>
      </w:r>
      <w:r w:rsidR="00560C71" w:rsidRPr="003A0AD8">
        <w:t>[7]</w:t>
      </w:r>
      <w:bookmarkEnd w:id="50"/>
      <w:r w:rsidR="00560C71" w:rsidRPr="003A0AD8">
        <w:fldChar w:fldCharType="end"/>
      </w:r>
    </w:p>
    <w:p w14:paraId="7AEE9655" w14:textId="3A7067C7" w:rsidR="007237CC" w:rsidRPr="003A0AD8" w:rsidRDefault="006D46A6" w:rsidP="00424770">
      <w:r w:rsidRPr="003A0AD8">
        <w:t xml:space="preserve">In der </w:t>
      </w:r>
      <w:r w:rsidRPr="003A0AD8">
        <w:fldChar w:fldCharType="begin"/>
      </w:r>
      <w:r w:rsidRPr="003A0AD8">
        <w:instrText xml:space="preserve"> REF _Ref189152288 \h </w:instrText>
      </w:r>
      <w:r w:rsidRPr="003A0AD8">
        <w:fldChar w:fldCharType="separate"/>
      </w:r>
      <w:r w:rsidR="00DA5AC4" w:rsidRPr="003A0AD8">
        <w:t xml:space="preserve">Abbildung </w:t>
      </w:r>
      <w:r w:rsidR="00DA5AC4" w:rsidRPr="003A0AD8">
        <w:rPr>
          <w:noProof/>
        </w:rPr>
        <w:t>7</w:t>
      </w:r>
      <w:r w:rsidRPr="003A0AD8">
        <w:fldChar w:fldCharType="end"/>
      </w:r>
      <w:r w:rsidRPr="003A0AD8">
        <w:t xml:space="preserve"> ist zu erkennen, dass der </w:t>
      </w:r>
      <w:r w:rsidR="00C54FF5" w:rsidRPr="003A0AD8">
        <w:t>«</w:t>
      </w:r>
      <w:r w:rsidRPr="003A0AD8">
        <w:t>Full Transfer</w:t>
      </w:r>
      <w:r w:rsidR="00C54FF5" w:rsidRPr="003A0AD8">
        <w:t>»</w:t>
      </w:r>
      <w:r w:rsidRPr="003A0AD8">
        <w:t xml:space="preserve"> ein sehr einfaches Entwurfsmuster ist. Der Transfer wird für das gesamte Datenset initi</w:t>
      </w:r>
      <w:r w:rsidR="001A5FEE" w:rsidRPr="003A0AD8">
        <w:t>i</w:t>
      </w:r>
      <w:r w:rsidRPr="003A0AD8">
        <w:t xml:space="preserve">ert </w:t>
      </w:r>
      <w:r w:rsidRPr="003A0AD8">
        <w:fldChar w:fldCharType="begin"/>
      </w:r>
      <w:r w:rsidR="003A3AB1" w:rsidRPr="003A0AD8">
        <w:instrText xml:space="preserve"> ADDIN ZOTERO_ITEM CSL_CITATION {"citationID":"JBRrXSKN","properties":{"formattedCitation":"[7]","plainCitation":"[7]","noteIndex":0},"citationItems":[{"id":63,"uris":["http://zotero.org/users/15041600/items/V84L3Z8K"],"itemData":{"id":63,"type":"article-journal","language":"en","source":"Zotero","title":"Data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r w:rsidR="00707F2F" w:rsidRPr="003A0AD8">
        <w:t xml:space="preserve"> Dieses Entwurfsmuster eignet sich hingegen nur in Situationen, wo ein klarer Datenmaster definiert werden kann. In einem Szenario mit mehreren gleich berechtigten Clients, </w:t>
      </w:r>
      <w:r w:rsidR="00560C71" w:rsidRPr="003A0AD8">
        <w:t>in</w:t>
      </w:r>
      <w:r w:rsidR="00707F2F" w:rsidRPr="003A0AD8">
        <w:t xml:space="preserve"> Bezug auf die Editierbarkeit von Daten, kann mit diesem Entwurfsmuster nicht festgestellt werden, welche Änderung angewendet werden soll.</w:t>
      </w:r>
    </w:p>
    <w:p w14:paraId="7FB1968E" w14:textId="77777777" w:rsidR="006D46A6" w:rsidRPr="003A0AD8" w:rsidRDefault="006D46A6" w:rsidP="00424770"/>
    <w:p w14:paraId="528CC834" w14:textId="188CD2EB" w:rsidR="006D46A6" w:rsidRPr="003A0AD8" w:rsidRDefault="006D46A6" w:rsidP="00424770">
      <w:pPr>
        <w:rPr>
          <w:b/>
        </w:rPr>
      </w:pPr>
      <w:r w:rsidRPr="003A0AD8">
        <w:rPr>
          <w:b/>
        </w:rPr>
        <w:t>Vorteile:</w:t>
      </w:r>
    </w:p>
    <w:p w14:paraId="03066303" w14:textId="1867AF6A" w:rsidR="006D46A6" w:rsidRPr="003A0AD8" w:rsidRDefault="00C54FF5">
      <w:pPr>
        <w:pStyle w:val="ListParagraph"/>
        <w:numPr>
          <w:ilvl w:val="0"/>
          <w:numId w:val="31"/>
        </w:numPr>
      </w:pPr>
      <w:r w:rsidRPr="003A0AD8">
        <w:t>«</w:t>
      </w:r>
      <w:r w:rsidR="007237CC" w:rsidRPr="003A0AD8">
        <w:t>Full Transfer</w:t>
      </w:r>
      <w:r w:rsidRPr="003A0AD8">
        <w:t>»</w:t>
      </w:r>
      <w:r w:rsidR="007237CC" w:rsidRPr="003A0AD8">
        <w:t xml:space="preserve"> </w:t>
      </w:r>
      <w:r w:rsidR="00D86A7A" w:rsidRPr="003A0AD8">
        <w:t>ist</w:t>
      </w:r>
      <w:r w:rsidR="007237CC" w:rsidRPr="003A0AD8">
        <w:t xml:space="preserve"> ein einfach zu implementierendes Entwurfsmuster </w:t>
      </w:r>
      <w:r w:rsidR="006D46A6" w:rsidRPr="003A0AD8">
        <w:fldChar w:fldCharType="begin"/>
      </w:r>
      <w:r w:rsidR="003A3AB1" w:rsidRPr="003A0AD8">
        <w:instrText xml:space="preserve"> ADDIN ZOTERO_ITEM CSL_CITATION {"citationID":"YmWOPHVl","properties":{"formattedCitation":"[7]","plainCitation":"[7]","noteIndex":0},"citationItems":[{"id":63,"uris":["http://zotero.org/users/15041600/items/V84L3Z8K"],"itemData":{"id":63,"type":"article-journal","language":"en","source":"Zotero","title":"Data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3A0AD8">
        <w:fldChar w:fldCharType="separate"/>
      </w:r>
      <w:r w:rsidR="003A3AB1" w:rsidRPr="003A0AD8">
        <w:t>[7]</w:t>
      </w:r>
      <w:r w:rsidR="006D46A6" w:rsidRPr="003A0AD8">
        <w:fldChar w:fldCharType="end"/>
      </w:r>
      <w:r w:rsidR="007237CC" w:rsidRPr="003A0AD8">
        <w:t>.</w:t>
      </w:r>
    </w:p>
    <w:p w14:paraId="4A6586F8" w14:textId="12FCE0F2" w:rsidR="00707F2F" w:rsidRPr="003A0AD8" w:rsidRDefault="00707F2F">
      <w:pPr>
        <w:pStyle w:val="ListParagraph"/>
        <w:numPr>
          <w:ilvl w:val="0"/>
          <w:numId w:val="31"/>
        </w:numPr>
      </w:pPr>
      <w:r w:rsidRPr="003A0AD8">
        <w:t>Kein Datenverlust in einem Szenario mit einem Datenmaster und Clients, welche nur lesend auf die Daten zugreifen.</w:t>
      </w:r>
    </w:p>
    <w:p w14:paraId="57998A7C" w14:textId="77777777" w:rsidR="006D46A6" w:rsidRPr="003A0AD8" w:rsidRDefault="006D46A6" w:rsidP="00424770"/>
    <w:p w14:paraId="3B9BE0C3" w14:textId="536659B8" w:rsidR="006D46A6" w:rsidRPr="003A0AD8" w:rsidRDefault="006D46A6" w:rsidP="00424770">
      <w:pPr>
        <w:rPr>
          <w:b/>
        </w:rPr>
      </w:pPr>
      <w:r w:rsidRPr="003A0AD8">
        <w:rPr>
          <w:b/>
        </w:rPr>
        <w:t>Nachteile:</w:t>
      </w:r>
    </w:p>
    <w:p w14:paraId="4458D0A2" w14:textId="33D7E117" w:rsidR="00424770" w:rsidRPr="003A0AD8" w:rsidRDefault="00560C71">
      <w:pPr>
        <w:pStyle w:val="ListParagraph"/>
        <w:numPr>
          <w:ilvl w:val="0"/>
          <w:numId w:val="31"/>
        </w:numPr>
      </w:pPr>
      <w:r w:rsidRPr="003A0AD8">
        <w:t>Die Daten werden redundant gesendet, was zu einer ineffizienten Nutzung der Netzwerkbandbreite führt</w:t>
      </w:r>
      <w:r w:rsidR="007237CC" w:rsidRPr="003A0AD8">
        <w:t xml:space="preserve"> </w:t>
      </w:r>
      <w:r w:rsidR="007237CC" w:rsidRPr="003A0AD8">
        <w:fldChar w:fldCharType="begin"/>
      </w:r>
      <w:r w:rsidR="003A3AB1" w:rsidRPr="003A0AD8">
        <w:instrText xml:space="preserve"> ADDIN ZOTERO_ITEM CSL_CITATION {"citationID":"wFBXHJP0","properties":{"formattedCitation":"[7]","plainCitation":"[7]","noteIndex":0},"citationItems":[{"id":63,"uris":["http://zotero.org/users/15041600/items/V84L3Z8K"],"itemData":{"id":63,"type":"article-journal","language":"en","source":"Zotero","title":"Data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237CC" w:rsidRPr="003A0AD8">
        <w:fldChar w:fldCharType="separate"/>
      </w:r>
      <w:r w:rsidR="003A3AB1" w:rsidRPr="003A0AD8">
        <w:t>[7]</w:t>
      </w:r>
      <w:r w:rsidR="007237CC" w:rsidRPr="003A0AD8">
        <w:fldChar w:fldCharType="end"/>
      </w:r>
      <w:r w:rsidR="007237CC" w:rsidRPr="003A0AD8">
        <w:t>.</w:t>
      </w:r>
    </w:p>
    <w:p w14:paraId="7AB7C648" w14:textId="062BBF9E" w:rsidR="00707F2F" w:rsidRPr="003A0AD8" w:rsidRDefault="00707F2F">
      <w:pPr>
        <w:pStyle w:val="ListParagraph"/>
        <w:numPr>
          <w:ilvl w:val="0"/>
          <w:numId w:val="31"/>
        </w:numPr>
      </w:pPr>
      <w:r w:rsidRPr="003A0AD8">
        <w:t>Eignet sich nur für spezifische Anwendungsszenarien.</w:t>
      </w:r>
    </w:p>
    <w:p w14:paraId="6647A11E" w14:textId="03CFED9A" w:rsidR="00424770" w:rsidRPr="003A0AD8" w:rsidRDefault="00424770" w:rsidP="00424770">
      <w:pPr>
        <w:pStyle w:val="Heading4"/>
      </w:pPr>
      <w:bookmarkStart w:id="51" w:name="_Ref189055590"/>
      <w:r w:rsidRPr="003A0AD8">
        <w:t>Timestamp Transfer</w:t>
      </w:r>
      <w:bookmarkEnd w:id="51"/>
    </w:p>
    <w:p w14:paraId="3D7EDFC5" w14:textId="017EFEDF" w:rsidR="00EB16FD" w:rsidRPr="003A0AD8" w:rsidRDefault="006D46A6" w:rsidP="006D46A6">
      <w:r w:rsidRPr="003A0AD8">
        <w:t xml:space="preserve">Das Muster </w:t>
      </w:r>
      <w:r w:rsidR="00C54FF5" w:rsidRPr="003A0AD8">
        <w:t>«</w:t>
      </w:r>
      <w:r w:rsidRPr="003A0AD8">
        <w:t>Timestamp Transfer</w:t>
      </w:r>
      <w:r w:rsidR="00C54FF5" w:rsidRPr="003A0AD8">
        <w:t>»</w:t>
      </w:r>
      <w:r w:rsidR="00EB16FD" w:rsidRPr="003A0AD8">
        <w:t xml:space="preserve"> basiert auf dem Vergleich von Zeitstempeln in einem Datensatz.</w:t>
      </w:r>
    </w:p>
    <w:p w14:paraId="16290073" w14:textId="77777777" w:rsidR="00EB16FD" w:rsidRPr="003A0AD8" w:rsidRDefault="00EB16FD" w:rsidP="006D46A6"/>
    <w:p w14:paraId="335EB452" w14:textId="77777777" w:rsidR="00D76756" w:rsidRPr="003A0AD8" w:rsidRDefault="00D76756" w:rsidP="00D76756">
      <w:pPr>
        <w:keepNext/>
        <w:jc w:val="center"/>
      </w:pPr>
      <w:r w:rsidRPr="003A0AD8">
        <w:rPr>
          <w:noProof/>
        </w:rPr>
        <w:drawing>
          <wp:inline distT="0" distB="0" distL="0" distR="0" wp14:anchorId="37C02A97" wp14:editId="6EC08311">
            <wp:extent cx="3769254" cy="2294329"/>
            <wp:effectExtent l="0" t="0" r="3175" b="0"/>
            <wp:docPr id="214718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769254" cy="2294329"/>
                    </a:xfrm>
                    <a:prstGeom prst="rect">
                      <a:avLst/>
                    </a:prstGeom>
                  </pic:spPr>
                </pic:pic>
              </a:graphicData>
            </a:graphic>
          </wp:inline>
        </w:drawing>
      </w:r>
    </w:p>
    <w:p w14:paraId="0F9CC9C4" w14:textId="1F3440ED" w:rsidR="00EB16FD" w:rsidRPr="003A0AD8" w:rsidRDefault="00D76756" w:rsidP="00D76756">
      <w:pPr>
        <w:pStyle w:val="Caption"/>
        <w:jc w:val="center"/>
      </w:pPr>
      <w:bookmarkStart w:id="52" w:name="_Ref190796760"/>
      <w:bookmarkStart w:id="53" w:name="_Toc192418343"/>
      <w:r w:rsidRPr="003A0AD8">
        <w:t xml:space="preserve">Abbildung </w:t>
      </w:r>
      <w:fldSimple w:instr=" SEQ Abbildung \* ARABIC ">
        <w:r w:rsidR="00DA5AC4" w:rsidRPr="003A0AD8">
          <w:rPr>
            <w:noProof/>
          </w:rPr>
          <w:t>8</w:t>
        </w:r>
      </w:fldSimple>
      <w:bookmarkEnd w:id="52"/>
      <w:r w:rsidRPr="003A0AD8">
        <w:t xml:space="preserve"> Darstellung des Musters </w:t>
      </w:r>
      <w:r w:rsidR="003F1551" w:rsidRPr="003A0AD8">
        <w:t>«</w:t>
      </w:r>
      <w:r w:rsidRPr="003A0AD8">
        <w:t>Timestamp Transfer</w:t>
      </w:r>
      <w:r w:rsidR="003F1551" w:rsidRPr="003A0AD8">
        <w:t>»</w:t>
      </w:r>
      <w:r w:rsidR="00BB6756" w:rsidRPr="003A0AD8">
        <w:t xml:space="preserve"> </w:t>
      </w:r>
      <w:r w:rsidR="00BB6756" w:rsidRPr="003A0AD8">
        <w:fldChar w:fldCharType="begin"/>
      </w:r>
      <w:r w:rsidR="00BB6756" w:rsidRPr="003A0AD8">
        <w:instrText xml:space="preserve"> ADDIN ZOTERO_ITEM CSL_CITATION {"citationID":"0uchLgPu","properties":{"formattedCitation":"[7]","plainCitation":"[7]","noteIndex":0},"citationItems":[{"id":63,"uris":["http://zotero.org/users/15041600/items/V84L3Z8K"],"itemData":{"id":63,"type":"article-journal","language":"en","source":"Zotero","title":"Data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B6756" w:rsidRPr="003A0AD8">
        <w:fldChar w:fldCharType="separate"/>
      </w:r>
      <w:r w:rsidR="00BB6756" w:rsidRPr="003A0AD8">
        <w:t>[7]</w:t>
      </w:r>
      <w:bookmarkEnd w:id="53"/>
      <w:r w:rsidR="00BB6756" w:rsidRPr="003A0AD8">
        <w:fldChar w:fldCharType="end"/>
      </w:r>
    </w:p>
    <w:p w14:paraId="11A1624A" w14:textId="59CAD116" w:rsidR="00EB16FD" w:rsidRPr="003A0AD8" w:rsidRDefault="00D76756" w:rsidP="006D46A6">
      <w:r w:rsidRPr="003A0AD8">
        <w:t xml:space="preserve">Die </w:t>
      </w:r>
      <w:r w:rsidR="006D754E" w:rsidRPr="003A0AD8">
        <w:fldChar w:fldCharType="begin"/>
      </w:r>
      <w:r w:rsidR="006D754E" w:rsidRPr="003A0AD8">
        <w:instrText xml:space="preserve"> REF _Ref190796760 \h </w:instrText>
      </w:r>
      <w:r w:rsidR="006D754E" w:rsidRPr="003A0AD8">
        <w:fldChar w:fldCharType="separate"/>
      </w:r>
      <w:r w:rsidR="00DA5AC4" w:rsidRPr="003A0AD8">
        <w:t xml:space="preserve">Abbildung </w:t>
      </w:r>
      <w:r w:rsidR="00DA5AC4" w:rsidRPr="003A0AD8">
        <w:rPr>
          <w:noProof/>
        </w:rPr>
        <w:t>8</w:t>
      </w:r>
      <w:r w:rsidR="006D754E" w:rsidRPr="003A0AD8">
        <w:fldChar w:fldCharType="end"/>
      </w:r>
      <w:r w:rsidR="006D754E" w:rsidRPr="003A0AD8">
        <w:t xml:space="preserve"> </w:t>
      </w:r>
      <w:r w:rsidR="00F93C65" w:rsidRPr="003A0AD8">
        <w:t>stellt die prinzipielle Logik</w:t>
      </w:r>
      <w:r w:rsidR="00B21795" w:rsidRPr="003A0AD8">
        <w:t xml:space="preserve"> eines </w:t>
      </w:r>
      <w:r w:rsidR="00C54FF5" w:rsidRPr="003A0AD8">
        <w:t>«</w:t>
      </w:r>
      <w:r w:rsidR="00B21795" w:rsidRPr="003A0AD8">
        <w:t>Timestamp Transfers</w:t>
      </w:r>
      <w:r w:rsidR="00C54FF5" w:rsidRPr="003A0AD8">
        <w:t>»</w:t>
      </w:r>
      <w:r w:rsidR="00B21795" w:rsidRPr="003A0AD8">
        <w:t xml:space="preserve"> </w:t>
      </w:r>
      <w:r w:rsidR="00F93C65" w:rsidRPr="003A0AD8">
        <w:t>dar</w:t>
      </w:r>
      <w:r w:rsidR="006E5EF6" w:rsidRPr="003A0AD8">
        <w:t xml:space="preserve">. Damit dieser Vergleich möglich ist, muss </w:t>
      </w:r>
      <w:r w:rsidR="006D754E" w:rsidRPr="003A0AD8">
        <w:t>zu jedem Datensatz ein Zeitstempel des Erstellungszeitpunktes und ein Zeitstempel des Zeitpunktes der letzten Änderung gespeichert werden</w:t>
      </w:r>
      <w:r w:rsidR="006E5EF6" w:rsidRPr="003A0AD8">
        <w:t xml:space="preserve"> </w:t>
      </w:r>
      <w:r w:rsidR="006E5EF6" w:rsidRPr="003A0AD8">
        <w:fldChar w:fldCharType="begin"/>
      </w:r>
      <w:r w:rsidR="003A3AB1" w:rsidRPr="003A0AD8">
        <w:instrText xml:space="preserve"> ADDIN ZOTERO_ITEM CSL_CITATION {"citationID":"18diCDsd","properties":{"formattedCitation":"[7]","plainCitation":"[7]","noteIndex":0},"citationItems":[{"id":63,"uris":["http://zotero.org/users/15041600/items/V84L3Z8K"],"itemData":{"id":63,"type":"article-journal","language":"en","source":"Zotero","title":"Data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3A0AD8">
        <w:fldChar w:fldCharType="separate"/>
      </w:r>
      <w:r w:rsidR="003A3AB1" w:rsidRPr="003A0AD8">
        <w:t>[7]</w:t>
      </w:r>
      <w:r w:rsidR="006E5EF6" w:rsidRPr="003A0AD8">
        <w:fldChar w:fldCharType="end"/>
      </w:r>
      <w:r w:rsidR="006E5EF6" w:rsidRPr="003A0AD8">
        <w:t xml:space="preserve">. Die mobile Applikation sendet die Zeitstempel an den Server. Dieser </w:t>
      </w:r>
      <w:r w:rsidR="00F93C65" w:rsidRPr="003A0AD8">
        <w:t>vergleicht</w:t>
      </w:r>
      <w:r w:rsidR="006E5EF6" w:rsidRPr="003A0AD8">
        <w:t xml:space="preserve"> die Zeitstempel von der mobilen Applikation mit den eigenen Datensätzen und sendet aktuellere Datensätze an den Client </w:t>
      </w:r>
      <w:r w:rsidR="006E5EF6" w:rsidRPr="003A0AD8">
        <w:fldChar w:fldCharType="begin"/>
      </w:r>
      <w:r w:rsidR="003A3AB1" w:rsidRPr="003A0AD8">
        <w:instrText xml:space="preserve"> ADDIN ZOTERO_ITEM CSL_CITATION {"citationID":"c9cHJmWD","properties":{"formattedCitation":"[7]","plainCitation":"[7]","noteIndex":0},"citationItems":[{"id":63,"uris":["http://zotero.org/users/15041600/items/V84L3Z8K"],"itemData":{"id":63,"type":"article-journal","language":"en","source":"Zotero","title":"Data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3A0AD8">
        <w:fldChar w:fldCharType="separate"/>
      </w:r>
      <w:r w:rsidR="003A3AB1" w:rsidRPr="003A0AD8">
        <w:t>[7]</w:t>
      </w:r>
      <w:r w:rsidR="006E5EF6" w:rsidRPr="003A0AD8">
        <w:fldChar w:fldCharType="end"/>
      </w:r>
      <w:r w:rsidR="006E5EF6" w:rsidRPr="003A0AD8">
        <w:t>.</w:t>
      </w:r>
      <w:r w:rsidR="006F73E6" w:rsidRPr="003A0AD8">
        <w:t xml:space="preserve"> Es werden jeweils ganze Datensätze übermittelt.</w:t>
      </w:r>
    </w:p>
    <w:p w14:paraId="0216AA84" w14:textId="77777777" w:rsidR="006E5EF6" w:rsidRPr="003A0AD8" w:rsidRDefault="006E5EF6" w:rsidP="006D46A6"/>
    <w:p w14:paraId="7B4BCFB9" w14:textId="3B102C15" w:rsidR="006E5EF6" w:rsidRPr="003A0AD8" w:rsidRDefault="006E5EF6" w:rsidP="006D46A6">
      <w:pPr>
        <w:rPr>
          <w:b/>
          <w:bCs/>
        </w:rPr>
      </w:pPr>
      <w:r w:rsidRPr="003A0AD8">
        <w:rPr>
          <w:b/>
          <w:bCs/>
        </w:rPr>
        <w:t>Vorteile:</w:t>
      </w:r>
    </w:p>
    <w:p w14:paraId="75C8A750" w14:textId="405F1C0C" w:rsidR="006E5EF6" w:rsidRPr="003A0AD8" w:rsidRDefault="006E5EF6">
      <w:pPr>
        <w:pStyle w:val="ListParagraph"/>
        <w:numPr>
          <w:ilvl w:val="0"/>
          <w:numId w:val="31"/>
        </w:numPr>
      </w:pPr>
      <w:r w:rsidRPr="003A0AD8">
        <w:t xml:space="preserve">Die zu synchronisierenden Daten können anhand ihrer </w:t>
      </w:r>
      <w:r w:rsidR="00F93C65" w:rsidRPr="003A0AD8">
        <w:t>Aktualität</w:t>
      </w:r>
      <w:r w:rsidRPr="003A0AD8">
        <w:t xml:space="preserve"> </w:t>
      </w:r>
      <w:r w:rsidR="00F93C65" w:rsidRPr="003A0AD8">
        <w:t xml:space="preserve">gezielt </w:t>
      </w:r>
      <w:r w:rsidRPr="003A0AD8">
        <w:t>ausgewählt werden</w:t>
      </w:r>
      <w:r w:rsidR="001A5FEE" w:rsidRPr="003A0AD8">
        <w:t>,</w:t>
      </w:r>
      <w:r w:rsidR="00F93C65" w:rsidRPr="003A0AD8">
        <w:t xml:space="preserve"> dies</w:t>
      </w:r>
      <w:r w:rsidRPr="003A0AD8">
        <w:t xml:space="preserve"> </w:t>
      </w:r>
      <w:r w:rsidR="001A5FEE" w:rsidRPr="003A0AD8">
        <w:t>s</w:t>
      </w:r>
      <w:r w:rsidRPr="003A0AD8">
        <w:t xml:space="preserve">owohl für den Upload wie auch für den Download. Dadurch wird die Menge an zu übertragenden Daten verringert </w:t>
      </w:r>
      <w:r w:rsidRPr="003A0AD8">
        <w:fldChar w:fldCharType="begin"/>
      </w:r>
      <w:r w:rsidR="003A3AB1" w:rsidRPr="003A0AD8">
        <w:instrText xml:space="preserve"> ADDIN ZOTERO_ITEM CSL_CITATION {"citationID":"KW41WhK9","properties":{"formattedCitation":"[7]","plainCitation":"[7]","noteIndex":0},"citationItems":[{"id":63,"uris":["http://zotero.org/users/15041600/items/V84L3Z8K"],"itemData":{"id":63,"type":"article-journal","language":"en","source":"Zotero","title":"Data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178FAE94" w14:textId="77777777" w:rsidR="004040BE" w:rsidRPr="003A0AD8" w:rsidRDefault="004040BE" w:rsidP="004040BE"/>
    <w:p w14:paraId="2B0AEA8D" w14:textId="3D50F901" w:rsidR="004040BE" w:rsidRPr="003A0AD8" w:rsidRDefault="004040BE" w:rsidP="004040BE">
      <w:pPr>
        <w:rPr>
          <w:b/>
          <w:bCs/>
        </w:rPr>
      </w:pPr>
      <w:r w:rsidRPr="003A0AD8">
        <w:rPr>
          <w:b/>
          <w:bCs/>
        </w:rPr>
        <w:t>Nachteile:</w:t>
      </w:r>
    </w:p>
    <w:p w14:paraId="6B32C45F" w14:textId="6A712300" w:rsidR="006E5EF6" w:rsidRPr="003A0AD8" w:rsidRDefault="00F93C65">
      <w:pPr>
        <w:pStyle w:val="ListParagraph"/>
        <w:numPr>
          <w:ilvl w:val="0"/>
          <w:numId w:val="31"/>
        </w:numPr>
      </w:pPr>
      <w:r w:rsidRPr="003A0AD8">
        <w:t>Das Löschen</w:t>
      </w:r>
      <w:r w:rsidR="004040BE" w:rsidRPr="003A0AD8">
        <w:t xml:space="preserve"> von Datensätzen benötigt zusätzliche Logik</w:t>
      </w:r>
      <w:r w:rsidR="001A5FEE" w:rsidRPr="003A0AD8">
        <w:t>, d</w:t>
      </w:r>
      <w:r w:rsidR="004040BE" w:rsidRPr="003A0AD8">
        <w:t>a in diesem Fall der gelöschte Datensatz nicht mehr für den Zeitstempelvergleich zur Verfügung steht</w:t>
      </w:r>
      <w:r w:rsidR="00BB6756" w:rsidRPr="003A0AD8">
        <w:t xml:space="preserve"> </w:t>
      </w:r>
      <w:r w:rsidR="004040BE" w:rsidRPr="003A0AD8">
        <w:fldChar w:fldCharType="begin"/>
      </w:r>
      <w:r w:rsidR="003A3AB1" w:rsidRPr="003A0AD8">
        <w:instrText xml:space="preserve"> ADDIN ZOTERO_ITEM CSL_CITATION {"citationID":"YQWrH6Gt","properties":{"formattedCitation":"[7]","plainCitation":"[7]","noteIndex":0},"citationItems":[{"id":63,"uris":["http://zotero.org/users/15041600/items/V84L3Z8K"],"itemData":{"id":63,"type":"article-journal","language":"en","source":"Zotero","title":"Data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4040BE" w:rsidRPr="003A0AD8">
        <w:fldChar w:fldCharType="separate"/>
      </w:r>
      <w:r w:rsidR="003A3AB1" w:rsidRPr="003A0AD8">
        <w:t>[7]</w:t>
      </w:r>
      <w:r w:rsidR="004040BE" w:rsidRPr="003A0AD8">
        <w:fldChar w:fldCharType="end"/>
      </w:r>
      <w:r w:rsidR="004040BE" w:rsidRPr="003A0AD8">
        <w:t>.</w:t>
      </w:r>
    </w:p>
    <w:p w14:paraId="21E4EC65" w14:textId="08B718C5" w:rsidR="004040BE" w:rsidRPr="003A0AD8" w:rsidRDefault="004040BE">
      <w:pPr>
        <w:pStyle w:val="ListParagraph"/>
        <w:numPr>
          <w:ilvl w:val="0"/>
          <w:numId w:val="31"/>
        </w:numPr>
      </w:pPr>
      <w:r w:rsidRPr="003A0AD8">
        <w:t xml:space="preserve">Die Quelle für den Zeitstempel muss konsistent sein, damit die Zeitstempel vergleichbar bleiben </w:t>
      </w:r>
      <w:r w:rsidRPr="003A0AD8">
        <w:fldChar w:fldCharType="begin"/>
      </w:r>
      <w:r w:rsidR="003A3AB1" w:rsidRPr="003A0AD8">
        <w:instrText xml:space="preserve"> ADDIN ZOTERO_ITEM CSL_CITATION {"citationID":"sLNIL2rS","properties":{"formattedCitation":"[7]","plainCitation":"[7]","noteIndex":0},"citationItems":[{"id":63,"uris":["http://zotero.org/users/15041600/items/V84L3Z8K"],"itemData":{"id":63,"type":"article-journal","language":"en","source":"Zotero","title":"Data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54640907" w14:textId="1F125C4D" w:rsidR="00424770" w:rsidRPr="003A0AD8" w:rsidRDefault="00424770" w:rsidP="00424770">
      <w:pPr>
        <w:pStyle w:val="Heading4"/>
      </w:pPr>
      <w:bookmarkStart w:id="54" w:name="_Ref189055616"/>
      <w:r w:rsidRPr="003A0AD8">
        <w:t>Mathematical Transfer</w:t>
      </w:r>
      <w:bookmarkEnd w:id="54"/>
    </w:p>
    <w:p w14:paraId="1D37B973" w14:textId="4255ED61" w:rsidR="00534E68" w:rsidRPr="003A0AD8" w:rsidRDefault="00BA43B2" w:rsidP="00C573F2">
      <w:r w:rsidRPr="003A0AD8">
        <w:t xml:space="preserve">Das dritte Entwurfsmuster </w:t>
      </w:r>
      <w:r w:rsidR="006F73E6" w:rsidRPr="003A0AD8">
        <w:t xml:space="preserve">macht sich mathematische Algorithmen zu Nutze, um zu bestimmen welche Teile eines Datensatzes übermittelt werden sollen </w:t>
      </w:r>
      <w:r w:rsidR="006F73E6" w:rsidRPr="003A0AD8">
        <w:fldChar w:fldCharType="begin"/>
      </w:r>
      <w:r w:rsidR="003A3AB1" w:rsidRPr="003A0AD8">
        <w:instrText xml:space="preserve"> ADDIN ZOTERO_ITEM CSL_CITATION {"citationID":"x3BKLmaa","properties":{"formattedCitation":"[7]","plainCitation":"[7]","noteIndex":0},"citationItems":[{"id":63,"uris":["http://zotero.org/users/15041600/items/V84L3Z8K"],"itemData":{"id":63,"type":"article-journal","language":"en","source":"Zotero","title":"Data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3A0AD8">
        <w:fldChar w:fldCharType="separate"/>
      </w:r>
      <w:r w:rsidR="003A3AB1" w:rsidRPr="003A0AD8">
        <w:t>[7]</w:t>
      </w:r>
      <w:r w:rsidR="006F73E6" w:rsidRPr="003A0AD8">
        <w:fldChar w:fldCharType="end"/>
      </w:r>
      <w:r w:rsidR="006F73E6" w:rsidRPr="003A0AD8">
        <w:t xml:space="preserve">. Es werden nur Daten ausgetauscht, welche geändert wurden. Die mathematischen Algorithmen sind in der Lage, Änderungen effizienter zusammen zu führen </w:t>
      </w:r>
      <w:r w:rsidR="000A3D94" w:rsidRPr="003A0AD8">
        <w:t xml:space="preserve">und die Menge an Daten in einer Übertragung auf ein </w:t>
      </w:r>
      <w:r w:rsidR="00F93C65" w:rsidRPr="003A0AD8">
        <w:t>Minimum</w:t>
      </w:r>
      <w:r w:rsidR="000A3D94" w:rsidRPr="003A0AD8">
        <w:t xml:space="preserve"> zu reduzieren </w:t>
      </w:r>
      <w:r w:rsidR="000A3D94" w:rsidRPr="003A0AD8">
        <w:fldChar w:fldCharType="begin"/>
      </w:r>
      <w:r w:rsidR="003A3AB1" w:rsidRPr="003A0AD8">
        <w:instrText xml:space="preserve"> ADDIN ZOTERO_ITEM CSL_CITATION {"citationID":"6CicP9RB","properties":{"formattedCitation":"[7]","plainCitation":"[7]","noteIndex":0},"citationItems":[{"id":63,"uris":["http://zotero.org/users/15041600/items/V84L3Z8K"],"itemData":{"id":63,"type":"article-journal","language":"en","source":"Zotero","title":"Data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3A0AD8">
        <w:fldChar w:fldCharType="separate"/>
      </w:r>
      <w:r w:rsidR="003A3AB1" w:rsidRPr="003A0AD8">
        <w:t>[7]</w:t>
      </w:r>
      <w:r w:rsidR="000A3D94" w:rsidRPr="003A0AD8">
        <w:fldChar w:fldCharType="end"/>
      </w:r>
      <w:r w:rsidRPr="003A0AD8">
        <w:t>. Beispiel</w:t>
      </w:r>
      <w:r w:rsidR="00534E68" w:rsidRPr="003A0AD8">
        <w:t>e für mathematische Methoden sind:</w:t>
      </w:r>
    </w:p>
    <w:p w14:paraId="2CFAD3FB" w14:textId="545D1E62" w:rsidR="00BA43B2" w:rsidRPr="003A0AD8" w:rsidRDefault="00534E68">
      <w:pPr>
        <w:pStyle w:val="ListParagraph"/>
        <w:numPr>
          <w:ilvl w:val="0"/>
          <w:numId w:val="32"/>
        </w:numPr>
      </w:pPr>
      <w:r w:rsidRPr="003A0AD8">
        <w:t xml:space="preserve">„Invertible Bloom Lookup Tables“ (IBLTs) </w:t>
      </w:r>
      <w:r w:rsidRPr="003A0AD8">
        <w:fldChar w:fldCharType="begin"/>
      </w:r>
      <w:r w:rsidR="003A3AB1" w:rsidRPr="003A0AD8">
        <w:instrText xml:space="preserve"> ADDIN ZOTERO_ITEM CSL_CITATION {"citationID":"5z5cRcfk","properties":{"formattedCitation":"[10]","plainCitation":"[10]","noteIndex":0},"citationItems":[{"id":91,"uris":["http://zotero.org/users/15041600/items/IH34XPA2"],"itemData":{"id":91,"type":"article-journal","abstract":"Many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3A0AD8">
        <w:fldChar w:fldCharType="separate"/>
      </w:r>
      <w:r w:rsidR="003A3AB1" w:rsidRPr="003A0AD8">
        <w:t>[10]</w:t>
      </w:r>
      <w:r w:rsidRPr="003A0AD8">
        <w:fldChar w:fldCharType="end"/>
      </w:r>
    </w:p>
    <w:p w14:paraId="611D6D7F" w14:textId="21DD7007" w:rsidR="00534E68" w:rsidRPr="003A0AD8" w:rsidRDefault="00534E68">
      <w:pPr>
        <w:pStyle w:val="ListParagraph"/>
        <w:numPr>
          <w:ilvl w:val="0"/>
          <w:numId w:val="32"/>
        </w:numPr>
      </w:pPr>
      <w:r w:rsidRPr="003A0AD8">
        <w:t xml:space="preserve">“Characteristic Polynomial Interpolation” </w:t>
      </w:r>
      <w:r w:rsidRPr="003A0AD8">
        <w:fldChar w:fldCharType="begin"/>
      </w:r>
      <w:r w:rsidR="003A3AB1" w:rsidRPr="003A0AD8">
        <w:instrText xml:space="preserve"> ADDIN ZOTERO_ITEM CSL_CITATION {"citationID":"VE1TJsLc","properties":{"formattedCitation":"[7]","plainCitation":"[7]","noteIndex":0},"citationItems":[{"id":63,"uris":["http://zotero.org/users/15041600/items/V84L3Z8K"],"itemData":{"id":63,"type":"article-journal","language":"en","source":"Zotero","title":"Data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p>
    <w:p w14:paraId="2E34ED08" w14:textId="77777777" w:rsidR="00EA6620" w:rsidRPr="003A0AD8" w:rsidRDefault="00EA6620" w:rsidP="00534E68"/>
    <w:p w14:paraId="32A99D76" w14:textId="77777777" w:rsidR="00534E68" w:rsidRPr="003A0AD8" w:rsidRDefault="00534E68" w:rsidP="00534E68">
      <w:pPr>
        <w:keepNext/>
        <w:jc w:val="center"/>
      </w:pPr>
      <w:r w:rsidRPr="003A0AD8">
        <w:rPr>
          <w:noProof/>
        </w:rPr>
        <w:drawing>
          <wp:inline distT="0" distB="0" distL="0" distR="0" wp14:anchorId="0EBD0C75" wp14:editId="5955E739">
            <wp:extent cx="3729422" cy="2850689"/>
            <wp:effectExtent l="0" t="0" r="4445" b="6985"/>
            <wp:docPr id="63251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729422" cy="2850689"/>
                    </a:xfrm>
                    <a:prstGeom prst="rect">
                      <a:avLst/>
                    </a:prstGeom>
                  </pic:spPr>
                </pic:pic>
              </a:graphicData>
            </a:graphic>
          </wp:inline>
        </w:drawing>
      </w:r>
    </w:p>
    <w:p w14:paraId="3B95177F" w14:textId="0DEC17A5" w:rsidR="00534E68" w:rsidRPr="003A0AD8" w:rsidRDefault="00534E68" w:rsidP="00534E68">
      <w:pPr>
        <w:pStyle w:val="Caption"/>
        <w:jc w:val="center"/>
      </w:pPr>
      <w:bookmarkStart w:id="55" w:name="_Ref189321070"/>
      <w:bookmarkStart w:id="56" w:name="_Toc192418344"/>
      <w:r w:rsidRPr="003A0AD8">
        <w:t xml:space="preserve">Abbildung </w:t>
      </w:r>
      <w:fldSimple w:instr=" SEQ Abbildung \* ARABIC ">
        <w:r w:rsidR="00DA5AC4" w:rsidRPr="003A0AD8">
          <w:rPr>
            <w:noProof/>
          </w:rPr>
          <w:t>9</w:t>
        </w:r>
      </w:fldSimple>
      <w:bookmarkEnd w:id="55"/>
      <w:r w:rsidRPr="003A0AD8">
        <w:t xml:space="preserve"> Darstellung des Musters </w:t>
      </w:r>
      <w:r w:rsidR="003F1551" w:rsidRPr="003A0AD8">
        <w:t>«</w:t>
      </w:r>
      <w:r w:rsidRPr="003A0AD8">
        <w:t>Mathematischer Transfer</w:t>
      </w:r>
      <w:r w:rsidR="003F1551" w:rsidRPr="003A0AD8">
        <w:t>»</w:t>
      </w:r>
      <w:r w:rsidR="00C54FF5" w:rsidRPr="003A0AD8">
        <w:t xml:space="preserve"> </w:t>
      </w:r>
      <w:r w:rsidR="00C54FF5" w:rsidRPr="003A0AD8">
        <w:fldChar w:fldCharType="begin"/>
      </w:r>
      <w:r w:rsidR="00C54FF5" w:rsidRPr="003A0AD8">
        <w:instrText xml:space="preserve"> ADDIN ZOTERO_ITEM CSL_CITATION {"citationID":"fyYDJHx1","properties":{"formattedCitation":"[7]","plainCitation":"[7]","noteIndex":0},"citationItems":[{"id":63,"uris":["http://zotero.org/users/15041600/items/V84L3Z8K"],"itemData":{"id":63,"type":"article-journal","language":"en","source":"Zotero","title":"Data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54FF5" w:rsidRPr="003A0AD8">
        <w:fldChar w:fldCharType="separate"/>
      </w:r>
      <w:r w:rsidR="00C54FF5" w:rsidRPr="003A0AD8">
        <w:t>[7]</w:t>
      </w:r>
      <w:bookmarkEnd w:id="56"/>
      <w:r w:rsidR="00C54FF5" w:rsidRPr="003A0AD8">
        <w:fldChar w:fldCharType="end"/>
      </w:r>
    </w:p>
    <w:p w14:paraId="51ACD99B" w14:textId="1C3B8F0C" w:rsidR="00534E68" w:rsidRPr="003A0AD8" w:rsidRDefault="00D406C9" w:rsidP="00C573F2">
      <w:r w:rsidRPr="003A0AD8">
        <w:t xml:space="preserve">Wie in </w:t>
      </w:r>
      <w:r w:rsidRPr="003A0AD8">
        <w:fldChar w:fldCharType="begin"/>
      </w:r>
      <w:r w:rsidRPr="003A0AD8">
        <w:instrText xml:space="preserve"> REF _Ref189321070 \h </w:instrText>
      </w:r>
      <w:r w:rsidRPr="003A0AD8">
        <w:fldChar w:fldCharType="separate"/>
      </w:r>
      <w:r w:rsidR="00DA5AC4" w:rsidRPr="003A0AD8">
        <w:t xml:space="preserve">Abbildung </w:t>
      </w:r>
      <w:r w:rsidR="00DA5AC4" w:rsidRPr="003A0AD8">
        <w:rPr>
          <w:noProof/>
        </w:rPr>
        <w:t>9</w:t>
      </w:r>
      <w:r w:rsidRPr="003A0AD8">
        <w:fldChar w:fldCharType="end"/>
      </w:r>
      <w:r w:rsidRPr="003A0AD8">
        <w:t xml:space="preserve"> zu sehen ist, weist das Muster </w:t>
      </w:r>
      <w:r w:rsidR="00C54FF5" w:rsidRPr="003A0AD8">
        <w:t>«M</w:t>
      </w:r>
      <w:r w:rsidRPr="003A0AD8">
        <w:t>athematischer Transfer</w:t>
      </w:r>
      <w:r w:rsidR="00C54FF5" w:rsidRPr="003A0AD8">
        <w:t>»</w:t>
      </w:r>
      <w:r w:rsidRPr="003A0AD8">
        <w:t xml:space="preserve"> Ähnlichkeiten zum </w:t>
      </w:r>
      <w:r w:rsidR="00C54FF5" w:rsidRPr="003A0AD8">
        <w:t>«</w:t>
      </w:r>
      <w:r w:rsidRPr="003A0AD8">
        <w:t>Timestamp Transfer</w:t>
      </w:r>
      <w:r w:rsidR="00C54FF5" w:rsidRPr="003A0AD8">
        <w:t>»</w:t>
      </w:r>
      <w:r w:rsidRPr="003A0AD8">
        <w:t xml:space="preserve"> Muster auf. Der Unterschied ist die mathematische Berechnung der Änderungen </w:t>
      </w:r>
      <w:r w:rsidRPr="003A0AD8">
        <w:fldChar w:fldCharType="begin"/>
      </w:r>
      <w:r w:rsidR="003A3AB1" w:rsidRPr="003A0AD8">
        <w:instrText xml:space="preserve"> ADDIN ZOTERO_ITEM CSL_CITATION {"citationID":"SVNledm1","properties":{"formattedCitation":"[7]","plainCitation":"[7]","noteIndex":0},"citationItems":[{"id":63,"uris":["http://zotero.org/users/15041600/items/V84L3Z8K"],"itemData":{"id":63,"type":"article-journal","language":"en","source":"Zotero","title":"Data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5CF89D53" w14:textId="77777777" w:rsidR="00DA4E4C" w:rsidRPr="003A0AD8" w:rsidRDefault="00DA4E4C" w:rsidP="00DA4E4C">
      <w:pPr>
        <w:pStyle w:val="Heading5"/>
      </w:pPr>
      <w:r w:rsidRPr="003A0AD8">
        <w:t>Invertible Bloom Lookup Tables</w:t>
      </w:r>
    </w:p>
    <w:p w14:paraId="48B8505E" w14:textId="28F962FA" w:rsidR="00DA4E4C" w:rsidRPr="003A0AD8" w:rsidRDefault="00C54FF5" w:rsidP="00DA4E4C">
      <w:r w:rsidRPr="003A0AD8">
        <w:t>«</w:t>
      </w:r>
      <w:r w:rsidR="00DA4E4C" w:rsidRPr="003A0AD8">
        <w:t>Invertible Bloom Lookup Tables</w:t>
      </w:r>
      <w:r w:rsidRPr="003A0AD8">
        <w:t>»</w:t>
      </w:r>
      <w:r w:rsidR="00DA4E4C" w:rsidRPr="003A0AD8">
        <w:t xml:space="preserve"> oder in kurz IBLT ist eine Datenstruktur für die Determinierung von Differenzen zwischen zwei Datensätzen. Ein gern angeführtes Beispiel ist der Vergleich einer Liste zwischen zwei Parteien. Wobei das Ziel ist, dass beide Partien am Ende </w:t>
      </w:r>
      <w:r w:rsidRPr="003A0AD8">
        <w:t>über die</w:t>
      </w:r>
      <w:r w:rsidR="00DA4E4C" w:rsidRPr="003A0AD8">
        <w:t xml:space="preserve"> gleiche Liste </w:t>
      </w:r>
      <w:r w:rsidRPr="003A0AD8">
        <w:t>verfügen</w:t>
      </w:r>
      <w:r w:rsidR="00DA4E4C" w:rsidRPr="003A0AD8">
        <w:t>. Anstatt das beide Parteien ihre Liste an die jeweilige andere Partei senden, ist es effizienter nur die Differenz der Listen auszutauschen. Vereinfacht gesagt ist eine IBLT eine</w:t>
      </w:r>
      <w:r w:rsidRPr="003A0AD8">
        <w:t xml:space="preserve"> chronologische</w:t>
      </w:r>
      <w:r w:rsidR="00DA4E4C" w:rsidRPr="003A0AD8">
        <w:t xml:space="preserve"> Liste von Insert und Delete Operationen eines Datensatzes. IBLTs haben die Eigenschaft, dass sich zwei IBLTs subtrahieren lassen und somit das Ergebnis die Differenz zweier Datenstände ist </w:t>
      </w:r>
      <w:r w:rsidR="00DA4E4C" w:rsidRPr="003A0AD8">
        <w:fldChar w:fldCharType="begin"/>
      </w:r>
      <w:r w:rsidR="003A3AB1" w:rsidRPr="003A0AD8">
        <w:instrText xml:space="preserve"> ADDIN ZOTERO_ITEM CSL_CITATION {"citationID":"TJFWfdqK","properties":{"formattedCitation":"[11]","plainCitation":"[11]","noteIndex":0},"citationItems":[{"id":130,"uris":["http://zotero.org/users/15041600/items/IDAYVBN4"],"itemData":{"id":130,"type":"article","abstract":"We present a version of the Bloom filter data structure that supports not only the insertion, deletion, and lookup of key-value pairs, but also allows a complete listing of its contents with high probability, as long the number of key-value pairs is below a designed threshold. Our structure allows the number of key-value pairs to greatly exceed this threshold during normal operation. Exceeding the threshold simply temporarily prevents content listing and reduces the probability of a successful lookup. If later entries are deleted to return the structure below the threshold, everything again functions appropriately. We also show that simple variations of our structure are robust to certain standard errors, such as the deletion of a key without a corresponding insertion or the insertion of two distinct values for a key. The properties of our structure make it suitable for several applications, including database and networking applications that we highlight.","DOI":"10.48550/arXiv.1101.2245","note":"arXiv:1101.2245 [cs]","number":"arXiv:1101.2245","publisher":"arXiv","source":"arXiv.org","title":"Invertible Bloom Lookup Tables","URL":"http://arxiv.org/abs/1101.2245","author":[{"family":"Goodrich","given":"Michael T."},{"family":"Mitzenmacher","given":"Michael"}],"accessed":{"date-parts":[["2025",3,8]]},"issued":{"date-parts":[["2015",10,4]]},"citation-key":"goodrichInvertibleBloomLookup2015"}}],"schema":"https://github.com/citation-style-language/schema/raw/master/csl-citation.json"} </w:instrText>
      </w:r>
      <w:r w:rsidR="00DA4E4C" w:rsidRPr="003A0AD8">
        <w:fldChar w:fldCharType="separate"/>
      </w:r>
      <w:r w:rsidR="003A3AB1" w:rsidRPr="003A0AD8">
        <w:t>[11]</w:t>
      </w:r>
      <w:r w:rsidR="00DA4E4C" w:rsidRPr="003A0AD8">
        <w:fldChar w:fldCharType="end"/>
      </w:r>
      <w:r w:rsidR="00DA4E4C" w:rsidRPr="003A0AD8">
        <w:t>.</w:t>
      </w:r>
    </w:p>
    <w:p w14:paraId="4AE6605F" w14:textId="77777777" w:rsidR="00021AFA" w:rsidRPr="003A0AD8" w:rsidRDefault="00021AFA" w:rsidP="00DA4E4C"/>
    <w:p w14:paraId="61F01078" w14:textId="77777777" w:rsidR="00DA4E4C" w:rsidRPr="003A0AD8" w:rsidRDefault="00DA4E4C" w:rsidP="00DA4E4C">
      <w:pPr>
        <w:pStyle w:val="Heading5"/>
      </w:pPr>
      <w:r w:rsidRPr="003A0AD8">
        <w:lastRenderedPageBreak/>
        <w:t>Characteristic Polynomial Interplation</w:t>
      </w:r>
    </w:p>
    <w:p w14:paraId="51B4C221" w14:textId="47197C2A" w:rsidR="00DA4E4C" w:rsidRPr="003A0AD8" w:rsidRDefault="00DA4E4C" w:rsidP="00DA4E4C">
      <w:r w:rsidRPr="003A0AD8">
        <w:t xml:space="preserve">Stark vereinfacht gesagt, wird sich in diesem Verfahren der Umstand zu Nutzen gemacht, dass beim Vergleich des </w:t>
      </w:r>
      <w:r w:rsidR="00C54FF5" w:rsidRPr="003A0AD8">
        <w:t>«</w:t>
      </w:r>
      <w:r w:rsidRPr="003A0AD8">
        <w:t>Characterisic Polynomial</w:t>
      </w:r>
      <w:r w:rsidR="00C54FF5" w:rsidRPr="003A0AD8">
        <w:t>»</w:t>
      </w:r>
      <w:r w:rsidRPr="003A0AD8">
        <w:t xml:space="preserve"> zweier Datensets, die Gemeinsamkeiten gegenseitig aufheben. Als Resultat bleibt die Differenz zwischen den Datensets </w:t>
      </w:r>
      <w:r w:rsidRPr="003A0AD8">
        <w:fldChar w:fldCharType="begin"/>
      </w:r>
      <w:r w:rsidR="003A3AB1" w:rsidRPr="003A0AD8">
        <w:instrText xml:space="preserve"> ADDIN ZOTERO_ITEM CSL_CITATION {"citationID":"7pHgWy0P","properties":{"formattedCitation":"[12]","plainCitation":"[12]","noteIndex":0},"citationItems":[{"id":136,"uris":["http://zotero.org/users/15041600/items/UJBSLTLK"],"itemData":{"id":136,"type":"article","abstract":"In the standard set reconciliation problem, there are two parties $A_1$ and $A_2$, each respectively holding a set of elements $S_1$ and $S_2$. The goal is for both parties to obtain the union $S_1 \\cup S_2$. In many distributed computing settings the sets may be large but the set difference $|S_1-S_2|+|S_2-S_1|$ is small. In these cases one aims to achieve reconciliation efficiently in terms of communication; ideally, the communication should depend on the size of the set difference, and not on the size of the sets. Recent work has considered generalizations of the reconciliation problem to multi-party settings, using a framework based on a specific type of linear sketch called an Invertible Bloom Lookup Table. Here, we consider multi-party set reconciliation using the alternative framework of characteristic polynomials, which have previously been used for efficient pairwise set reconciliation protocols, and compare their performance with Invertible Bloom Lookup Tables for these problems.","DOI":"10.48550/arXiv.1410.2645","note":"arXiv:1410.2645 [cs]","number":"arXiv:1410.2645","publisher":"arXiv","source":"arXiv.org","title":"Multi-Party Set Reconciliation Using Characteristic Polynomials","URL":"http://arxiv.org/abs/1410.2645","author":[{"family":"Boral","given":"Anudhyan"},{"family":"Mitzenmacher","given":"Michael"}],"accessed":{"date-parts":[["2025",3,8]]},"issued":{"date-parts":[["2014",10,9]]},"citation-key":"boralMultiPartySetReconciliation2014"}}],"schema":"https://github.com/citation-style-language/schema/raw/master/csl-citation.json"} </w:instrText>
      </w:r>
      <w:r w:rsidRPr="003A0AD8">
        <w:fldChar w:fldCharType="separate"/>
      </w:r>
      <w:r w:rsidR="003A3AB1" w:rsidRPr="003A0AD8">
        <w:t>[12]</w:t>
      </w:r>
      <w:r w:rsidRPr="003A0AD8">
        <w:fldChar w:fldCharType="end"/>
      </w:r>
      <w:r w:rsidRPr="003A0AD8">
        <w:t>.</w:t>
      </w:r>
    </w:p>
    <w:p w14:paraId="36F98C74" w14:textId="77777777" w:rsidR="00DA4E4C" w:rsidRPr="003A0AD8" w:rsidRDefault="00DA4E4C" w:rsidP="00C573F2"/>
    <w:p w14:paraId="202F977B" w14:textId="66C8BBAA" w:rsidR="00D406C9" w:rsidRPr="003A0AD8" w:rsidRDefault="00D406C9" w:rsidP="00C573F2">
      <w:pPr>
        <w:rPr>
          <w:b/>
        </w:rPr>
      </w:pPr>
      <w:r w:rsidRPr="003A0AD8">
        <w:rPr>
          <w:b/>
        </w:rPr>
        <w:t>Vorteile:</w:t>
      </w:r>
    </w:p>
    <w:p w14:paraId="365A7FB8" w14:textId="2ADABD2E" w:rsidR="006D754E" w:rsidRPr="003A0AD8" w:rsidRDefault="00D406C9">
      <w:pPr>
        <w:pStyle w:val="ListParagraph"/>
        <w:numPr>
          <w:ilvl w:val="0"/>
          <w:numId w:val="33"/>
        </w:numPr>
      </w:pPr>
      <w:r w:rsidRPr="003A0AD8">
        <w:t xml:space="preserve">Mit diesem Muster kann die benötigte Bandbreite auf ein Minimum reduziert werden </w:t>
      </w:r>
      <w:r w:rsidRPr="003A0AD8">
        <w:fldChar w:fldCharType="begin"/>
      </w:r>
      <w:r w:rsidR="003A3AB1" w:rsidRPr="003A0AD8">
        <w:instrText xml:space="preserve"> ADDIN ZOTERO_ITEM CSL_CITATION {"citationID":"1jcvRSGL","properties":{"formattedCitation":"[7]","plainCitation":"[7]","noteIndex":0},"citationItems":[{"id":63,"uris":["http://zotero.org/users/15041600/items/V84L3Z8K"],"itemData":{"id":63,"type":"article-journal","language":"en","source":"Zotero","title":"Data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w:t>
      </w:r>
    </w:p>
    <w:p w14:paraId="18781ACB" w14:textId="000A655E" w:rsidR="00D406C9" w:rsidRPr="003A0AD8" w:rsidRDefault="006D754E">
      <w:pPr>
        <w:pStyle w:val="ListParagraph"/>
        <w:numPr>
          <w:ilvl w:val="0"/>
          <w:numId w:val="33"/>
        </w:numPr>
      </w:pPr>
      <w:r w:rsidRPr="003A0AD8">
        <w:t xml:space="preserve">Geeignet für Szenarien, wenn die effiziente Nutzung der verfügbaren Bandbreite kritisch ist. </w:t>
      </w:r>
    </w:p>
    <w:p w14:paraId="28706287" w14:textId="77777777" w:rsidR="00D406C9" w:rsidRPr="003A0AD8" w:rsidRDefault="00D406C9" w:rsidP="00C573F2">
      <w:pPr>
        <w:rPr>
          <w:color w:val="7030A0"/>
        </w:rPr>
      </w:pPr>
    </w:p>
    <w:p w14:paraId="31B43476" w14:textId="2A8B9A4B" w:rsidR="00D406C9" w:rsidRPr="003A0AD8" w:rsidRDefault="00D406C9" w:rsidP="00C573F2">
      <w:pPr>
        <w:rPr>
          <w:b/>
        </w:rPr>
      </w:pPr>
      <w:r w:rsidRPr="003A0AD8">
        <w:rPr>
          <w:b/>
        </w:rPr>
        <w:t>Nachteile:</w:t>
      </w:r>
    </w:p>
    <w:p w14:paraId="617A85D7" w14:textId="4C1CBFDB" w:rsidR="00D406C9" w:rsidRPr="003A0AD8" w:rsidRDefault="00D406C9">
      <w:pPr>
        <w:pStyle w:val="ListParagraph"/>
        <w:numPr>
          <w:ilvl w:val="0"/>
          <w:numId w:val="33"/>
        </w:numPr>
      </w:pPr>
      <w:r w:rsidRPr="003A0AD8">
        <w:t xml:space="preserve">Mathematische </w:t>
      </w:r>
      <w:r w:rsidR="00F93C65" w:rsidRPr="003A0AD8">
        <w:t>Methoden</w:t>
      </w:r>
      <w:r w:rsidRPr="003A0AD8">
        <w:t xml:space="preserve"> für die Berechnung sind oft stark abhängig vom Kontext der Daten </w:t>
      </w:r>
      <w:r w:rsidRPr="003A0AD8">
        <w:fldChar w:fldCharType="begin"/>
      </w:r>
      <w:r w:rsidR="003A3AB1" w:rsidRPr="003A0AD8">
        <w:instrText xml:space="preserve"> ADDIN ZOTERO_ITEM CSL_CITATION {"citationID":"Ft0FEId0","properties":{"formattedCitation":"[7]","plainCitation":"[7]","noteIndex":0},"citationItems":[{"id":63,"uris":["http://zotero.org/users/15041600/items/V84L3Z8K"],"itemData":{"id":63,"type":"article-journal","language":"en","source":"Zotero","title":"Data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Ändert der Datenkontext muss auch der Algorithmus angepasst werden.</w:t>
      </w:r>
    </w:p>
    <w:p w14:paraId="3FCE4B87" w14:textId="4B7BA3D8" w:rsidR="00D406C9" w:rsidRPr="003A0AD8" w:rsidRDefault="00D406C9">
      <w:pPr>
        <w:pStyle w:val="ListParagraph"/>
        <w:numPr>
          <w:ilvl w:val="0"/>
          <w:numId w:val="33"/>
        </w:numPr>
      </w:pPr>
      <w:r w:rsidRPr="003A0AD8">
        <w:t xml:space="preserve">Die Komplexität </w:t>
      </w:r>
      <w:r w:rsidR="00C54FF5" w:rsidRPr="003A0AD8">
        <w:t>der m</w:t>
      </w:r>
      <w:r w:rsidRPr="003A0AD8">
        <w:t xml:space="preserve">athematischen Methoden ist hoch. Entsprechend wird für die Implementierung mehr Zeit benötigt </w:t>
      </w:r>
      <w:r w:rsidRPr="003A0AD8">
        <w:fldChar w:fldCharType="begin"/>
      </w:r>
      <w:r w:rsidR="003A3AB1" w:rsidRPr="003A0AD8">
        <w:instrText xml:space="preserve"> ADDIN ZOTERO_ITEM CSL_CITATION {"citationID":"vbekNK6k","properties":{"formattedCitation":"[7]","plainCitation":"[7]","noteIndex":0},"citationItems":[{"id":63,"uris":["http://zotero.org/users/15041600/items/V84L3Z8K"],"itemData":{"id":63,"type":"article-journal","language":"en","source":"Zotero","title":"Data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6740CBCE" w14:textId="77777777" w:rsidR="0011235C" w:rsidRPr="003A0AD8" w:rsidRDefault="0011235C" w:rsidP="0011235C">
      <w:pPr>
        <w:pStyle w:val="Heading1"/>
      </w:pPr>
      <w:bookmarkStart w:id="57" w:name="_Toc188879061"/>
      <w:bookmarkStart w:id="58" w:name="_Toc192418284"/>
      <w:r w:rsidRPr="003A0AD8">
        <w:t>Methodik</w:t>
      </w:r>
      <w:bookmarkEnd w:id="57"/>
      <w:bookmarkEnd w:id="58"/>
    </w:p>
    <w:p w14:paraId="083194BC" w14:textId="77777777" w:rsidR="00B23358" w:rsidRPr="003A0AD8" w:rsidRDefault="00B23358" w:rsidP="0011235C">
      <w:r w:rsidRPr="003A0AD8">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3A0AD8" w:rsidRDefault="00B23358" w:rsidP="00B23358">
      <w:pPr>
        <w:pStyle w:val="Heading2"/>
      </w:pPr>
      <w:bookmarkStart w:id="59" w:name="_Toc192418285"/>
      <w:r w:rsidRPr="003A0AD8">
        <w:t>Projektmanagement</w:t>
      </w:r>
      <w:bookmarkEnd w:id="59"/>
    </w:p>
    <w:p w14:paraId="1AE0D21C" w14:textId="5E8D3E71" w:rsidR="00DD788E" w:rsidRPr="003A0AD8" w:rsidRDefault="00B23358" w:rsidP="00B23358">
      <w:r w:rsidRPr="003A0AD8">
        <w:t xml:space="preserve">Für die Umsetzung wurde eine </w:t>
      </w:r>
      <w:r w:rsidR="001A5FEE" w:rsidRPr="003A0AD8">
        <w:t>a</w:t>
      </w:r>
      <w:r w:rsidRPr="003A0AD8">
        <w:t>gile Vorgehensweise gewählt.</w:t>
      </w:r>
      <w:r w:rsidR="00DD788E" w:rsidRPr="003A0AD8">
        <w:t xml:space="preserve"> Der </w:t>
      </w:r>
      <w:r w:rsidR="00A41427" w:rsidRPr="003A0AD8">
        <w:t>geplante F</w:t>
      </w:r>
      <w:r w:rsidR="00DD788E" w:rsidRPr="003A0AD8">
        <w:t>ortschritt</w:t>
      </w:r>
      <w:r w:rsidR="00A41427" w:rsidRPr="003A0AD8">
        <w:t xml:space="preserve"> und der tatsächliche Fortschritt</w:t>
      </w:r>
      <w:r w:rsidR="00DD788E" w:rsidRPr="003A0AD8">
        <w:t xml:space="preserve"> der Master</w:t>
      </w:r>
      <w:r w:rsidR="00A41427" w:rsidRPr="003A0AD8">
        <w:t>arbeit wird</w:t>
      </w:r>
      <w:r w:rsidR="00DD788E" w:rsidRPr="003A0AD8">
        <w:t xml:space="preserve"> i</w:t>
      </w:r>
      <w:r w:rsidR="00A41427" w:rsidRPr="003A0AD8">
        <w:t>m</w:t>
      </w:r>
      <w:r w:rsidR="00DD788E" w:rsidRPr="003A0AD8">
        <w:t xml:space="preserve"> </w:t>
      </w:r>
      <w:r w:rsidR="00A41427" w:rsidRPr="003A0AD8">
        <w:t>folgenden</w:t>
      </w:r>
      <w:r w:rsidR="00DD788E" w:rsidRPr="003A0AD8">
        <w:t xml:space="preserve"> Projektplan dargestellt. Er zeigt die Termine, Meilensteine</w:t>
      </w:r>
      <w:r w:rsidR="00A41427" w:rsidRPr="003A0AD8">
        <w:t>,</w:t>
      </w:r>
      <w:r w:rsidR="00DD788E" w:rsidRPr="003A0AD8">
        <w:t xml:space="preserve"> geplante</w:t>
      </w:r>
      <w:r w:rsidR="00A41427" w:rsidRPr="003A0AD8">
        <w:t xml:space="preserve"> und effektive</w:t>
      </w:r>
      <w:r w:rsidR="00DD788E" w:rsidRPr="003A0AD8">
        <w:t xml:space="preserve"> Umsetzungsabschnitte.</w:t>
      </w:r>
    </w:p>
    <w:p w14:paraId="065013CA" w14:textId="77777777" w:rsidR="00DD788E" w:rsidRPr="003A0AD8" w:rsidRDefault="00DD788E" w:rsidP="00B23358">
      <w:pPr>
        <w:sectPr w:rsidR="00DD788E" w:rsidRPr="003A0AD8" w:rsidSect="00A54C2F">
          <w:pgSz w:w="11906" w:h="16838" w:code="9"/>
          <w:pgMar w:top="1758" w:right="1004" w:bottom="680" w:left="1435" w:header="709" w:footer="510" w:gutter="0"/>
          <w:cols w:space="708"/>
          <w:docGrid w:linePitch="360"/>
        </w:sectPr>
      </w:pPr>
    </w:p>
    <w:p w14:paraId="0EB8CBE0" w14:textId="63535BB8" w:rsidR="00692428" w:rsidRPr="003A0AD8" w:rsidRDefault="00C54FF5" w:rsidP="00692428">
      <w:pPr>
        <w:pStyle w:val="Heading2"/>
      </w:pPr>
      <w:bookmarkStart w:id="60" w:name="_Toc192418286"/>
      <w:r w:rsidRPr="003A0AD8">
        <w:lastRenderedPageBreak/>
        <w:t>Masterarbeit</w:t>
      </w:r>
      <w:r w:rsidR="00692428" w:rsidRPr="003A0AD8">
        <w:t xml:space="preserve"> Zeitplan</w:t>
      </w:r>
      <w:bookmarkEnd w:id="60"/>
    </w:p>
    <w:p w14:paraId="52E8F35A" w14:textId="0660F92E" w:rsidR="00DD788E" w:rsidRPr="003A0AD8" w:rsidRDefault="00D87DFF">
      <w:pPr>
        <w:spacing w:line="240" w:lineRule="auto"/>
      </w:pPr>
      <w:r w:rsidRPr="003A0AD8">
        <w:rPr>
          <w:noProof/>
        </w:rPr>
        <w:drawing>
          <wp:inline distT="0" distB="0" distL="0" distR="0" wp14:anchorId="6D0140CB" wp14:editId="51CD5F8C">
            <wp:extent cx="9144000" cy="4408170"/>
            <wp:effectExtent l="0" t="0" r="0" b="0"/>
            <wp:docPr id="1102282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4408170"/>
                    </a:xfrm>
                    <a:prstGeom prst="rect">
                      <a:avLst/>
                    </a:prstGeom>
                    <a:noFill/>
                    <a:ln>
                      <a:noFill/>
                    </a:ln>
                  </pic:spPr>
                </pic:pic>
              </a:graphicData>
            </a:graphic>
          </wp:inline>
        </w:drawing>
      </w:r>
    </w:p>
    <w:p w14:paraId="0D9E00A5" w14:textId="18CA4B1E" w:rsidR="00D87DFF" w:rsidRPr="003A0AD8" w:rsidRDefault="00D87DFF">
      <w:pPr>
        <w:spacing w:line="240" w:lineRule="auto"/>
      </w:pPr>
    </w:p>
    <w:p w14:paraId="424AE970" w14:textId="667FAB22" w:rsidR="00D87DFF" w:rsidRPr="003A0AD8" w:rsidRDefault="00D87DFF">
      <w:pPr>
        <w:spacing w:line="240" w:lineRule="auto"/>
        <w:rPr>
          <w:b/>
          <w:bCs/>
        </w:rPr>
      </w:pPr>
      <w:r w:rsidRPr="003A0AD8">
        <w:rPr>
          <w:b/>
          <w:bCs/>
        </w:rPr>
        <w:t>Begründung der Abweichung im Zeitplan</w:t>
      </w:r>
    </w:p>
    <w:p w14:paraId="6DA1F835" w14:textId="7A5D3CBD" w:rsidR="00D87DFF" w:rsidRPr="003A0AD8" w:rsidRDefault="00D87DFF">
      <w:pPr>
        <w:spacing w:line="240" w:lineRule="auto"/>
      </w:pPr>
      <w:r w:rsidRPr="003A0AD8">
        <w:t>Zu Beginn wurde zu viel Zeit in die Einarbeit in die Technologie verwendet. Ausserdem benötigte der Aufbau der Entwicklungsumgebung mehr Zeit als geplant. Zusätzlich beeinträchtigte eine Geburt im November die zur Verfügung stehende Zeit. Dies führte dazu, dass mit der Umsetzung der Lösungsarchitektur und der Applikation erst richtig Mitte Dezember begonnen wurde.</w:t>
      </w:r>
    </w:p>
    <w:p w14:paraId="3D31C90A" w14:textId="77777777" w:rsidR="00DD788E" w:rsidRPr="003A0AD8" w:rsidRDefault="00DD788E">
      <w:pPr>
        <w:spacing w:line="240" w:lineRule="auto"/>
      </w:pPr>
    </w:p>
    <w:p w14:paraId="1AC1E99F" w14:textId="77777777" w:rsidR="00DD788E" w:rsidRPr="003A0AD8" w:rsidRDefault="00DD788E">
      <w:pPr>
        <w:spacing w:line="240" w:lineRule="auto"/>
        <w:sectPr w:rsidR="00DD788E" w:rsidRPr="003A0AD8" w:rsidSect="00DD788E">
          <w:pgSz w:w="16838" w:h="11906" w:orient="landscape" w:code="9"/>
          <w:pgMar w:top="1435" w:right="1758" w:bottom="1004" w:left="680" w:header="709" w:footer="510" w:gutter="0"/>
          <w:cols w:space="708"/>
          <w:docGrid w:linePitch="360"/>
        </w:sectPr>
      </w:pPr>
    </w:p>
    <w:p w14:paraId="75A1124B" w14:textId="0CDB3FA7" w:rsidR="00C91AB6" w:rsidRPr="003A0AD8" w:rsidRDefault="00C91AB6" w:rsidP="00C91AB6">
      <w:pPr>
        <w:pStyle w:val="Heading2"/>
      </w:pPr>
      <w:bookmarkStart w:id="61" w:name="_Toc192418287"/>
      <w:bookmarkStart w:id="62" w:name="_Toc188879062"/>
      <w:r w:rsidRPr="003A0AD8">
        <w:lastRenderedPageBreak/>
        <w:t>Entwurf der Lösungsarchitektur</w:t>
      </w:r>
      <w:bookmarkEnd w:id="61"/>
    </w:p>
    <w:p w14:paraId="29A6D03A" w14:textId="664D5D85" w:rsidR="00C91AB6" w:rsidRPr="003A0AD8" w:rsidRDefault="0029742F" w:rsidP="00C91AB6">
      <w:r w:rsidRPr="003A0AD8">
        <w:t xml:space="preserve">Die Lösungsarchitektur wurde auf Basis der Qualitätsanforderungen </w:t>
      </w:r>
      <w:r w:rsidR="00DA27DE" w:rsidRPr="003A0AD8">
        <w:t>erstellt</w:t>
      </w:r>
      <w:r w:rsidRPr="003A0AD8">
        <w:t xml:space="preserve">. </w:t>
      </w:r>
      <w:r w:rsidR="00F44F76" w:rsidRPr="003A0AD8">
        <w:t xml:space="preserve">Als Modell für das </w:t>
      </w:r>
      <w:r w:rsidR="00C54FF5" w:rsidRPr="003A0AD8">
        <w:t>«</w:t>
      </w:r>
      <w:r w:rsidR="00F44F76" w:rsidRPr="003A0AD8">
        <w:t>Software Architektur Dokument</w:t>
      </w:r>
      <w:r w:rsidR="00C54FF5" w:rsidRPr="003A0AD8">
        <w:t>»</w:t>
      </w:r>
      <w:r w:rsidR="00F44F76" w:rsidRPr="003A0AD8">
        <w:t xml:space="preserve"> diente das arc42-Modell von Dr. Peter Hruschka und Dr. Gernot Starke </w:t>
      </w:r>
      <w:r w:rsidR="00F44F76" w:rsidRPr="003A0AD8">
        <w:fldChar w:fldCharType="begin"/>
      </w:r>
      <w:r w:rsidR="003A3AB1" w:rsidRPr="003A0AD8">
        <w:instrText xml:space="preserve"> ADDIN ZOTERO_ITEM CSL_CITATION {"citationID":"ZMy2E6ZF","properties":{"formattedCitation":"[13]","plainCitation":"[13]","noteIndex":0},"citationItems":[{"id":74,"uris":["http://zotero.org/users/15041600/items/LIY6Y5T8"],"itemData":{"id":74,"type":"webpage","abstract":"arc42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rsidRPr="003A0AD8">
        <w:fldChar w:fldCharType="separate"/>
      </w:r>
      <w:r w:rsidR="003A3AB1" w:rsidRPr="003A0AD8">
        <w:t>[13]</w:t>
      </w:r>
      <w:r w:rsidR="00F44F76" w:rsidRPr="003A0AD8">
        <w:fldChar w:fldCharType="end"/>
      </w:r>
      <w:r w:rsidR="00F44F76" w:rsidRPr="003A0AD8">
        <w:t>. Die Lösungsarchitektur beschreibt die statische</w:t>
      </w:r>
      <w:r w:rsidR="001A5FEE" w:rsidRPr="003A0AD8">
        <w:t>n</w:t>
      </w:r>
      <w:r w:rsidR="00F44F76" w:rsidRPr="003A0AD8">
        <w:t xml:space="preserve"> Sichtweisen auf die Bausteine, die erwarteten Verhaltensweisen der Anwendung</w:t>
      </w:r>
      <w:r w:rsidR="001A5FEE" w:rsidRPr="003A0AD8">
        <w:t>en</w:t>
      </w:r>
      <w:r w:rsidR="00F44F76" w:rsidRPr="003A0AD8">
        <w:t xml:space="preserve">, Konzepte, Strategien und Architekturentscheidungen. Dies fördert eine klare Kommunikation und ein gemeinsames </w:t>
      </w:r>
      <w:r w:rsidR="00646A1D" w:rsidRPr="003A0AD8">
        <w:t>Verständnis</w:t>
      </w:r>
      <w:r w:rsidR="00F44F76" w:rsidRPr="003A0AD8">
        <w:t xml:space="preserve"> mit den Stakeholdern. Alle Diagramme und visuellen Darstellungen wurden mittels der Software «</w:t>
      </w:r>
      <w:r w:rsidR="00C54FF5" w:rsidRPr="003A0AD8">
        <w:t>d</w:t>
      </w:r>
      <w:r w:rsidR="00F44F76" w:rsidRPr="003A0AD8">
        <w:t>raw.</w:t>
      </w:r>
      <w:r w:rsidR="00C54FF5" w:rsidRPr="003A0AD8">
        <w:t>i</w:t>
      </w:r>
      <w:r w:rsidR="00F44F76" w:rsidRPr="003A0AD8">
        <w:t>o» erstellt.</w:t>
      </w:r>
    </w:p>
    <w:p w14:paraId="2D33CEE8" w14:textId="7F42F02F" w:rsidR="00C91AB6" w:rsidRPr="003A0AD8" w:rsidRDefault="00C91AB6" w:rsidP="00C91AB6">
      <w:pPr>
        <w:pStyle w:val="Heading2"/>
      </w:pPr>
      <w:bookmarkStart w:id="63" w:name="_Toc192418288"/>
      <w:r w:rsidRPr="003A0AD8">
        <w:t>Analyse der Datensynchronisation</w:t>
      </w:r>
      <w:bookmarkEnd w:id="63"/>
    </w:p>
    <w:p w14:paraId="50025882" w14:textId="6C7106E1" w:rsidR="00C91AB6" w:rsidRPr="003A0AD8" w:rsidRDefault="00F44F76" w:rsidP="00C91AB6">
      <w:r w:rsidRPr="003A0AD8">
        <w:t xml:space="preserve">Um die Frage nach der geeignetsten Methode für die Datensynchronisation zu </w:t>
      </w:r>
      <w:r w:rsidR="00646A1D" w:rsidRPr="003A0AD8">
        <w:t>beantworten,</w:t>
      </w:r>
      <w:r w:rsidR="00A43913" w:rsidRPr="003A0AD8">
        <w:t xml:space="preserve"> wurde eine Nutzwertanalyse durchgeführt. Beurteilt wurden die drei </w:t>
      </w:r>
      <w:r w:rsidR="001A5FEE" w:rsidRPr="003A0AD8">
        <w:t>Varianten</w:t>
      </w:r>
      <w:r w:rsidR="00A43913" w:rsidRPr="003A0AD8">
        <w:t xml:space="preserve"> «Full Transfer», «Timestamp Transfer» und «Mathematical Transfer».</w:t>
      </w:r>
      <w:r w:rsidR="000E2F7E" w:rsidRPr="003A0AD8">
        <w:t xml:space="preserve"> </w:t>
      </w:r>
      <w:r w:rsidR="00646A1D" w:rsidRPr="003A0AD8">
        <w:t>Folgende</w:t>
      </w:r>
      <w:r w:rsidR="000E2F7E" w:rsidRPr="003A0AD8">
        <w:t xml:space="preserve"> Kriterien </w:t>
      </w:r>
      <w:r w:rsidR="00646A1D" w:rsidRPr="003A0AD8">
        <w:t xml:space="preserve">wurden analysiert: </w:t>
      </w:r>
      <w:r w:rsidR="000E2F7E" w:rsidRPr="003A0AD8">
        <w:t xml:space="preserve">Komplexität, Speicherbedarf, Rechenleistung, Netzwerkbandbreite und </w:t>
      </w:r>
      <w:r w:rsidR="00646A1D" w:rsidRPr="003A0AD8">
        <w:t>Umgang</w:t>
      </w:r>
      <w:r w:rsidR="000E2F7E" w:rsidRPr="003A0AD8">
        <w:t xml:space="preserve"> mit Datenkonflikten. </w:t>
      </w:r>
    </w:p>
    <w:p w14:paraId="7AE74C8E" w14:textId="255B54B6" w:rsidR="00C91AB6" w:rsidRPr="003A0AD8" w:rsidRDefault="00C91AB6" w:rsidP="00C91AB6">
      <w:pPr>
        <w:pStyle w:val="Heading2"/>
      </w:pPr>
      <w:bookmarkStart w:id="64" w:name="_Toc192418289"/>
      <w:r w:rsidRPr="003A0AD8">
        <w:t xml:space="preserve">Umsetzung der </w:t>
      </w:r>
      <w:r w:rsidR="00DA5F0E" w:rsidRPr="003A0AD8">
        <w:t>«</w:t>
      </w:r>
      <w:r w:rsidRPr="003A0AD8">
        <w:t>Baustellen App</w:t>
      </w:r>
      <w:r w:rsidR="00DA5F0E" w:rsidRPr="003A0AD8">
        <w:t>»</w:t>
      </w:r>
      <w:r w:rsidRPr="003A0AD8">
        <w:t xml:space="preserve"> als </w:t>
      </w:r>
      <w:r w:rsidR="0001344D" w:rsidRPr="003A0AD8">
        <w:t>PoC</w:t>
      </w:r>
      <w:bookmarkEnd w:id="64"/>
    </w:p>
    <w:p w14:paraId="19F0C308" w14:textId="0670B2B0" w:rsidR="00C54FF5" w:rsidRPr="003A0AD8" w:rsidRDefault="00C54FF5" w:rsidP="00C54FF5">
      <w:r w:rsidRPr="003A0AD8">
        <w:t xml:space="preserve">Ursprünglich wurde die Umsetzung der «Baustellen App» im MVP-Umfang als Ziel der Arbeit gesetzt anhand der Lösungsarchitekur für den MVP aus </w:t>
      </w:r>
      <w:r w:rsidR="001212B4" w:rsidRPr="003A0AD8">
        <w:t xml:space="preserve">Kapitel </w:t>
      </w:r>
      <w:r w:rsidR="001212B4" w:rsidRPr="003A0AD8">
        <w:fldChar w:fldCharType="begin"/>
      </w:r>
      <w:r w:rsidR="001212B4" w:rsidRPr="003A0AD8">
        <w:instrText xml:space="preserve"> REF _Ref189387369 \r \h </w:instrText>
      </w:r>
      <w:r w:rsidR="001212B4" w:rsidRPr="003A0AD8">
        <w:fldChar w:fldCharType="separate"/>
      </w:r>
      <w:r w:rsidR="00DA5AC4" w:rsidRPr="003A0AD8">
        <w:t>4.3</w:t>
      </w:r>
      <w:r w:rsidR="001212B4" w:rsidRPr="003A0AD8">
        <w:fldChar w:fldCharType="end"/>
      </w:r>
      <w:r w:rsidRPr="003A0AD8">
        <w:t xml:space="preserve">. In Absprache mit dem Expertengremium wurde am 27.01.2025 entschieden, die ursprüngliche Zielsetzung zur Umsetzung der «Umsetzung des MVPs» auf einen PoC zu reduzieren (Siehe dazu Kapitel </w:t>
      </w:r>
      <w:r w:rsidR="001212B4" w:rsidRPr="003A0AD8">
        <w:fldChar w:fldCharType="begin"/>
      </w:r>
      <w:r w:rsidR="001212B4" w:rsidRPr="003A0AD8">
        <w:instrText xml:space="preserve"> REF _Ref192335757 \r \h </w:instrText>
      </w:r>
      <w:r w:rsidR="001212B4" w:rsidRPr="003A0AD8">
        <w:fldChar w:fldCharType="separate"/>
      </w:r>
      <w:r w:rsidR="00DA5AC4" w:rsidRPr="003A0AD8">
        <w:t>1.3</w:t>
      </w:r>
      <w:r w:rsidR="001212B4" w:rsidRPr="003A0AD8">
        <w:fldChar w:fldCharType="end"/>
      </w:r>
      <w:r w:rsidRPr="003A0AD8">
        <w:t xml:space="preserve"> Ziele der Arbeit)</w:t>
      </w:r>
    </w:p>
    <w:p w14:paraId="4476C566" w14:textId="77777777" w:rsidR="00C54FF5" w:rsidRPr="003A0AD8" w:rsidRDefault="00C54FF5" w:rsidP="00C54FF5">
      <w:r w:rsidRPr="003A0AD8">
        <w:t>Der PoC muss folgende Anforderungen erfüllen:</w:t>
      </w:r>
    </w:p>
    <w:p w14:paraId="1B7FBC70" w14:textId="77777777" w:rsidR="00C54FF5" w:rsidRPr="003A0AD8" w:rsidRDefault="00C54FF5" w:rsidP="00C54FF5">
      <w:pPr>
        <w:pStyle w:val="ListParagraph"/>
        <w:numPr>
          <w:ilvl w:val="0"/>
          <w:numId w:val="58"/>
        </w:numPr>
      </w:pPr>
      <w:r w:rsidRPr="003A0AD8">
        <w:t>Er zeigt die Funktion des eingesetzten Entwurfsmusters für die Datensynchronisation.</w:t>
      </w:r>
    </w:p>
    <w:p w14:paraId="0E6CDB20" w14:textId="77777777" w:rsidR="00C54FF5" w:rsidRPr="003A0AD8" w:rsidRDefault="00C54FF5" w:rsidP="00C54FF5">
      <w:pPr>
        <w:pStyle w:val="ListParagraph"/>
        <w:numPr>
          <w:ilvl w:val="0"/>
          <w:numId w:val="58"/>
        </w:numPr>
      </w:pPr>
      <w:r w:rsidRPr="003A0AD8">
        <w:t>Er demonstriert den Zugriff eines Benutzers auf Projektdaten.</w:t>
      </w:r>
    </w:p>
    <w:p w14:paraId="0E80EF73" w14:textId="77777777" w:rsidR="00C54FF5" w:rsidRPr="003A0AD8" w:rsidRDefault="00C54FF5" w:rsidP="001F79A0"/>
    <w:p w14:paraId="3AA27AFD" w14:textId="41347309" w:rsidR="001F79A0" w:rsidRPr="003A0AD8" w:rsidRDefault="001F79A0" w:rsidP="001F79A0">
      <w:r w:rsidRPr="003A0AD8">
        <w:t xml:space="preserve">Die Backend Services werden mit ASP.NET 9 und C# umgesetzt. Die </w:t>
      </w:r>
      <w:r w:rsidR="001A5FEE" w:rsidRPr="003A0AD8">
        <w:t>m</w:t>
      </w:r>
      <w:r w:rsidRPr="003A0AD8">
        <w:t>obile App wird mit dem multiplattform Framework .NET MAUI umgesetzt. Verwendet wird «Visual Studio 2022» als Entwicklungsumgebung.</w:t>
      </w:r>
      <w:r w:rsidR="00F43E66" w:rsidRPr="003A0AD8">
        <w:t xml:space="preserve"> Für die Quellcodeverwaltung und CI/CD Pipeline werden GitHub Workflows verwendet. Die Plattform für die «Baustellen App» wird der Public Cloud «Azure» gehostet.</w:t>
      </w:r>
    </w:p>
    <w:p w14:paraId="1217F0C5" w14:textId="77777777" w:rsidR="00C91AB6" w:rsidRPr="003A0AD8" w:rsidRDefault="00C91AB6" w:rsidP="00C91AB6"/>
    <w:p w14:paraId="09B992B8" w14:textId="2F3E4B87" w:rsidR="00C91AB6" w:rsidRPr="003A0AD8" w:rsidRDefault="00C91AB6">
      <w:pPr>
        <w:spacing w:line="240" w:lineRule="auto"/>
      </w:pPr>
      <w:r w:rsidRPr="003A0AD8">
        <w:br w:type="page"/>
      </w:r>
    </w:p>
    <w:p w14:paraId="1521B426" w14:textId="420FDD14" w:rsidR="0011235C" w:rsidRPr="003A0AD8" w:rsidRDefault="002B342E" w:rsidP="0011235C">
      <w:pPr>
        <w:pStyle w:val="Heading1"/>
      </w:pPr>
      <w:bookmarkStart w:id="65" w:name="_Toc192418290"/>
      <w:r w:rsidRPr="003A0AD8">
        <w:lastRenderedPageBreak/>
        <w:t>Ergebnisse</w:t>
      </w:r>
      <w:bookmarkEnd w:id="62"/>
      <w:bookmarkEnd w:id="65"/>
    </w:p>
    <w:p w14:paraId="4908CEE6" w14:textId="688CA179" w:rsidR="0011235C" w:rsidRPr="003A0AD8" w:rsidRDefault="009C55AB" w:rsidP="0011235C">
      <w:r w:rsidRPr="003A0AD8">
        <w:t xml:space="preserve">In diesem Kapitel werden die Ergebnisse der Arbeit dargelegt. Zuerst werden die Anforderungen an die </w:t>
      </w:r>
      <w:r w:rsidR="00DA5F0E" w:rsidRPr="003A0AD8">
        <w:t>«</w:t>
      </w:r>
      <w:r w:rsidRPr="003A0AD8">
        <w:t>Baustellen App</w:t>
      </w:r>
      <w:r w:rsidR="00DA5F0E" w:rsidRPr="003A0AD8">
        <w:t>»</w:t>
      </w:r>
      <w:r w:rsidRPr="003A0AD8">
        <w:t xml:space="preserve"> </w:t>
      </w:r>
      <w:r w:rsidR="00FE197E" w:rsidRPr="003A0AD8">
        <w:t>aufgelistet</w:t>
      </w:r>
      <w:r w:rsidRPr="003A0AD8">
        <w:t xml:space="preserve"> (Kapitel </w:t>
      </w:r>
      <w:r w:rsidRPr="003A0AD8">
        <w:fldChar w:fldCharType="begin"/>
      </w:r>
      <w:r w:rsidRPr="003A0AD8">
        <w:instrText xml:space="preserve"> REF _Ref189387333 \r \h </w:instrText>
      </w:r>
      <w:r w:rsidRPr="003A0AD8">
        <w:fldChar w:fldCharType="separate"/>
      </w:r>
      <w:r w:rsidR="00DA5AC4" w:rsidRPr="003A0AD8">
        <w:t>4.1</w:t>
      </w:r>
      <w:r w:rsidRPr="003A0AD8">
        <w:fldChar w:fldCharType="end"/>
      </w:r>
      <w:r w:rsidRPr="003A0AD8">
        <w:t>). Anschliessend folg</w:t>
      </w:r>
      <w:r w:rsidR="001A5FEE" w:rsidRPr="003A0AD8">
        <w:t>t</w:t>
      </w:r>
      <w:r w:rsidRPr="003A0AD8">
        <w:t xml:space="preserve"> die Lösungsarchitektur für den MVP (Kapitel </w:t>
      </w:r>
      <w:r w:rsidRPr="003A0AD8">
        <w:fldChar w:fldCharType="begin"/>
      </w:r>
      <w:r w:rsidRPr="003A0AD8">
        <w:instrText xml:space="preserve"> REF _Ref189387369 \r \h </w:instrText>
      </w:r>
      <w:r w:rsidRPr="003A0AD8">
        <w:fldChar w:fldCharType="separate"/>
      </w:r>
      <w:r w:rsidR="00DA5AC4" w:rsidRPr="003A0AD8">
        <w:t>4.3</w:t>
      </w:r>
      <w:r w:rsidRPr="003A0AD8">
        <w:fldChar w:fldCharType="end"/>
      </w:r>
      <w:r w:rsidRPr="003A0AD8">
        <w:t>) inklusive der Nutz</w:t>
      </w:r>
      <w:r w:rsidR="001A5FEE" w:rsidRPr="003A0AD8">
        <w:t>w</w:t>
      </w:r>
      <w:r w:rsidRPr="003A0AD8">
        <w:t xml:space="preserve">ertanalyse (Kapitel </w:t>
      </w:r>
      <w:r w:rsidRPr="003A0AD8">
        <w:fldChar w:fldCharType="begin"/>
      </w:r>
      <w:r w:rsidRPr="003A0AD8">
        <w:instrText xml:space="preserve"> REF _Ref189387422 \r \h </w:instrText>
      </w:r>
      <w:r w:rsidRPr="003A0AD8">
        <w:fldChar w:fldCharType="separate"/>
      </w:r>
      <w:r w:rsidR="00DA5AC4" w:rsidRPr="003A0AD8">
        <w:t>4.3.11.4</w:t>
      </w:r>
      <w:r w:rsidRPr="003A0AD8">
        <w:fldChar w:fldCharType="end"/>
      </w:r>
      <w:r w:rsidRPr="003A0AD8">
        <w:t>). Zum Abschluss wird die Implementierung beschrieben (</w:t>
      </w:r>
      <w:commentRangeStart w:id="66"/>
      <w:r w:rsidRPr="003A0AD8">
        <w:t xml:space="preserve">Kapitel </w:t>
      </w:r>
      <w:r w:rsidR="0092584F" w:rsidRPr="003A0AD8">
        <w:fldChar w:fldCharType="begin"/>
      </w:r>
      <w:r w:rsidR="0092584F" w:rsidRPr="003A0AD8">
        <w:instrText xml:space="preserve"> REF _Ref190797705 \r \h </w:instrText>
      </w:r>
      <w:r w:rsidR="0092584F" w:rsidRPr="003A0AD8">
        <w:fldChar w:fldCharType="separate"/>
      </w:r>
      <w:r w:rsidR="00DA5AC4" w:rsidRPr="003A0AD8">
        <w:t>4.3.13.2</w:t>
      </w:r>
      <w:r w:rsidR="0092584F" w:rsidRPr="003A0AD8">
        <w:fldChar w:fldCharType="end"/>
      </w:r>
      <w:r w:rsidRPr="003A0AD8">
        <w:t>).</w:t>
      </w:r>
      <w:commentRangeEnd w:id="66"/>
      <w:r w:rsidR="00646A1D" w:rsidRPr="003A0AD8">
        <w:rPr>
          <w:rStyle w:val="CommentReference"/>
        </w:rPr>
        <w:commentReference w:id="66"/>
      </w:r>
    </w:p>
    <w:p w14:paraId="71F63720" w14:textId="77777777" w:rsidR="0011235C" w:rsidRPr="003A0AD8" w:rsidRDefault="0011235C" w:rsidP="0011235C">
      <w:pPr>
        <w:pStyle w:val="Heading2"/>
      </w:pPr>
      <w:bookmarkStart w:id="67" w:name="_Ref189387333"/>
      <w:bookmarkStart w:id="68" w:name="_Toc192418291"/>
      <w:r w:rsidRPr="003A0AD8">
        <w:t>Pflichtenheft</w:t>
      </w:r>
      <w:bookmarkEnd w:id="67"/>
      <w:bookmarkEnd w:id="68"/>
    </w:p>
    <w:p w14:paraId="0DADC435" w14:textId="54B30BCC" w:rsidR="0011235C" w:rsidRPr="003A0AD8" w:rsidRDefault="0011235C" w:rsidP="0011235C">
      <w:r w:rsidRPr="003A0AD8">
        <w:t xml:space="preserve">Im Pflichtenheft sind die </w:t>
      </w:r>
      <w:r w:rsidR="00646A1D" w:rsidRPr="003A0AD8">
        <w:t xml:space="preserve">Business </w:t>
      </w:r>
      <w:r w:rsidRPr="003A0AD8">
        <w:t xml:space="preserve">relevanten Anforderungen an die Applikation </w:t>
      </w:r>
      <w:r w:rsidR="00F92A08" w:rsidRPr="003A0AD8">
        <w:t xml:space="preserve">sowie Mockups </w:t>
      </w:r>
      <w:r w:rsidRPr="003A0AD8">
        <w:t xml:space="preserve">aufgeführt. Die Mockups </w:t>
      </w:r>
      <w:r w:rsidR="00F92A08" w:rsidRPr="003A0AD8">
        <w:t>visualisieren,</w:t>
      </w:r>
      <w:r w:rsidRPr="003A0AD8">
        <w:t xml:space="preserve"> wie Anforderungen in die Benutzeroberfläche realisiert werden sollen. Je nach Plattform werden sich die Elemente visuell von den Mockups unterscheiden.</w:t>
      </w:r>
    </w:p>
    <w:p w14:paraId="5E4CE936" w14:textId="77777777" w:rsidR="0011235C" w:rsidRPr="003A0AD8" w:rsidRDefault="0011235C" w:rsidP="0011235C"/>
    <w:p w14:paraId="479BB327" w14:textId="748CA042" w:rsidR="0011235C" w:rsidRPr="003A0AD8" w:rsidRDefault="0011235C" w:rsidP="0011235C">
      <w:r w:rsidRPr="003A0AD8">
        <w:t xml:space="preserve">Die Anforderungen und Mockups sind aus dem Angebot «Konzeption THEIA für die Baustelle» für die Helion AG abgeleitet. Das Angebotsdokument wurde von der </w:t>
      </w:r>
      <w:r w:rsidR="00FE197E" w:rsidRPr="003A0AD8">
        <w:t>i</w:t>
      </w:r>
      <w:r w:rsidRPr="003A0AD8">
        <w:t xml:space="preserve">solutions AG verfasst. Da das </w:t>
      </w:r>
      <w:r w:rsidR="00FE197E" w:rsidRPr="003A0AD8">
        <w:t>Dokument</w:t>
      </w:r>
      <w:r w:rsidRPr="003A0AD8">
        <w:t xml:space="preserve"> interne Informationen enthält, wurden die Anforderungen generalisiert.</w:t>
      </w:r>
    </w:p>
    <w:p w14:paraId="21CE5481" w14:textId="77777777" w:rsidR="009C55AB" w:rsidRPr="003A0AD8" w:rsidRDefault="009C55AB" w:rsidP="0011235C"/>
    <w:p w14:paraId="45DBF5A5" w14:textId="21CC18D9" w:rsidR="009C55AB" w:rsidRPr="003A0AD8" w:rsidRDefault="00FE197E" w:rsidP="0011235C">
      <w:r w:rsidRPr="003A0AD8">
        <w:t>Eine zentrale Anforderung ist, dass die «Baustellen App» in mehreren Phasen entwickelt wird. Die erste Implementierung wird als MVP ausgelegt, um die Stossrichtung der mobilen Applikation und die Akzeptanz bei den Nutzern zu überprüfen. Nach dieser ersten Version werden weitere Funktionen geplant und implementiert.</w:t>
      </w:r>
    </w:p>
    <w:p w14:paraId="3B34C6A5" w14:textId="77777777" w:rsidR="0011235C" w:rsidRPr="003A0AD8" w:rsidRDefault="0011235C" w:rsidP="0011235C">
      <w:pPr>
        <w:pStyle w:val="Heading3"/>
      </w:pPr>
      <w:bookmarkStart w:id="69" w:name="_Toc192418292"/>
      <w:r w:rsidRPr="003A0AD8">
        <w:t>Authentifizierung</w:t>
      </w:r>
      <w:bookmarkEnd w:id="69"/>
    </w:p>
    <w:p w14:paraId="110DA939" w14:textId="73B0E33E" w:rsidR="00B47247" w:rsidRPr="003A0AD8" w:rsidRDefault="00B47247" w:rsidP="00B47247">
      <w:r w:rsidRPr="003A0AD8">
        <w:t>In diesem Abschnitt sind die Anforderungen an die Authentifizierung aufgelistet.</w:t>
      </w:r>
    </w:p>
    <w:p w14:paraId="72B57BDC" w14:textId="57F2202C" w:rsidR="0011235C" w:rsidRPr="003A0AD8" w:rsidRDefault="0011235C" w:rsidP="0011235C">
      <w:pPr>
        <w:pStyle w:val="Caption"/>
        <w:keepNext/>
      </w:pPr>
      <w:bookmarkStart w:id="70" w:name="_Toc192418389"/>
      <w:r w:rsidRPr="003A0AD8">
        <w:t xml:space="preserve">Tabelle </w:t>
      </w:r>
      <w:fldSimple w:instr=" SEQ Tabelle \* ARABIC ">
        <w:r w:rsidR="00DA5AC4" w:rsidRPr="003A0AD8">
          <w:rPr>
            <w:noProof/>
          </w:rPr>
          <w:t>1</w:t>
        </w:r>
      </w:fldSimple>
      <w:r w:rsidRPr="003A0AD8">
        <w:t xml:space="preserve"> Anforderungen an die Authentifizierung</w:t>
      </w:r>
      <w:bookmarkEnd w:id="70"/>
    </w:p>
    <w:tbl>
      <w:tblPr>
        <w:tblStyle w:val="TabelleBFH2"/>
        <w:tblW w:w="8852" w:type="dxa"/>
        <w:tblLook w:val="04A0" w:firstRow="1" w:lastRow="0" w:firstColumn="1" w:lastColumn="0" w:noHBand="0" w:noVBand="1"/>
      </w:tblPr>
      <w:tblGrid>
        <w:gridCol w:w="1062"/>
        <w:gridCol w:w="1910"/>
        <w:gridCol w:w="5880"/>
      </w:tblGrid>
      <w:tr w:rsidR="0011235C" w:rsidRPr="003A0AD8"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3A0AD8" w:rsidRDefault="0011235C" w:rsidP="001C4032">
            <w:r w:rsidRPr="003A0AD8">
              <w:t>Nr</w:t>
            </w:r>
          </w:p>
        </w:tc>
        <w:tc>
          <w:tcPr>
            <w:tcW w:w="1910" w:type="dxa"/>
          </w:tcPr>
          <w:p w14:paraId="1BA56D9F" w14:textId="77777777" w:rsidR="0011235C" w:rsidRPr="003A0AD8" w:rsidRDefault="0011235C" w:rsidP="001C4032">
            <w:r w:rsidRPr="003A0AD8">
              <w:t>Name</w:t>
            </w:r>
          </w:p>
        </w:tc>
        <w:tc>
          <w:tcPr>
            <w:tcW w:w="5880" w:type="dxa"/>
          </w:tcPr>
          <w:p w14:paraId="346B245C" w14:textId="77777777" w:rsidR="0011235C" w:rsidRPr="003A0AD8" w:rsidRDefault="0011235C" w:rsidP="001C4032">
            <w:r w:rsidRPr="003A0AD8">
              <w:t>Beschreibung</w:t>
            </w:r>
          </w:p>
        </w:tc>
      </w:tr>
      <w:tr w:rsidR="0011235C" w:rsidRPr="003A0AD8" w14:paraId="04A3F956" w14:textId="77777777" w:rsidTr="002202ED">
        <w:tc>
          <w:tcPr>
            <w:tcW w:w="1062" w:type="dxa"/>
          </w:tcPr>
          <w:p w14:paraId="0461A5C2" w14:textId="677BD4DB" w:rsidR="0011235C" w:rsidRPr="003A0AD8" w:rsidRDefault="0011235C" w:rsidP="001C4032">
            <w:r w:rsidRPr="003A0AD8">
              <w:t>REQ-</w:t>
            </w:r>
            <w:r w:rsidR="00DA1E46" w:rsidRPr="003A0AD8">
              <w:t>001</w:t>
            </w:r>
          </w:p>
        </w:tc>
        <w:tc>
          <w:tcPr>
            <w:tcW w:w="1910" w:type="dxa"/>
          </w:tcPr>
          <w:p w14:paraId="3120BFF2" w14:textId="3D7A8151" w:rsidR="0011235C" w:rsidRPr="003A0AD8" w:rsidRDefault="00FE197E" w:rsidP="001C4032">
            <w:r w:rsidRPr="003A0AD8">
              <w:t>Benutzerzugriff</w:t>
            </w:r>
          </w:p>
        </w:tc>
        <w:tc>
          <w:tcPr>
            <w:tcW w:w="5880" w:type="dxa"/>
          </w:tcPr>
          <w:p w14:paraId="507070CB" w14:textId="6E32D633" w:rsidR="0011235C" w:rsidRPr="003A0AD8" w:rsidRDefault="0011235C" w:rsidP="001C4032">
            <w:r w:rsidRPr="003A0AD8">
              <w:t>Die Benutzer müssen sich beim Einstieg in die App als erstes authentifizieren. Erst nach Authenti</w:t>
            </w:r>
            <w:r w:rsidR="00F92A08" w:rsidRPr="003A0AD8">
              <w:t>fiz</w:t>
            </w:r>
            <w:r w:rsidRPr="003A0AD8">
              <w:t>ierung und Autorisierung können die Benutzer auf die Inhalte zugreifen.</w:t>
            </w:r>
          </w:p>
        </w:tc>
      </w:tr>
      <w:tr w:rsidR="0011235C" w:rsidRPr="003A0AD8" w14:paraId="3B29389C" w14:textId="77777777" w:rsidTr="002202ED">
        <w:tc>
          <w:tcPr>
            <w:tcW w:w="1062" w:type="dxa"/>
          </w:tcPr>
          <w:p w14:paraId="21A106B3" w14:textId="4A8E9CE7" w:rsidR="0011235C" w:rsidRPr="003A0AD8" w:rsidRDefault="0011235C" w:rsidP="001C4032">
            <w:r w:rsidRPr="003A0AD8">
              <w:t>REQ-</w:t>
            </w:r>
            <w:r w:rsidR="00DA1E46" w:rsidRPr="003A0AD8">
              <w:t>002</w:t>
            </w:r>
          </w:p>
        </w:tc>
        <w:tc>
          <w:tcPr>
            <w:tcW w:w="1910" w:type="dxa"/>
          </w:tcPr>
          <w:p w14:paraId="398ACC2E" w14:textId="77777777" w:rsidR="0011235C" w:rsidRPr="003A0AD8" w:rsidRDefault="0011235C" w:rsidP="001C4032">
            <w:r w:rsidRPr="003A0AD8">
              <w:t>Speicherung der Session</w:t>
            </w:r>
          </w:p>
        </w:tc>
        <w:tc>
          <w:tcPr>
            <w:tcW w:w="5880" w:type="dxa"/>
          </w:tcPr>
          <w:p w14:paraId="1CC7E1AC" w14:textId="5C8F2E0D" w:rsidR="0011235C" w:rsidRPr="003A0AD8" w:rsidRDefault="0011235C" w:rsidP="001C4032">
            <w:r w:rsidRPr="003A0AD8">
              <w:t>Nach dem Einloggen bleibt die Session des Benutzers in der App gespeichert, damit sich der Benutzer nicht immer wieder neu anmelden muss. Nach einer definier</w:t>
            </w:r>
            <w:r w:rsidR="001A5FEE" w:rsidRPr="003A0AD8">
              <w:t>ten</w:t>
            </w:r>
            <w:r w:rsidRPr="003A0AD8">
              <w:t xml:space="preserve"> Zeitdauer wird die Session ungültig und der Benutzer muss sich neu anmelden.</w:t>
            </w:r>
          </w:p>
        </w:tc>
      </w:tr>
      <w:tr w:rsidR="0011235C" w:rsidRPr="003A0AD8" w14:paraId="7DA9A9A6" w14:textId="77777777" w:rsidTr="002202ED">
        <w:tc>
          <w:tcPr>
            <w:tcW w:w="1062" w:type="dxa"/>
          </w:tcPr>
          <w:p w14:paraId="376D8A32" w14:textId="07323C54" w:rsidR="0011235C" w:rsidRPr="003A0AD8" w:rsidRDefault="0011235C" w:rsidP="001C4032">
            <w:r w:rsidRPr="003A0AD8">
              <w:t>REQ-</w:t>
            </w:r>
            <w:r w:rsidR="00DA1E46" w:rsidRPr="003A0AD8">
              <w:t>003</w:t>
            </w:r>
          </w:p>
        </w:tc>
        <w:tc>
          <w:tcPr>
            <w:tcW w:w="1910" w:type="dxa"/>
          </w:tcPr>
          <w:p w14:paraId="005B6B9F" w14:textId="77777777" w:rsidR="0011235C" w:rsidRPr="003A0AD8" w:rsidRDefault="0011235C" w:rsidP="001C4032">
            <w:r w:rsidRPr="003A0AD8">
              <w:t>Logout</w:t>
            </w:r>
          </w:p>
        </w:tc>
        <w:tc>
          <w:tcPr>
            <w:tcW w:w="5880" w:type="dxa"/>
          </w:tcPr>
          <w:p w14:paraId="4E3C62DD" w14:textId="5981240A" w:rsidR="0011235C" w:rsidRPr="003A0AD8" w:rsidRDefault="00FE197E" w:rsidP="001C4032">
            <w:pPr>
              <w:keepNext/>
            </w:pPr>
            <w:r w:rsidRPr="003A0AD8">
              <w:t xml:space="preserve">Der Benutzer muss nach dem Anmelden in der Applikation die Möglichkeit haben, sich wieder abzumelden </w:t>
            </w:r>
          </w:p>
        </w:tc>
      </w:tr>
    </w:tbl>
    <w:p w14:paraId="70DE4D12" w14:textId="77777777" w:rsidR="0011235C" w:rsidRPr="003A0AD8" w:rsidRDefault="0011235C" w:rsidP="0011235C">
      <w:pPr>
        <w:pStyle w:val="Heading3"/>
      </w:pPr>
      <w:bookmarkStart w:id="71" w:name="_Toc192418293"/>
      <w:r w:rsidRPr="003A0AD8">
        <w:t>Projektübersicht</w:t>
      </w:r>
      <w:bookmarkEnd w:id="71"/>
    </w:p>
    <w:p w14:paraId="0821D780" w14:textId="0541BA3B" w:rsidR="00B47247" w:rsidRPr="003A0AD8" w:rsidRDefault="00FE197E" w:rsidP="00FE197E">
      <w:r w:rsidRPr="003A0AD8">
        <w:t>In diesem Abschnitt sind die Anforderungen an die Projektübersicht aufgelistet.</w:t>
      </w:r>
    </w:p>
    <w:p w14:paraId="1B3FB0D7" w14:textId="0E63DC9D" w:rsidR="0011235C" w:rsidRPr="003A0AD8" w:rsidRDefault="0011235C" w:rsidP="0011235C">
      <w:pPr>
        <w:pStyle w:val="Caption"/>
        <w:keepNext/>
      </w:pPr>
      <w:bookmarkStart w:id="72" w:name="_Toc192418390"/>
      <w:r w:rsidRPr="003A0AD8">
        <w:t xml:space="preserve">Tabelle </w:t>
      </w:r>
      <w:fldSimple w:instr=" SEQ Tabelle \* ARABIC ">
        <w:r w:rsidR="00DA5AC4" w:rsidRPr="003A0AD8">
          <w:rPr>
            <w:noProof/>
          </w:rPr>
          <w:t>2</w:t>
        </w:r>
      </w:fldSimple>
      <w:r w:rsidRPr="003A0AD8">
        <w:t xml:space="preserve"> Anforderungen an die Projektübersicht</w:t>
      </w:r>
      <w:bookmarkEnd w:id="72"/>
    </w:p>
    <w:tbl>
      <w:tblPr>
        <w:tblStyle w:val="TabelleBFH2"/>
        <w:tblW w:w="8852" w:type="dxa"/>
        <w:tblLook w:val="04A0" w:firstRow="1" w:lastRow="0" w:firstColumn="1" w:lastColumn="0" w:noHBand="0" w:noVBand="1"/>
      </w:tblPr>
      <w:tblGrid>
        <w:gridCol w:w="1039"/>
        <w:gridCol w:w="2120"/>
        <w:gridCol w:w="5693"/>
      </w:tblGrid>
      <w:tr w:rsidR="0011235C" w:rsidRPr="003A0AD8"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3A0AD8" w:rsidRDefault="0011235C" w:rsidP="001C4032">
            <w:r w:rsidRPr="003A0AD8">
              <w:t>Nr</w:t>
            </w:r>
          </w:p>
        </w:tc>
        <w:tc>
          <w:tcPr>
            <w:tcW w:w="1910" w:type="dxa"/>
          </w:tcPr>
          <w:p w14:paraId="6016AB7D" w14:textId="77777777" w:rsidR="0011235C" w:rsidRPr="003A0AD8" w:rsidRDefault="0011235C" w:rsidP="001C4032">
            <w:r w:rsidRPr="003A0AD8">
              <w:t>Name</w:t>
            </w:r>
          </w:p>
        </w:tc>
        <w:tc>
          <w:tcPr>
            <w:tcW w:w="5880" w:type="dxa"/>
          </w:tcPr>
          <w:p w14:paraId="60BDBE23" w14:textId="77777777" w:rsidR="0011235C" w:rsidRPr="003A0AD8" w:rsidRDefault="0011235C" w:rsidP="001C4032">
            <w:r w:rsidRPr="003A0AD8">
              <w:t>Beschreibung</w:t>
            </w:r>
          </w:p>
        </w:tc>
      </w:tr>
      <w:tr w:rsidR="0011235C" w:rsidRPr="003A0AD8" w14:paraId="559553E7" w14:textId="77777777" w:rsidTr="002202ED">
        <w:tc>
          <w:tcPr>
            <w:tcW w:w="1062" w:type="dxa"/>
          </w:tcPr>
          <w:p w14:paraId="70E8ECB0" w14:textId="0057EF75" w:rsidR="0011235C" w:rsidRPr="003A0AD8" w:rsidRDefault="0011235C" w:rsidP="001C4032">
            <w:r w:rsidRPr="003A0AD8">
              <w:t>REQ-</w:t>
            </w:r>
            <w:r w:rsidR="00DA1E46" w:rsidRPr="003A0AD8">
              <w:t>004</w:t>
            </w:r>
          </w:p>
        </w:tc>
        <w:tc>
          <w:tcPr>
            <w:tcW w:w="1910" w:type="dxa"/>
          </w:tcPr>
          <w:p w14:paraId="32CD1B9E" w14:textId="77777777" w:rsidR="0011235C" w:rsidRPr="003A0AD8" w:rsidRDefault="0011235C" w:rsidP="001C4032">
            <w:r w:rsidRPr="003A0AD8">
              <w:t>Projektliste</w:t>
            </w:r>
          </w:p>
        </w:tc>
        <w:tc>
          <w:tcPr>
            <w:tcW w:w="5880" w:type="dxa"/>
          </w:tcPr>
          <w:p w14:paraId="01A943A9" w14:textId="77777777" w:rsidR="0011235C" w:rsidRPr="003A0AD8" w:rsidRDefault="0011235C" w:rsidP="001C4032">
            <w:r w:rsidRPr="003A0AD8">
              <w:t xml:space="preserve">Nach dem Start der Applikation soll als erste Seite eine Liste mit den Projekten dargestellt werden. Vorausgesetzt der Benutzer ist eingeloggt. </w:t>
            </w:r>
          </w:p>
        </w:tc>
      </w:tr>
      <w:tr w:rsidR="0011235C" w:rsidRPr="003A0AD8" w14:paraId="21F00FF4" w14:textId="77777777" w:rsidTr="002202ED">
        <w:tc>
          <w:tcPr>
            <w:tcW w:w="1062" w:type="dxa"/>
          </w:tcPr>
          <w:p w14:paraId="5CC0B6E2" w14:textId="59CC6B0D" w:rsidR="0011235C" w:rsidRPr="003A0AD8" w:rsidRDefault="0011235C" w:rsidP="001C4032">
            <w:r w:rsidRPr="003A0AD8">
              <w:t>REQ-</w:t>
            </w:r>
            <w:r w:rsidR="00DA1E46" w:rsidRPr="003A0AD8">
              <w:t>005</w:t>
            </w:r>
          </w:p>
        </w:tc>
        <w:tc>
          <w:tcPr>
            <w:tcW w:w="1910" w:type="dxa"/>
          </w:tcPr>
          <w:p w14:paraId="6834EBF8" w14:textId="071B2690" w:rsidR="0011235C" w:rsidRPr="003A0AD8" w:rsidRDefault="0011235C" w:rsidP="001C4032">
            <w:r w:rsidRPr="003A0AD8">
              <w:t>Personalisierte Projekt</w:t>
            </w:r>
            <w:r w:rsidR="00FE197E" w:rsidRPr="003A0AD8">
              <w:t>liste</w:t>
            </w:r>
          </w:p>
        </w:tc>
        <w:tc>
          <w:tcPr>
            <w:tcW w:w="5880" w:type="dxa"/>
          </w:tcPr>
          <w:p w14:paraId="514D6A33" w14:textId="4A3FE3A9" w:rsidR="0011235C" w:rsidRPr="003A0AD8" w:rsidRDefault="0011235C" w:rsidP="001C4032">
            <w:r w:rsidRPr="003A0AD8">
              <w:t xml:space="preserve">In der Projektliste werden nur diejenigen Projekte angezeigt, auf die der Benutzer die </w:t>
            </w:r>
            <w:r w:rsidR="00F92A08" w:rsidRPr="003A0AD8">
              <w:t>Zugriffsb</w:t>
            </w:r>
            <w:r w:rsidRPr="003A0AD8">
              <w:t>erechtigung hat.</w:t>
            </w:r>
          </w:p>
        </w:tc>
      </w:tr>
      <w:tr w:rsidR="0011235C" w:rsidRPr="003A0AD8" w14:paraId="52D96A31" w14:textId="77777777" w:rsidTr="002202ED">
        <w:tc>
          <w:tcPr>
            <w:tcW w:w="1062" w:type="dxa"/>
          </w:tcPr>
          <w:p w14:paraId="11A0CCEC" w14:textId="2161ADBA" w:rsidR="0011235C" w:rsidRPr="003A0AD8" w:rsidRDefault="0011235C" w:rsidP="001C4032">
            <w:r w:rsidRPr="003A0AD8">
              <w:t>REQ-</w:t>
            </w:r>
            <w:r w:rsidR="00DA1E46" w:rsidRPr="003A0AD8">
              <w:t>006</w:t>
            </w:r>
          </w:p>
        </w:tc>
        <w:tc>
          <w:tcPr>
            <w:tcW w:w="1910" w:type="dxa"/>
          </w:tcPr>
          <w:p w14:paraId="60E245EF" w14:textId="55A7477F" w:rsidR="0011235C" w:rsidRPr="003A0AD8" w:rsidRDefault="00FE197E" w:rsidP="001C4032">
            <w:r w:rsidRPr="003A0AD8">
              <w:t>Projektinformationen</w:t>
            </w:r>
          </w:p>
        </w:tc>
        <w:tc>
          <w:tcPr>
            <w:tcW w:w="5880" w:type="dxa"/>
          </w:tcPr>
          <w:p w14:paraId="63A1D79C" w14:textId="77777777" w:rsidR="0011235C" w:rsidRPr="003A0AD8" w:rsidRDefault="0011235C" w:rsidP="001C4032">
            <w:r w:rsidRPr="003A0AD8">
              <w:t>Jedes Projekt ist mit dem Namen und der Ortschaft der Baustelle aufgelistet.</w:t>
            </w:r>
          </w:p>
        </w:tc>
      </w:tr>
      <w:tr w:rsidR="0011235C" w:rsidRPr="003A0AD8" w14:paraId="1475E55D" w14:textId="77777777" w:rsidTr="002202ED">
        <w:tc>
          <w:tcPr>
            <w:tcW w:w="1062" w:type="dxa"/>
          </w:tcPr>
          <w:p w14:paraId="79CBB091" w14:textId="2AB741F2" w:rsidR="0011235C" w:rsidRPr="003A0AD8" w:rsidRDefault="0011235C" w:rsidP="001C4032">
            <w:r w:rsidRPr="003A0AD8">
              <w:lastRenderedPageBreak/>
              <w:t>REQ-</w:t>
            </w:r>
            <w:r w:rsidR="00DA1E46" w:rsidRPr="003A0AD8">
              <w:t>007</w:t>
            </w:r>
          </w:p>
        </w:tc>
        <w:tc>
          <w:tcPr>
            <w:tcW w:w="1910" w:type="dxa"/>
          </w:tcPr>
          <w:p w14:paraId="1641918E" w14:textId="77777777" w:rsidR="0011235C" w:rsidRPr="003A0AD8" w:rsidRDefault="0011235C" w:rsidP="001C4032">
            <w:r w:rsidRPr="003A0AD8">
              <w:t>Projektsuche</w:t>
            </w:r>
          </w:p>
        </w:tc>
        <w:tc>
          <w:tcPr>
            <w:tcW w:w="5880" w:type="dxa"/>
          </w:tcPr>
          <w:p w14:paraId="6C79B732" w14:textId="212BA901" w:rsidR="0011235C" w:rsidRPr="003A0AD8" w:rsidRDefault="00FE197E" w:rsidP="001C4032">
            <w:r w:rsidRPr="003A0AD8">
              <w:t>Im Suchfeld kann nach Projektnamen und Ortschaften gesucht werden. Die Liste passt sich laufend dem Suchbegriff an. Der Suchbegriff muss wieder gelöscht werden können.</w:t>
            </w:r>
          </w:p>
        </w:tc>
      </w:tr>
      <w:tr w:rsidR="0011235C" w:rsidRPr="003A0AD8" w14:paraId="0CF916EC" w14:textId="77777777" w:rsidTr="002202ED">
        <w:tc>
          <w:tcPr>
            <w:tcW w:w="1062" w:type="dxa"/>
          </w:tcPr>
          <w:p w14:paraId="09ECDF5B" w14:textId="1865803A" w:rsidR="0011235C" w:rsidRPr="003A0AD8" w:rsidRDefault="0011235C" w:rsidP="001C4032">
            <w:r w:rsidRPr="003A0AD8">
              <w:t>REQ-</w:t>
            </w:r>
            <w:r w:rsidR="00DA1E46" w:rsidRPr="003A0AD8">
              <w:t>008</w:t>
            </w:r>
          </w:p>
        </w:tc>
        <w:tc>
          <w:tcPr>
            <w:tcW w:w="1910" w:type="dxa"/>
          </w:tcPr>
          <w:p w14:paraId="5F414CDF" w14:textId="77777777" w:rsidR="0011235C" w:rsidRPr="003A0AD8" w:rsidRDefault="0011235C" w:rsidP="001C4032">
            <w:r w:rsidRPr="003A0AD8">
              <w:t>Projektauswahl</w:t>
            </w:r>
          </w:p>
        </w:tc>
        <w:tc>
          <w:tcPr>
            <w:tcW w:w="5880" w:type="dxa"/>
          </w:tcPr>
          <w:p w14:paraId="672EE44C" w14:textId="4C4EB8B1" w:rsidR="0011235C" w:rsidRPr="003A0AD8" w:rsidRDefault="0011235C" w:rsidP="001C4032">
            <w:r w:rsidRPr="003A0AD8">
              <w:t>Mit</w:t>
            </w:r>
            <w:r w:rsidR="00947BD4" w:rsidRPr="003A0AD8">
              <w:t xml:space="preserve"> einem Klick</w:t>
            </w:r>
            <w:r w:rsidRPr="003A0AD8">
              <w:t xml:space="preserve"> auf eines der Projekte können die Projektdetails aufgerufen werden.</w:t>
            </w:r>
          </w:p>
        </w:tc>
      </w:tr>
      <w:tr w:rsidR="0011235C" w:rsidRPr="003A0AD8" w14:paraId="016E3C86" w14:textId="77777777" w:rsidTr="002202ED">
        <w:tc>
          <w:tcPr>
            <w:tcW w:w="1062" w:type="dxa"/>
          </w:tcPr>
          <w:p w14:paraId="4AF11102" w14:textId="24BDF3F3" w:rsidR="0011235C" w:rsidRPr="003A0AD8" w:rsidRDefault="0011235C" w:rsidP="001C4032">
            <w:r w:rsidRPr="003A0AD8">
              <w:t>REQ-</w:t>
            </w:r>
            <w:r w:rsidR="00DA1E46" w:rsidRPr="003A0AD8">
              <w:t>009</w:t>
            </w:r>
          </w:p>
        </w:tc>
        <w:tc>
          <w:tcPr>
            <w:tcW w:w="1910" w:type="dxa"/>
          </w:tcPr>
          <w:p w14:paraId="1D265930" w14:textId="77777777" w:rsidR="0011235C" w:rsidRPr="003A0AD8" w:rsidRDefault="0011235C" w:rsidP="001C4032">
            <w:r w:rsidRPr="003A0AD8">
              <w:t>Offlinefähigkeit</w:t>
            </w:r>
          </w:p>
        </w:tc>
        <w:tc>
          <w:tcPr>
            <w:tcW w:w="5880" w:type="dxa"/>
          </w:tcPr>
          <w:p w14:paraId="633849A5" w14:textId="3F89CFE0" w:rsidR="0011235C" w:rsidRPr="003A0AD8" w:rsidRDefault="00947BD4" w:rsidP="001C4032">
            <w:pPr>
              <w:keepNext/>
            </w:pPr>
            <w:r w:rsidRPr="003A0AD8">
              <w:t xml:space="preserve">Der Benutzer kann in der Projektliste Projekte markieren, die offline verfügbar sein sollen. Sämtliche Projektdaten zu diesen markierten Projekten sind für den Benutzer offline verfügbar. </w:t>
            </w:r>
          </w:p>
        </w:tc>
      </w:tr>
    </w:tbl>
    <w:p w14:paraId="7D14A4A3" w14:textId="77777777" w:rsidR="0011235C" w:rsidRPr="003A0AD8" w:rsidRDefault="0011235C" w:rsidP="0011235C">
      <w:pPr>
        <w:pStyle w:val="Heading3"/>
      </w:pPr>
      <w:bookmarkStart w:id="73" w:name="_Toc192418294"/>
      <w:r w:rsidRPr="003A0AD8">
        <w:t>Projektdetails</w:t>
      </w:r>
      <w:bookmarkEnd w:id="73"/>
    </w:p>
    <w:p w14:paraId="1EB1CAA7" w14:textId="5CEB5A9E" w:rsidR="00B47247" w:rsidRPr="003A0AD8" w:rsidRDefault="00F924DC" w:rsidP="00F924DC">
      <w:r w:rsidRPr="003A0AD8">
        <w:t>In diesem Abschnitt sind die Anforderungen an die Projektdetails aufgelistet.</w:t>
      </w:r>
    </w:p>
    <w:p w14:paraId="1BFCF7C1" w14:textId="0E2784D3" w:rsidR="0011235C" w:rsidRPr="003A0AD8" w:rsidRDefault="0011235C" w:rsidP="0011235C">
      <w:pPr>
        <w:pStyle w:val="Caption"/>
        <w:keepNext/>
      </w:pPr>
      <w:bookmarkStart w:id="74" w:name="_Toc192418391"/>
      <w:r w:rsidRPr="003A0AD8">
        <w:t xml:space="preserve">Tabelle </w:t>
      </w:r>
      <w:fldSimple w:instr=" SEQ Tabelle \* ARABIC ">
        <w:r w:rsidR="00DA5AC4" w:rsidRPr="003A0AD8">
          <w:rPr>
            <w:noProof/>
          </w:rPr>
          <w:t>3</w:t>
        </w:r>
      </w:fldSimple>
      <w:r w:rsidRPr="003A0AD8">
        <w:t xml:space="preserve"> Anforderungen an die Projektdetails</w:t>
      </w:r>
      <w:bookmarkEnd w:id="74"/>
    </w:p>
    <w:tbl>
      <w:tblPr>
        <w:tblStyle w:val="TabelleBFH2"/>
        <w:tblW w:w="8852" w:type="dxa"/>
        <w:tblLook w:val="04A0" w:firstRow="1" w:lastRow="0" w:firstColumn="1" w:lastColumn="0" w:noHBand="0" w:noVBand="1"/>
      </w:tblPr>
      <w:tblGrid>
        <w:gridCol w:w="1062"/>
        <w:gridCol w:w="1910"/>
        <w:gridCol w:w="5880"/>
      </w:tblGrid>
      <w:tr w:rsidR="0011235C" w:rsidRPr="003A0AD8"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3A0AD8" w:rsidRDefault="0011235C" w:rsidP="001C4032">
            <w:r w:rsidRPr="003A0AD8">
              <w:t>Nr</w:t>
            </w:r>
          </w:p>
        </w:tc>
        <w:tc>
          <w:tcPr>
            <w:tcW w:w="1910" w:type="dxa"/>
          </w:tcPr>
          <w:p w14:paraId="2F9AF913" w14:textId="77777777" w:rsidR="0011235C" w:rsidRPr="003A0AD8" w:rsidRDefault="0011235C" w:rsidP="001C4032">
            <w:r w:rsidRPr="003A0AD8">
              <w:t>Name</w:t>
            </w:r>
          </w:p>
        </w:tc>
        <w:tc>
          <w:tcPr>
            <w:tcW w:w="5880" w:type="dxa"/>
          </w:tcPr>
          <w:p w14:paraId="675223B1" w14:textId="77777777" w:rsidR="0011235C" w:rsidRPr="003A0AD8" w:rsidRDefault="0011235C" w:rsidP="001C4032">
            <w:r w:rsidRPr="003A0AD8">
              <w:t>Beschreibung</w:t>
            </w:r>
          </w:p>
        </w:tc>
      </w:tr>
      <w:tr w:rsidR="0011235C" w:rsidRPr="003A0AD8" w14:paraId="552C2AF5" w14:textId="77777777" w:rsidTr="002202ED">
        <w:tc>
          <w:tcPr>
            <w:tcW w:w="1062" w:type="dxa"/>
          </w:tcPr>
          <w:p w14:paraId="3694B0F5" w14:textId="7B4770D6" w:rsidR="0011235C" w:rsidRPr="003A0AD8" w:rsidRDefault="0011235C" w:rsidP="001C4032">
            <w:r w:rsidRPr="003A0AD8">
              <w:t>REQ-</w:t>
            </w:r>
            <w:r w:rsidR="00DA1E46" w:rsidRPr="003A0AD8">
              <w:t>010</w:t>
            </w:r>
          </w:p>
        </w:tc>
        <w:tc>
          <w:tcPr>
            <w:tcW w:w="1910" w:type="dxa"/>
          </w:tcPr>
          <w:p w14:paraId="0155875E" w14:textId="77777777" w:rsidR="0011235C" w:rsidRPr="003A0AD8" w:rsidRDefault="0011235C" w:rsidP="001C4032">
            <w:r w:rsidRPr="003A0AD8">
              <w:t>Projektdetails</w:t>
            </w:r>
          </w:p>
        </w:tc>
        <w:tc>
          <w:tcPr>
            <w:tcW w:w="5880" w:type="dxa"/>
          </w:tcPr>
          <w:p w14:paraId="4936C4E4" w14:textId="4ECDD58C" w:rsidR="0011235C" w:rsidRPr="003A0AD8" w:rsidRDefault="0011235C" w:rsidP="001C4032">
            <w:r w:rsidRPr="003A0AD8">
              <w:t xml:space="preserve">Es werden die wichtigsten Infos eines Projektes angezeigt. Ist eine Internetverbindung vorhanden, werden die Daten vom Backend geladen. Ohne Internetverbindung werden die Daten </w:t>
            </w:r>
            <w:r w:rsidR="00F92A08" w:rsidRPr="003A0AD8">
              <w:t>aus dem lokalen Speicher</w:t>
            </w:r>
            <w:r w:rsidRPr="003A0AD8">
              <w:t xml:space="preserve"> geladen.</w:t>
            </w:r>
          </w:p>
        </w:tc>
      </w:tr>
      <w:tr w:rsidR="0011235C" w:rsidRPr="003A0AD8" w14:paraId="22BD59CD" w14:textId="77777777" w:rsidTr="002202ED">
        <w:tc>
          <w:tcPr>
            <w:tcW w:w="1062" w:type="dxa"/>
          </w:tcPr>
          <w:p w14:paraId="1A78CCED" w14:textId="133B170C" w:rsidR="0011235C" w:rsidRPr="003A0AD8" w:rsidRDefault="0011235C" w:rsidP="001C4032">
            <w:r w:rsidRPr="003A0AD8">
              <w:t>REQ-</w:t>
            </w:r>
            <w:r w:rsidR="00DA1E46" w:rsidRPr="003A0AD8">
              <w:t>011</w:t>
            </w:r>
          </w:p>
        </w:tc>
        <w:tc>
          <w:tcPr>
            <w:tcW w:w="1910" w:type="dxa"/>
          </w:tcPr>
          <w:p w14:paraId="275A645C" w14:textId="68465747" w:rsidR="0011235C" w:rsidRPr="003A0AD8" w:rsidRDefault="0011235C" w:rsidP="001C4032">
            <w:r w:rsidRPr="003A0AD8">
              <w:t>Adressen in Maps öffnen</w:t>
            </w:r>
          </w:p>
        </w:tc>
        <w:tc>
          <w:tcPr>
            <w:tcW w:w="5880" w:type="dxa"/>
          </w:tcPr>
          <w:p w14:paraId="51C8E31B" w14:textId="7A017A9F" w:rsidR="0011235C" w:rsidRPr="003A0AD8" w:rsidRDefault="0011235C" w:rsidP="001C4032">
            <w:r w:rsidRPr="003A0AD8">
              <w:t xml:space="preserve">Kontakt- und Objektadresse können per </w:t>
            </w:r>
            <w:r w:rsidR="008B123A" w:rsidRPr="003A0AD8">
              <w:t>Klick</w:t>
            </w:r>
            <w:r w:rsidRPr="003A0AD8">
              <w:t xml:space="preserve"> in </w:t>
            </w:r>
            <w:r w:rsidR="008B123A" w:rsidRPr="003A0AD8">
              <w:t>Maps</w:t>
            </w:r>
            <w:r w:rsidRPr="003A0AD8">
              <w:t xml:space="preserve"> (i</w:t>
            </w:r>
            <w:r w:rsidR="008B123A" w:rsidRPr="003A0AD8">
              <w:t>OS</w:t>
            </w:r>
            <w:r w:rsidRPr="003A0AD8">
              <w:t>) oder Maps (</w:t>
            </w:r>
            <w:r w:rsidR="008B123A" w:rsidRPr="003A0AD8">
              <w:t>Android</w:t>
            </w:r>
            <w:r w:rsidRPr="003A0AD8">
              <w:t>) geöffnet werden.</w:t>
            </w:r>
          </w:p>
        </w:tc>
      </w:tr>
      <w:tr w:rsidR="0011235C" w:rsidRPr="003A0AD8" w14:paraId="2913C433" w14:textId="77777777" w:rsidTr="002202ED">
        <w:tc>
          <w:tcPr>
            <w:tcW w:w="1062" w:type="dxa"/>
          </w:tcPr>
          <w:p w14:paraId="552AE2E4" w14:textId="1F7046CF" w:rsidR="0011235C" w:rsidRPr="003A0AD8" w:rsidRDefault="0011235C" w:rsidP="001C4032">
            <w:r w:rsidRPr="003A0AD8">
              <w:t>REQ-</w:t>
            </w:r>
            <w:r w:rsidR="00DA1E46" w:rsidRPr="003A0AD8">
              <w:t>012</w:t>
            </w:r>
          </w:p>
        </w:tc>
        <w:tc>
          <w:tcPr>
            <w:tcW w:w="1910" w:type="dxa"/>
          </w:tcPr>
          <w:p w14:paraId="694F215D" w14:textId="77777777" w:rsidR="0011235C" w:rsidRPr="003A0AD8" w:rsidRDefault="0011235C" w:rsidP="001C4032">
            <w:r w:rsidRPr="003A0AD8">
              <w:t>Absprung auf externe Ablagen</w:t>
            </w:r>
          </w:p>
        </w:tc>
        <w:tc>
          <w:tcPr>
            <w:tcW w:w="5880" w:type="dxa"/>
          </w:tcPr>
          <w:p w14:paraId="1BBFD324" w14:textId="27A7EF99" w:rsidR="0011235C" w:rsidRPr="003A0AD8" w:rsidRDefault="0011235C" w:rsidP="001C4032">
            <w:r w:rsidRPr="003A0AD8">
              <w:t xml:space="preserve">Wird auf dem Projekt ein Link zu einer externen Ablage mitgeliefert, wird in der Detailansicht ein Link Button auf die externe Ablage angezeigt. </w:t>
            </w:r>
          </w:p>
        </w:tc>
      </w:tr>
      <w:tr w:rsidR="0011235C" w:rsidRPr="003A0AD8" w14:paraId="3F3CDC60" w14:textId="77777777" w:rsidTr="002202ED">
        <w:tc>
          <w:tcPr>
            <w:tcW w:w="1062" w:type="dxa"/>
          </w:tcPr>
          <w:p w14:paraId="765AB43D" w14:textId="07AC3549" w:rsidR="0011235C" w:rsidRPr="003A0AD8" w:rsidRDefault="0011235C" w:rsidP="001C4032">
            <w:r w:rsidRPr="003A0AD8">
              <w:t>REQ-</w:t>
            </w:r>
            <w:r w:rsidR="00DA1E46" w:rsidRPr="003A0AD8">
              <w:t>013</w:t>
            </w:r>
          </w:p>
        </w:tc>
        <w:tc>
          <w:tcPr>
            <w:tcW w:w="1910" w:type="dxa"/>
          </w:tcPr>
          <w:p w14:paraId="10C16E97" w14:textId="77777777" w:rsidR="0011235C" w:rsidRPr="003A0AD8" w:rsidRDefault="0011235C" w:rsidP="001C4032">
            <w:r w:rsidRPr="003A0AD8">
              <w:t>Notizen zum Auftrag</w:t>
            </w:r>
          </w:p>
        </w:tc>
        <w:tc>
          <w:tcPr>
            <w:tcW w:w="5880" w:type="dxa"/>
          </w:tcPr>
          <w:p w14:paraId="67BC5605" w14:textId="60BC4BB1" w:rsidR="0011235C" w:rsidRPr="003A0AD8" w:rsidRDefault="0011235C" w:rsidP="001C4032">
            <w:r w:rsidRPr="003A0AD8">
              <w:t xml:space="preserve">Über einen Button </w:t>
            </w:r>
            <w:r w:rsidR="008B123A" w:rsidRPr="003A0AD8">
              <w:t>wird der Benutzer zu der Notizenfunktion weitergeleitet.</w:t>
            </w:r>
          </w:p>
        </w:tc>
      </w:tr>
      <w:tr w:rsidR="0011235C" w:rsidRPr="003A0AD8" w14:paraId="6659F719" w14:textId="77777777" w:rsidTr="002202ED">
        <w:tc>
          <w:tcPr>
            <w:tcW w:w="1062" w:type="dxa"/>
          </w:tcPr>
          <w:p w14:paraId="1CDF318F" w14:textId="4C820971" w:rsidR="0011235C" w:rsidRPr="003A0AD8" w:rsidRDefault="0011235C" w:rsidP="001C4032">
            <w:r w:rsidRPr="003A0AD8">
              <w:t>REQ-</w:t>
            </w:r>
            <w:r w:rsidR="00DA1E46" w:rsidRPr="003A0AD8">
              <w:t>014</w:t>
            </w:r>
          </w:p>
        </w:tc>
        <w:tc>
          <w:tcPr>
            <w:tcW w:w="1910" w:type="dxa"/>
          </w:tcPr>
          <w:p w14:paraId="397CF6E5" w14:textId="14BA81DE" w:rsidR="0011235C" w:rsidRPr="003A0AD8" w:rsidRDefault="0011235C" w:rsidP="001C4032">
            <w:r w:rsidRPr="003A0AD8">
              <w:t>Inbetriebnahme</w:t>
            </w:r>
            <w:r w:rsidR="006B5BA9" w:rsidRPr="003A0AD8">
              <w:t xml:space="preserve"> (IBN)</w:t>
            </w:r>
          </w:p>
        </w:tc>
        <w:tc>
          <w:tcPr>
            <w:tcW w:w="5880" w:type="dxa"/>
          </w:tcPr>
          <w:p w14:paraId="0A186EA9" w14:textId="21686A3F" w:rsidR="0011235C" w:rsidRPr="003A0AD8" w:rsidRDefault="0011235C" w:rsidP="001C4032">
            <w:r w:rsidRPr="003A0AD8">
              <w:t xml:space="preserve">Über einen </w:t>
            </w:r>
            <w:r w:rsidR="008B123A" w:rsidRPr="003A0AD8">
              <w:t xml:space="preserve">Button wird der Benutzer zum Inbetriebnahmeprotokoll </w:t>
            </w:r>
            <w:r w:rsidR="00914C89" w:rsidRPr="003A0AD8">
              <w:t>weitergeleitet</w:t>
            </w:r>
            <w:r w:rsidR="008B123A" w:rsidRPr="003A0AD8">
              <w:t>.</w:t>
            </w:r>
          </w:p>
        </w:tc>
      </w:tr>
      <w:tr w:rsidR="0011235C" w:rsidRPr="003A0AD8" w14:paraId="5988B26B" w14:textId="77777777" w:rsidTr="002202ED">
        <w:tc>
          <w:tcPr>
            <w:tcW w:w="1062" w:type="dxa"/>
          </w:tcPr>
          <w:p w14:paraId="246972A5" w14:textId="68C239B3" w:rsidR="0011235C" w:rsidRPr="003A0AD8" w:rsidRDefault="0011235C" w:rsidP="001C4032">
            <w:r w:rsidRPr="003A0AD8">
              <w:t>REQ-</w:t>
            </w:r>
            <w:r w:rsidR="00DA1E46" w:rsidRPr="003A0AD8">
              <w:t>015</w:t>
            </w:r>
          </w:p>
        </w:tc>
        <w:tc>
          <w:tcPr>
            <w:tcW w:w="1910" w:type="dxa"/>
          </w:tcPr>
          <w:p w14:paraId="7C5FE161" w14:textId="77777777" w:rsidR="0011235C" w:rsidRPr="003A0AD8" w:rsidRDefault="0011235C" w:rsidP="001C4032">
            <w:r w:rsidRPr="003A0AD8">
              <w:t>Zurück zur Übersicht</w:t>
            </w:r>
          </w:p>
        </w:tc>
        <w:tc>
          <w:tcPr>
            <w:tcW w:w="5880" w:type="dxa"/>
          </w:tcPr>
          <w:p w14:paraId="05564459" w14:textId="65C65003" w:rsidR="0011235C" w:rsidRPr="003A0AD8" w:rsidRDefault="008B123A" w:rsidP="001C4032">
            <w:r w:rsidRPr="003A0AD8">
              <w:t>Befindet sich der Benutzer ausserhalb der Projektübersicht muss er über den Zurück Button wieder über die Projektübersicht zurücknavigieren.</w:t>
            </w:r>
          </w:p>
        </w:tc>
      </w:tr>
      <w:tr w:rsidR="0011235C" w:rsidRPr="003A0AD8" w14:paraId="57388D7A" w14:textId="77777777" w:rsidTr="002202ED">
        <w:tc>
          <w:tcPr>
            <w:tcW w:w="1062" w:type="dxa"/>
          </w:tcPr>
          <w:p w14:paraId="6C319387" w14:textId="07766FE7" w:rsidR="0011235C" w:rsidRPr="003A0AD8" w:rsidRDefault="0011235C" w:rsidP="001C4032">
            <w:r w:rsidRPr="003A0AD8">
              <w:t>REQ-</w:t>
            </w:r>
            <w:r w:rsidR="00DA1E46" w:rsidRPr="003A0AD8">
              <w:t>016</w:t>
            </w:r>
          </w:p>
        </w:tc>
        <w:tc>
          <w:tcPr>
            <w:tcW w:w="1910" w:type="dxa"/>
          </w:tcPr>
          <w:p w14:paraId="44F58805" w14:textId="77777777" w:rsidR="0011235C" w:rsidRPr="003A0AD8" w:rsidRDefault="0011235C" w:rsidP="001C4032">
            <w:r w:rsidRPr="003A0AD8">
              <w:t>Offlinefähigkeit</w:t>
            </w:r>
          </w:p>
        </w:tc>
        <w:tc>
          <w:tcPr>
            <w:tcW w:w="5880" w:type="dxa"/>
          </w:tcPr>
          <w:p w14:paraId="1A7009E6" w14:textId="651A7FA4" w:rsidR="0011235C" w:rsidRPr="003A0AD8" w:rsidRDefault="0011235C" w:rsidP="001C4032">
            <w:pPr>
              <w:keepNext/>
            </w:pPr>
            <w:r w:rsidRPr="003A0AD8">
              <w:t xml:space="preserve">Sämtliche Daten dieses Projekts müssen auch ohne aktive Internetverbindung auf den </w:t>
            </w:r>
            <w:r w:rsidR="008B123A" w:rsidRPr="003A0AD8">
              <w:t>mobilen Client</w:t>
            </w:r>
            <w:r w:rsidRPr="003A0AD8">
              <w:t xml:space="preserve"> abrufbar sein.</w:t>
            </w:r>
            <w:r w:rsidR="008B123A" w:rsidRPr="003A0AD8">
              <w:t xml:space="preserve"> Links auf externe Online-Ablagen funktionieren im Offline-Modus nicht.</w:t>
            </w:r>
          </w:p>
        </w:tc>
      </w:tr>
      <w:tr w:rsidR="00B47247" w:rsidRPr="003A0AD8" w14:paraId="387EEAA6" w14:textId="77777777" w:rsidTr="002202ED">
        <w:tc>
          <w:tcPr>
            <w:tcW w:w="1062" w:type="dxa"/>
          </w:tcPr>
          <w:p w14:paraId="773F6CD9" w14:textId="13F30097" w:rsidR="00B47247" w:rsidRPr="003A0AD8" w:rsidRDefault="00B47247" w:rsidP="001C4032">
            <w:r w:rsidRPr="003A0AD8">
              <w:t>REQ-</w:t>
            </w:r>
            <w:r w:rsidR="00DA1E46" w:rsidRPr="003A0AD8">
              <w:t>017</w:t>
            </w:r>
          </w:p>
        </w:tc>
        <w:tc>
          <w:tcPr>
            <w:tcW w:w="1910" w:type="dxa"/>
          </w:tcPr>
          <w:p w14:paraId="573FC767" w14:textId="07B30CA1" w:rsidR="00B47247" w:rsidRPr="003A0AD8" w:rsidRDefault="00B47247" w:rsidP="001C4032">
            <w:r w:rsidRPr="003A0AD8">
              <w:t>Absprung nach MS Teams</w:t>
            </w:r>
          </w:p>
        </w:tc>
        <w:tc>
          <w:tcPr>
            <w:tcW w:w="5880" w:type="dxa"/>
          </w:tcPr>
          <w:p w14:paraId="44D19CF3" w14:textId="48D9149B" w:rsidR="00B47247" w:rsidRPr="003A0AD8" w:rsidRDefault="008B123A" w:rsidP="001C4032">
            <w:pPr>
              <w:keepNext/>
            </w:pPr>
            <w:r w:rsidRPr="003A0AD8">
              <w:t>Auf einem Projekt</w:t>
            </w:r>
            <w:r w:rsidR="00B47247" w:rsidRPr="003A0AD8">
              <w:t xml:space="preserve"> </w:t>
            </w:r>
            <w:r w:rsidR="00174CC2" w:rsidRPr="003A0AD8">
              <w:t>kann ein Link auf einen Teams Channel oder Chat hinterlegt werden. In der Projektansicht wird dieser</w:t>
            </w:r>
            <w:r w:rsidRPr="003A0AD8">
              <w:t xml:space="preserve"> </w:t>
            </w:r>
            <w:r w:rsidR="00174CC2" w:rsidRPr="003A0AD8">
              <w:t xml:space="preserve">als </w:t>
            </w:r>
            <w:r w:rsidRPr="003A0AD8">
              <w:t xml:space="preserve">Link </w:t>
            </w:r>
            <w:r w:rsidR="00174CC2" w:rsidRPr="003A0AD8">
              <w:t>Button angezeigt. Ein Klick auf den Button, leitet den Benutzer weiter zu Teams.</w:t>
            </w:r>
          </w:p>
        </w:tc>
      </w:tr>
      <w:tr w:rsidR="00174CC2" w:rsidRPr="003A0AD8" w14:paraId="6E00AA80" w14:textId="77777777" w:rsidTr="002202ED">
        <w:tc>
          <w:tcPr>
            <w:tcW w:w="1062" w:type="dxa"/>
          </w:tcPr>
          <w:p w14:paraId="03B9681A" w14:textId="1E7A5338" w:rsidR="00174CC2" w:rsidRPr="003A0AD8" w:rsidRDefault="00174CC2" w:rsidP="001C4032">
            <w:r w:rsidRPr="003A0AD8">
              <w:t>REQ-</w:t>
            </w:r>
            <w:r w:rsidR="00DA1E46" w:rsidRPr="003A0AD8">
              <w:t>018</w:t>
            </w:r>
          </w:p>
        </w:tc>
        <w:tc>
          <w:tcPr>
            <w:tcW w:w="1910" w:type="dxa"/>
          </w:tcPr>
          <w:p w14:paraId="7ADB55D4" w14:textId="774D2FD2" w:rsidR="00174CC2" w:rsidRPr="003A0AD8" w:rsidRDefault="00174CC2" w:rsidP="001C4032">
            <w:r w:rsidRPr="003A0AD8">
              <w:t>Absprung nach MS SharePoint</w:t>
            </w:r>
          </w:p>
        </w:tc>
        <w:tc>
          <w:tcPr>
            <w:tcW w:w="5880" w:type="dxa"/>
          </w:tcPr>
          <w:p w14:paraId="4B78A28C" w14:textId="2824DAA8" w:rsidR="00174CC2" w:rsidRPr="003A0AD8" w:rsidRDefault="00174CC2" w:rsidP="001C4032">
            <w:pPr>
              <w:keepNext/>
            </w:pPr>
            <w:r w:rsidRPr="003A0AD8">
              <w:t xml:space="preserve">In den Projekten kann ein Link auf eine SharePoint Ablage hinterlegt werden. In der Projektansicht wird dieser als </w:t>
            </w:r>
            <w:r w:rsidR="008B123A" w:rsidRPr="003A0AD8">
              <w:t xml:space="preserve">Link </w:t>
            </w:r>
            <w:r w:rsidRPr="003A0AD8">
              <w:t>Button angezeigt. Ein Klick auf den Button leitet den Benutzer weiter auf die SharePoint Ablage.</w:t>
            </w:r>
          </w:p>
        </w:tc>
      </w:tr>
      <w:tr w:rsidR="00174CC2" w:rsidRPr="003A0AD8" w14:paraId="2F66ED6A" w14:textId="77777777" w:rsidTr="002202ED">
        <w:tc>
          <w:tcPr>
            <w:tcW w:w="1062" w:type="dxa"/>
          </w:tcPr>
          <w:p w14:paraId="13A3BD60" w14:textId="4A45CB97" w:rsidR="00174CC2" w:rsidRPr="003A0AD8" w:rsidRDefault="00174CC2" w:rsidP="001C4032">
            <w:r w:rsidRPr="003A0AD8">
              <w:t>REQ-</w:t>
            </w:r>
            <w:r w:rsidR="00DA1E46" w:rsidRPr="003A0AD8">
              <w:t>019</w:t>
            </w:r>
          </w:p>
        </w:tc>
        <w:tc>
          <w:tcPr>
            <w:tcW w:w="1910" w:type="dxa"/>
          </w:tcPr>
          <w:p w14:paraId="0BA4BEC1" w14:textId="5C88E366" w:rsidR="00174CC2" w:rsidRPr="003A0AD8" w:rsidRDefault="00174CC2" w:rsidP="001C4032">
            <w:r w:rsidRPr="003A0AD8">
              <w:t>Logistik</w:t>
            </w:r>
            <w:r w:rsidR="00981003" w:rsidRPr="003A0AD8">
              <w:t xml:space="preserve"> F</w:t>
            </w:r>
            <w:r w:rsidRPr="003A0AD8">
              <w:t>ehler melden</w:t>
            </w:r>
          </w:p>
        </w:tc>
        <w:tc>
          <w:tcPr>
            <w:tcW w:w="5880" w:type="dxa"/>
          </w:tcPr>
          <w:p w14:paraId="4A36B267" w14:textId="1E3F8A92" w:rsidR="00174CC2" w:rsidRPr="003A0AD8" w:rsidRDefault="008B123A" w:rsidP="001C4032">
            <w:pPr>
              <w:keepNext/>
            </w:pPr>
            <w:r w:rsidRPr="003A0AD8">
              <w:t>Logistikfehler werden in einer vorhandenen Power App erfasst. In der Projektansicht gibt es einen Link Button, der einen Deeplink zu dieser Power App enthält. Ein Klick führt den Benutzer direkt zur Power App, um Logistikfehler zu melden.</w:t>
            </w:r>
          </w:p>
        </w:tc>
      </w:tr>
    </w:tbl>
    <w:p w14:paraId="2F9861C1" w14:textId="538CDD9F" w:rsidR="0011235C" w:rsidRPr="003A0AD8" w:rsidRDefault="0011235C" w:rsidP="0011235C">
      <w:pPr>
        <w:pStyle w:val="Heading3"/>
      </w:pPr>
      <w:bookmarkStart w:id="75" w:name="_Toc192418295"/>
      <w:r w:rsidRPr="003A0AD8">
        <w:lastRenderedPageBreak/>
        <w:t xml:space="preserve">Notizen zum </w:t>
      </w:r>
      <w:r w:rsidR="00B47247" w:rsidRPr="003A0AD8">
        <w:t>Projekt</w:t>
      </w:r>
      <w:bookmarkEnd w:id="75"/>
    </w:p>
    <w:p w14:paraId="6690EA6A" w14:textId="338D5E7C" w:rsidR="00174CC2" w:rsidRPr="003A0AD8" w:rsidRDefault="00174CC2" w:rsidP="00174CC2">
      <w:r w:rsidRPr="003A0AD8">
        <w:t>In diesem Abschnitt werden</w:t>
      </w:r>
      <w:r w:rsidR="008B123A" w:rsidRPr="003A0AD8">
        <w:t xml:space="preserve"> die</w:t>
      </w:r>
      <w:r w:rsidRPr="003A0AD8">
        <w:t xml:space="preserve"> Anforderungen zu den Projektnotizen </w:t>
      </w:r>
      <w:r w:rsidR="00DA1E46" w:rsidRPr="003A0AD8">
        <w:t>aufgeführt.</w:t>
      </w:r>
    </w:p>
    <w:p w14:paraId="03EAFA31" w14:textId="2796E0B3" w:rsidR="0011235C" w:rsidRPr="003A0AD8" w:rsidRDefault="0011235C" w:rsidP="0011235C">
      <w:pPr>
        <w:pStyle w:val="Caption"/>
        <w:keepNext/>
      </w:pPr>
      <w:bookmarkStart w:id="76" w:name="_Toc192418392"/>
      <w:r w:rsidRPr="003A0AD8">
        <w:t xml:space="preserve">Tabelle </w:t>
      </w:r>
      <w:fldSimple w:instr=" SEQ Tabelle \* ARABIC ">
        <w:r w:rsidR="00DA5AC4" w:rsidRPr="003A0AD8">
          <w:rPr>
            <w:noProof/>
          </w:rPr>
          <w:t>4</w:t>
        </w:r>
      </w:fldSimple>
      <w:r w:rsidRPr="003A0AD8">
        <w:t xml:space="preserve"> Anforderung zu den Notizen</w:t>
      </w:r>
      <w:bookmarkEnd w:id="76"/>
    </w:p>
    <w:tbl>
      <w:tblPr>
        <w:tblStyle w:val="TabelleBFH2"/>
        <w:tblW w:w="8852" w:type="dxa"/>
        <w:tblLook w:val="04A0" w:firstRow="1" w:lastRow="0" w:firstColumn="1" w:lastColumn="0" w:noHBand="0" w:noVBand="1"/>
      </w:tblPr>
      <w:tblGrid>
        <w:gridCol w:w="1062"/>
        <w:gridCol w:w="1910"/>
        <w:gridCol w:w="5880"/>
      </w:tblGrid>
      <w:tr w:rsidR="0011235C" w:rsidRPr="003A0AD8"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3A0AD8" w:rsidRDefault="0011235C" w:rsidP="001C4032">
            <w:r w:rsidRPr="003A0AD8">
              <w:t>Nr</w:t>
            </w:r>
          </w:p>
        </w:tc>
        <w:tc>
          <w:tcPr>
            <w:tcW w:w="1910" w:type="dxa"/>
          </w:tcPr>
          <w:p w14:paraId="7C659D3E" w14:textId="77777777" w:rsidR="0011235C" w:rsidRPr="003A0AD8" w:rsidRDefault="0011235C" w:rsidP="001C4032">
            <w:r w:rsidRPr="003A0AD8">
              <w:t>Name</w:t>
            </w:r>
          </w:p>
        </w:tc>
        <w:tc>
          <w:tcPr>
            <w:tcW w:w="5880" w:type="dxa"/>
          </w:tcPr>
          <w:p w14:paraId="614E42A4" w14:textId="77777777" w:rsidR="0011235C" w:rsidRPr="003A0AD8" w:rsidRDefault="0011235C" w:rsidP="001C4032">
            <w:r w:rsidRPr="003A0AD8">
              <w:t>Beschreibung</w:t>
            </w:r>
          </w:p>
        </w:tc>
      </w:tr>
      <w:tr w:rsidR="0011235C" w:rsidRPr="003A0AD8" w14:paraId="265830C6" w14:textId="77777777" w:rsidTr="002202ED">
        <w:tc>
          <w:tcPr>
            <w:tcW w:w="1062" w:type="dxa"/>
          </w:tcPr>
          <w:p w14:paraId="73372CB6" w14:textId="2AA45438" w:rsidR="0011235C" w:rsidRPr="003A0AD8" w:rsidRDefault="0011235C" w:rsidP="001C4032">
            <w:r w:rsidRPr="003A0AD8">
              <w:t>REQ-</w:t>
            </w:r>
            <w:r w:rsidR="00DA1E46" w:rsidRPr="003A0AD8">
              <w:t>020</w:t>
            </w:r>
          </w:p>
        </w:tc>
        <w:tc>
          <w:tcPr>
            <w:tcW w:w="1910" w:type="dxa"/>
          </w:tcPr>
          <w:p w14:paraId="26BB29E5" w14:textId="77777777" w:rsidR="0011235C" w:rsidRPr="003A0AD8" w:rsidRDefault="0011235C" w:rsidP="001C4032">
            <w:r w:rsidRPr="003A0AD8">
              <w:t>Notizen-Übersicht</w:t>
            </w:r>
          </w:p>
        </w:tc>
        <w:tc>
          <w:tcPr>
            <w:tcW w:w="5880" w:type="dxa"/>
          </w:tcPr>
          <w:p w14:paraId="7542FFB1" w14:textId="77777777" w:rsidR="0011235C" w:rsidRPr="003A0AD8" w:rsidRDefault="0011235C" w:rsidP="001C4032">
            <w:r w:rsidRPr="003A0AD8">
              <w:t xml:space="preserve">In einer Liste werden sämtliche bisher erfassten Notizen zum ausgewählten Projekt angezeigt. </w:t>
            </w:r>
          </w:p>
        </w:tc>
      </w:tr>
      <w:tr w:rsidR="0011235C" w:rsidRPr="003A0AD8" w14:paraId="7292B2CE" w14:textId="77777777" w:rsidTr="002202ED">
        <w:tc>
          <w:tcPr>
            <w:tcW w:w="1062" w:type="dxa"/>
          </w:tcPr>
          <w:p w14:paraId="2053DEFE" w14:textId="7E4D9EA0" w:rsidR="0011235C" w:rsidRPr="003A0AD8" w:rsidRDefault="0011235C" w:rsidP="001C4032">
            <w:r w:rsidRPr="003A0AD8">
              <w:t>REQ-</w:t>
            </w:r>
            <w:r w:rsidR="00DA1E46" w:rsidRPr="003A0AD8">
              <w:t>021</w:t>
            </w:r>
          </w:p>
        </w:tc>
        <w:tc>
          <w:tcPr>
            <w:tcW w:w="1910" w:type="dxa"/>
          </w:tcPr>
          <w:p w14:paraId="4C9E7F8E" w14:textId="77777777" w:rsidR="0011235C" w:rsidRPr="003A0AD8" w:rsidRDefault="0011235C" w:rsidP="001C4032">
            <w:r w:rsidRPr="003A0AD8">
              <w:t>Filter nach Kategorie</w:t>
            </w:r>
          </w:p>
        </w:tc>
        <w:tc>
          <w:tcPr>
            <w:tcW w:w="5880" w:type="dxa"/>
          </w:tcPr>
          <w:p w14:paraId="779036C9" w14:textId="77777777" w:rsidR="0011235C" w:rsidRPr="003A0AD8" w:rsidRDefault="0011235C" w:rsidP="001C4032">
            <w:r w:rsidRPr="003A0AD8">
              <w:t xml:space="preserve">In einem Dropdown Feld kann die jeweilige Notizen-Kategorie gefiltert werden. Standardmässig ist kein Filter gesetzt. </w:t>
            </w:r>
          </w:p>
        </w:tc>
      </w:tr>
      <w:tr w:rsidR="0011235C" w:rsidRPr="003A0AD8" w14:paraId="24D43E56" w14:textId="77777777" w:rsidTr="002202ED">
        <w:tc>
          <w:tcPr>
            <w:tcW w:w="1062" w:type="dxa"/>
          </w:tcPr>
          <w:p w14:paraId="00E2775C" w14:textId="1A88886C" w:rsidR="0011235C" w:rsidRPr="003A0AD8" w:rsidRDefault="0011235C" w:rsidP="001C4032">
            <w:r w:rsidRPr="003A0AD8">
              <w:t>REQ-</w:t>
            </w:r>
            <w:r w:rsidR="00DA1E46" w:rsidRPr="003A0AD8">
              <w:t>022</w:t>
            </w:r>
          </w:p>
        </w:tc>
        <w:tc>
          <w:tcPr>
            <w:tcW w:w="1910" w:type="dxa"/>
          </w:tcPr>
          <w:p w14:paraId="0B09B4E7" w14:textId="77777777" w:rsidR="0011235C" w:rsidRPr="003A0AD8" w:rsidRDefault="0011235C" w:rsidP="001C4032">
            <w:r w:rsidRPr="003A0AD8">
              <w:t>Detailansicht Notizen</w:t>
            </w:r>
          </w:p>
        </w:tc>
        <w:tc>
          <w:tcPr>
            <w:tcW w:w="5880" w:type="dxa"/>
          </w:tcPr>
          <w:p w14:paraId="0E6DC967" w14:textId="562E1A57" w:rsidR="0011235C" w:rsidRPr="003A0AD8" w:rsidRDefault="0011235C" w:rsidP="001C4032">
            <w:r w:rsidRPr="003A0AD8">
              <w:t xml:space="preserve">In einer Detailansicht können die Notizen angezeigt werden. Externe Links (z.B. auf </w:t>
            </w:r>
            <w:r w:rsidR="00576E20" w:rsidRPr="003A0AD8">
              <w:t>Word-Dokumente,</w:t>
            </w:r>
            <w:r w:rsidRPr="003A0AD8">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3A0AD8" w14:paraId="35E64A7A" w14:textId="77777777" w:rsidTr="002202ED">
        <w:tc>
          <w:tcPr>
            <w:tcW w:w="1062" w:type="dxa"/>
          </w:tcPr>
          <w:p w14:paraId="7D683720" w14:textId="4FE734EB" w:rsidR="0011235C" w:rsidRPr="003A0AD8" w:rsidRDefault="0011235C" w:rsidP="001C4032">
            <w:r w:rsidRPr="003A0AD8">
              <w:t>REQ-</w:t>
            </w:r>
            <w:r w:rsidR="00DA1E46" w:rsidRPr="003A0AD8">
              <w:t>023</w:t>
            </w:r>
          </w:p>
        </w:tc>
        <w:tc>
          <w:tcPr>
            <w:tcW w:w="1910" w:type="dxa"/>
          </w:tcPr>
          <w:p w14:paraId="2217D2EE" w14:textId="6F27A3E6" w:rsidR="0011235C" w:rsidRPr="003A0AD8" w:rsidRDefault="0011235C" w:rsidP="001C4032">
            <w:r w:rsidRPr="003A0AD8">
              <w:t>Notiz</w:t>
            </w:r>
            <w:r w:rsidR="00576E20" w:rsidRPr="003A0AD8">
              <w:t>en</w:t>
            </w:r>
            <w:r w:rsidRPr="003A0AD8">
              <w:t xml:space="preserve"> editieren und erstellen.</w:t>
            </w:r>
          </w:p>
        </w:tc>
        <w:tc>
          <w:tcPr>
            <w:tcW w:w="5880" w:type="dxa"/>
          </w:tcPr>
          <w:p w14:paraId="0703BFEB" w14:textId="77777777" w:rsidR="0011235C" w:rsidRPr="003A0AD8" w:rsidRDefault="0011235C" w:rsidP="001C4032">
            <w:pPr>
              <w:rPr>
                <w:color w:val="ED7D31" w:themeColor="accent2"/>
              </w:rPr>
            </w:pPr>
            <w:r w:rsidRPr="003A0AD8">
              <w:t>Notizen können editiert und erstellt werden.</w:t>
            </w:r>
          </w:p>
        </w:tc>
      </w:tr>
      <w:tr w:rsidR="0011235C" w:rsidRPr="003A0AD8" w14:paraId="20065041" w14:textId="77777777" w:rsidTr="002202ED">
        <w:tc>
          <w:tcPr>
            <w:tcW w:w="1062" w:type="dxa"/>
          </w:tcPr>
          <w:p w14:paraId="5EC3F552" w14:textId="7AE15B21" w:rsidR="0011235C" w:rsidRPr="003A0AD8" w:rsidRDefault="0011235C" w:rsidP="001C4032">
            <w:r w:rsidRPr="003A0AD8">
              <w:t>REQ-</w:t>
            </w:r>
            <w:r w:rsidR="00DA1E46" w:rsidRPr="003A0AD8">
              <w:t>024</w:t>
            </w:r>
          </w:p>
        </w:tc>
        <w:tc>
          <w:tcPr>
            <w:tcW w:w="1910" w:type="dxa"/>
          </w:tcPr>
          <w:p w14:paraId="1EA7442D" w14:textId="31645F2D" w:rsidR="0011235C" w:rsidRPr="003A0AD8" w:rsidRDefault="0011235C" w:rsidP="001C4032">
            <w:r w:rsidRPr="003A0AD8">
              <w:t xml:space="preserve">Zurück zur </w:t>
            </w:r>
            <w:r w:rsidR="008B123A" w:rsidRPr="003A0AD8">
              <w:t>Notizen-</w:t>
            </w:r>
            <w:r w:rsidRPr="003A0AD8">
              <w:t>Übersicht</w:t>
            </w:r>
          </w:p>
        </w:tc>
        <w:tc>
          <w:tcPr>
            <w:tcW w:w="5880" w:type="dxa"/>
          </w:tcPr>
          <w:p w14:paraId="11EF2FB8" w14:textId="2BA10757" w:rsidR="0011235C" w:rsidRPr="003A0AD8" w:rsidRDefault="0011235C" w:rsidP="001C4032">
            <w:r w:rsidRPr="003A0AD8">
              <w:t>Mittels eines Zurück-Buttons muss</w:t>
            </w:r>
            <w:r w:rsidR="008B123A" w:rsidRPr="003A0AD8">
              <w:t xml:space="preserve"> aus der Detailansicht</w:t>
            </w:r>
            <w:r w:rsidRPr="003A0AD8">
              <w:t xml:space="preserve"> wieder in die Notizen-Übersicht gewechselt werden können.</w:t>
            </w:r>
          </w:p>
        </w:tc>
      </w:tr>
      <w:tr w:rsidR="0011235C" w:rsidRPr="003A0AD8" w14:paraId="34AD6CFF" w14:textId="77777777" w:rsidTr="002202ED">
        <w:tc>
          <w:tcPr>
            <w:tcW w:w="1062" w:type="dxa"/>
          </w:tcPr>
          <w:p w14:paraId="2D41A01C" w14:textId="003E01B5" w:rsidR="0011235C" w:rsidRPr="003A0AD8" w:rsidRDefault="0011235C" w:rsidP="001C4032">
            <w:r w:rsidRPr="003A0AD8">
              <w:t>REQ-</w:t>
            </w:r>
            <w:r w:rsidR="00DA1E46" w:rsidRPr="003A0AD8">
              <w:t>025</w:t>
            </w:r>
          </w:p>
        </w:tc>
        <w:tc>
          <w:tcPr>
            <w:tcW w:w="1910" w:type="dxa"/>
          </w:tcPr>
          <w:p w14:paraId="49A82B7C" w14:textId="77777777" w:rsidR="0011235C" w:rsidRPr="003A0AD8" w:rsidRDefault="0011235C" w:rsidP="001C4032">
            <w:r w:rsidRPr="003A0AD8">
              <w:t>Offlinefähigkeit</w:t>
            </w:r>
          </w:p>
        </w:tc>
        <w:tc>
          <w:tcPr>
            <w:tcW w:w="5880" w:type="dxa"/>
          </w:tcPr>
          <w:p w14:paraId="539921AB" w14:textId="2DDA43B8" w:rsidR="0011235C" w:rsidRPr="003A0AD8" w:rsidRDefault="0011235C" w:rsidP="001C4032">
            <w:r w:rsidRPr="003A0AD8">
              <w:t>Sämtliche Notizen der geladenen Projekte müssen auch ohne aktive Internetverbindung a</w:t>
            </w:r>
            <w:r w:rsidR="008B123A" w:rsidRPr="003A0AD8">
              <w:t xml:space="preserve">us dem mobilen Client </w:t>
            </w:r>
            <w:r w:rsidRPr="003A0AD8">
              <w:t>abrufbar sein. Externe Links funktionieren offline nicht.</w:t>
            </w:r>
          </w:p>
        </w:tc>
      </w:tr>
    </w:tbl>
    <w:p w14:paraId="44ACC6A8" w14:textId="05D60E6D" w:rsidR="00DA1E46" w:rsidRPr="003A0AD8" w:rsidRDefault="00DA1E46" w:rsidP="0011235C">
      <w:pPr>
        <w:pStyle w:val="Heading3"/>
      </w:pPr>
      <w:bookmarkStart w:id="77" w:name="_Toc192418296"/>
      <w:r w:rsidRPr="003A0AD8">
        <w:t>Inbetriebnahme</w:t>
      </w:r>
      <w:bookmarkEnd w:id="77"/>
    </w:p>
    <w:p w14:paraId="53059153" w14:textId="22BA8060" w:rsidR="00DA1E46" w:rsidRPr="003A0AD8" w:rsidRDefault="00DA1E46" w:rsidP="00DA1E46">
      <w:r w:rsidRPr="003A0AD8">
        <w:t>In diesem Abschnitt werden Anforderungen zur Inbetriebnahme</w:t>
      </w:r>
      <w:r w:rsidR="008B123A" w:rsidRPr="003A0AD8">
        <w:t xml:space="preserve"> (IBN)</w:t>
      </w:r>
      <w:r w:rsidRPr="003A0AD8">
        <w:t xml:space="preserve"> aufgeführt.</w:t>
      </w:r>
    </w:p>
    <w:p w14:paraId="36F88BFE" w14:textId="0C812982" w:rsidR="00DA1E46" w:rsidRPr="003A0AD8" w:rsidRDefault="00DA1E46" w:rsidP="00DA1E46">
      <w:pPr>
        <w:pStyle w:val="Caption"/>
        <w:keepNext/>
      </w:pPr>
      <w:bookmarkStart w:id="78" w:name="_Toc192418393"/>
      <w:r w:rsidRPr="003A0AD8">
        <w:t xml:space="preserve">Tabelle </w:t>
      </w:r>
      <w:fldSimple w:instr=" SEQ Tabelle \* ARABIC ">
        <w:r w:rsidR="00DA5AC4" w:rsidRPr="003A0AD8">
          <w:rPr>
            <w:noProof/>
          </w:rPr>
          <w:t>5</w:t>
        </w:r>
      </w:fldSimple>
      <w:r w:rsidRPr="003A0AD8">
        <w:t xml:space="preserve"> Anforderungen zu der Inbetriebnahme</w:t>
      </w:r>
      <w:bookmarkEnd w:id="78"/>
    </w:p>
    <w:tbl>
      <w:tblPr>
        <w:tblStyle w:val="TabelleBFH2"/>
        <w:tblW w:w="8852" w:type="dxa"/>
        <w:tblLook w:val="04A0" w:firstRow="1" w:lastRow="0" w:firstColumn="1" w:lastColumn="0" w:noHBand="0" w:noVBand="1"/>
      </w:tblPr>
      <w:tblGrid>
        <w:gridCol w:w="1062"/>
        <w:gridCol w:w="1910"/>
        <w:gridCol w:w="5880"/>
      </w:tblGrid>
      <w:tr w:rsidR="00DA1E46" w:rsidRPr="003A0AD8"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3A0AD8" w:rsidRDefault="00DA1E46" w:rsidP="00F54429">
            <w:r w:rsidRPr="003A0AD8">
              <w:t>Nr</w:t>
            </w:r>
          </w:p>
        </w:tc>
        <w:tc>
          <w:tcPr>
            <w:tcW w:w="1910" w:type="dxa"/>
          </w:tcPr>
          <w:p w14:paraId="036064B0" w14:textId="77777777" w:rsidR="00DA1E46" w:rsidRPr="003A0AD8" w:rsidRDefault="00DA1E46" w:rsidP="00F54429">
            <w:r w:rsidRPr="003A0AD8">
              <w:t>Name</w:t>
            </w:r>
          </w:p>
        </w:tc>
        <w:tc>
          <w:tcPr>
            <w:tcW w:w="5880" w:type="dxa"/>
          </w:tcPr>
          <w:p w14:paraId="240356EE" w14:textId="77777777" w:rsidR="00DA1E46" w:rsidRPr="003A0AD8" w:rsidRDefault="00DA1E46" w:rsidP="00F54429">
            <w:r w:rsidRPr="003A0AD8">
              <w:t>Beschreibung</w:t>
            </w:r>
          </w:p>
        </w:tc>
      </w:tr>
      <w:tr w:rsidR="00DA1E46" w:rsidRPr="003A0AD8" w14:paraId="309F0AB9" w14:textId="77777777" w:rsidTr="002202ED">
        <w:tc>
          <w:tcPr>
            <w:tcW w:w="1062" w:type="dxa"/>
          </w:tcPr>
          <w:p w14:paraId="156D0128" w14:textId="1A7AF7C6" w:rsidR="00DA1E46" w:rsidRPr="003A0AD8" w:rsidRDefault="00DA1E46" w:rsidP="00DA1E46">
            <w:r w:rsidRPr="003A0AD8">
              <w:t>REQ-026</w:t>
            </w:r>
          </w:p>
        </w:tc>
        <w:tc>
          <w:tcPr>
            <w:tcW w:w="1910" w:type="dxa"/>
          </w:tcPr>
          <w:p w14:paraId="11D22411" w14:textId="3DDE851B" w:rsidR="00DA1E46" w:rsidRPr="003A0AD8" w:rsidRDefault="00DA1E46" w:rsidP="00DA1E46">
            <w:r w:rsidRPr="003A0AD8">
              <w:t>Inbetriebnahme</w:t>
            </w:r>
            <w:r w:rsidR="008B123A" w:rsidRPr="003A0AD8">
              <w:t xml:space="preserve"> (IBN)</w:t>
            </w:r>
          </w:p>
        </w:tc>
        <w:tc>
          <w:tcPr>
            <w:tcW w:w="5880" w:type="dxa"/>
          </w:tcPr>
          <w:p w14:paraId="45BE4D0F" w14:textId="45D387EB" w:rsidR="00DA1E46" w:rsidRPr="003A0AD8" w:rsidRDefault="00DA1E46" w:rsidP="00DA1E46">
            <w:r w:rsidRPr="003A0AD8">
              <w:t xml:space="preserve">Für jedes Projekt kann eine Inbetriebnahme erfasst werden. Ist bereits eine </w:t>
            </w:r>
            <w:r w:rsidR="006B5BA9" w:rsidRPr="003A0AD8">
              <w:t xml:space="preserve">IBN </w:t>
            </w:r>
            <w:r w:rsidRPr="003A0AD8">
              <w:t xml:space="preserve">da, kann diese editiert werden. </w:t>
            </w:r>
          </w:p>
        </w:tc>
      </w:tr>
      <w:tr w:rsidR="00DA1E46" w:rsidRPr="003A0AD8" w14:paraId="13590AD9" w14:textId="77777777" w:rsidTr="002202ED">
        <w:tc>
          <w:tcPr>
            <w:tcW w:w="1062" w:type="dxa"/>
          </w:tcPr>
          <w:p w14:paraId="606B1F9D" w14:textId="0109E428" w:rsidR="00DA1E46" w:rsidRPr="003A0AD8" w:rsidRDefault="00DA1E46" w:rsidP="00DA1E46">
            <w:r w:rsidRPr="003A0AD8">
              <w:t>REQ-027</w:t>
            </w:r>
          </w:p>
        </w:tc>
        <w:tc>
          <w:tcPr>
            <w:tcW w:w="1910" w:type="dxa"/>
          </w:tcPr>
          <w:p w14:paraId="08A8C406" w14:textId="7FE3C2D7" w:rsidR="00DA1E46" w:rsidRPr="003A0AD8" w:rsidRDefault="00DA1E46" w:rsidP="00DA1E46">
            <w:r w:rsidRPr="003A0AD8">
              <w:t>Checkliste anzeigen</w:t>
            </w:r>
          </w:p>
        </w:tc>
        <w:tc>
          <w:tcPr>
            <w:tcW w:w="5880" w:type="dxa"/>
          </w:tcPr>
          <w:p w14:paraId="4D74C291" w14:textId="7700D7E3" w:rsidR="00DA1E46" w:rsidRPr="003A0AD8" w:rsidRDefault="00DA1E46" w:rsidP="00DA1E46">
            <w:r w:rsidRPr="003A0AD8">
              <w:t>Es werden drei Checklisten mit</w:t>
            </w:r>
            <w:r w:rsidR="006833A4" w:rsidRPr="003A0AD8">
              <w:t xml:space="preserve"> den zu den Checklisten</w:t>
            </w:r>
            <w:r w:rsidRPr="003A0AD8">
              <w:t xml:space="preserve"> erforderlichen Dokumenten</w:t>
            </w:r>
            <w:r w:rsidR="006833A4" w:rsidRPr="003A0AD8">
              <w:t xml:space="preserve"> angezeigt. Dazu muss das Dokument</w:t>
            </w:r>
            <w:r w:rsidRPr="003A0AD8">
              <w:t xml:space="preserve"> </w:t>
            </w:r>
            <w:r w:rsidR="006833A4" w:rsidRPr="003A0AD8">
              <w:t>«</w:t>
            </w:r>
            <w:r w:rsidRPr="003A0AD8">
              <w:t>IBN SOP 2.0</w:t>
            </w:r>
            <w:r w:rsidR="006833A4" w:rsidRPr="003A0AD8">
              <w:t>» angezeigt werden</w:t>
            </w:r>
            <w:r w:rsidRPr="003A0AD8">
              <w:t xml:space="preserve">. Die Checkpunkte können je Projekt verschieden sein. Jedes Checklisten-Item ist entweder </w:t>
            </w:r>
            <w:r w:rsidR="00576E20" w:rsidRPr="003A0AD8">
              <w:t xml:space="preserve">ein </w:t>
            </w:r>
            <w:r w:rsidRPr="003A0AD8">
              <w:t xml:space="preserve">Pflichtfeld oder </w:t>
            </w:r>
            <w:r w:rsidR="00981003" w:rsidRPr="003A0AD8">
              <w:t>o</w:t>
            </w:r>
            <w:r w:rsidRPr="003A0AD8">
              <w:t>ptional.</w:t>
            </w:r>
          </w:p>
        </w:tc>
      </w:tr>
      <w:tr w:rsidR="00DA1E46" w:rsidRPr="003A0AD8" w14:paraId="6E970B61" w14:textId="77777777" w:rsidTr="002202ED">
        <w:tc>
          <w:tcPr>
            <w:tcW w:w="1062" w:type="dxa"/>
          </w:tcPr>
          <w:p w14:paraId="5A01D5F6" w14:textId="4866EAB2" w:rsidR="00DA1E46" w:rsidRPr="003A0AD8" w:rsidRDefault="00DA1E46" w:rsidP="00DA1E46">
            <w:r w:rsidRPr="003A0AD8">
              <w:t>REQ-028</w:t>
            </w:r>
          </w:p>
        </w:tc>
        <w:tc>
          <w:tcPr>
            <w:tcW w:w="1910" w:type="dxa"/>
          </w:tcPr>
          <w:p w14:paraId="137A21E0" w14:textId="24C746B8" w:rsidR="00DA1E46" w:rsidRPr="003A0AD8" w:rsidRDefault="00DA1E46" w:rsidP="00DA1E46">
            <w:r w:rsidRPr="003A0AD8">
              <w:t>Vorhandene Bilder</w:t>
            </w:r>
          </w:p>
        </w:tc>
        <w:tc>
          <w:tcPr>
            <w:tcW w:w="5880" w:type="dxa"/>
          </w:tcPr>
          <w:p w14:paraId="4F724A3E" w14:textId="766714E0" w:rsidR="00DA1E46" w:rsidRPr="003A0AD8" w:rsidRDefault="00DA1E46" w:rsidP="00DA1E46">
            <w:r w:rsidRPr="003A0AD8">
              <w:t>Sind bereits Bilder vorhanden, können diese via Ansicht-Icon angezeigt werden (aktuell nicht vorhanden im Mockup)</w:t>
            </w:r>
            <w:r w:rsidR="006833A4" w:rsidRPr="003A0AD8">
              <w:t>.</w:t>
            </w:r>
          </w:p>
        </w:tc>
      </w:tr>
      <w:tr w:rsidR="00DA1E46" w:rsidRPr="003A0AD8" w14:paraId="09AEB33E" w14:textId="77777777" w:rsidTr="002202ED">
        <w:tc>
          <w:tcPr>
            <w:tcW w:w="1062" w:type="dxa"/>
          </w:tcPr>
          <w:p w14:paraId="339C86CB" w14:textId="5853C06E" w:rsidR="00DA1E46" w:rsidRPr="003A0AD8" w:rsidRDefault="00DA1E46" w:rsidP="00DA1E46">
            <w:r w:rsidRPr="003A0AD8">
              <w:t>REQ-029</w:t>
            </w:r>
          </w:p>
        </w:tc>
        <w:tc>
          <w:tcPr>
            <w:tcW w:w="1910" w:type="dxa"/>
          </w:tcPr>
          <w:p w14:paraId="16EBEBA5" w14:textId="0BCDE511" w:rsidR="00DA1E46" w:rsidRPr="003A0AD8" w:rsidRDefault="00DA1E46" w:rsidP="00DA1E46">
            <w:r w:rsidRPr="003A0AD8">
              <w:t>Neue Bilder hinzufügen</w:t>
            </w:r>
          </w:p>
        </w:tc>
        <w:tc>
          <w:tcPr>
            <w:tcW w:w="5880" w:type="dxa"/>
          </w:tcPr>
          <w:p w14:paraId="73BBE0DF" w14:textId="6DA55381" w:rsidR="00DA1E46" w:rsidRPr="003A0AD8" w:rsidRDefault="00DA1E46" w:rsidP="00DA1E46">
            <w:pPr>
              <w:rPr>
                <w:color w:val="ED7D31" w:themeColor="accent2"/>
              </w:rPr>
            </w:pPr>
            <w:r w:rsidRPr="003A0AD8">
              <w:t xml:space="preserve">Im App kann pro Checklisten-Item eines oder mehrere Bilder </w:t>
            </w:r>
            <w:r w:rsidR="006833A4" w:rsidRPr="003A0AD8">
              <w:t>hochgeladen</w:t>
            </w:r>
            <w:r w:rsidRPr="003A0AD8">
              <w:t xml:space="preserve"> werden. Entweder werden diese gleich mit der Kamera aufgenommen, oder sie werden aus der Camera Roll hinzugefügt. Sobald die Fotos hochgeladen wurden, sind sie auch über die Ansicht verfügbar (REQ-</w:t>
            </w:r>
            <w:r w:rsidR="006833A4" w:rsidRPr="003A0AD8">
              <w:t>0</w:t>
            </w:r>
            <w:r w:rsidRPr="003A0AD8">
              <w:t>28).</w:t>
            </w:r>
          </w:p>
        </w:tc>
      </w:tr>
      <w:tr w:rsidR="00DA1E46" w:rsidRPr="003A0AD8" w14:paraId="406A71BA" w14:textId="77777777" w:rsidTr="002202ED">
        <w:tc>
          <w:tcPr>
            <w:tcW w:w="1062" w:type="dxa"/>
          </w:tcPr>
          <w:p w14:paraId="0E1EF81D" w14:textId="1691712D" w:rsidR="00DA1E46" w:rsidRPr="003A0AD8" w:rsidRDefault="00DA1E46" w:rsidP="00DA1E46">
            <w:r w:rsidRPr="003A0AD8">
              <w:t>REQ-030</w:t>
            </w:r>
          </w:p>
        </w:tc>
        <w:tc>
          <w:tcPr>
            <w:tcW w:w="1910" w:type="dxa"/>
          </w:tcPr>
          <w:p w14:paraId="552138EA" w14:textId="71F768BE" w:rsidR="00DA1E46" w:rsidRPr="003A0AD8" w:rsidRDefault="00DA1E46" w:rsidP="00DA1E46">
            <w:r w:rsidRPr="003A0AD8">
              <w:t>Anmerkungen</w:t>
            </w:r>
          </w:p>
        </w:tc>
        <w:tc>
          <w:tcPr>
            <w:tcW w:w="5880" w:type="dxa"/>
          </w:tcPr>
          <w:p w14:paraId="769154AD" w14:textId="7A815DA4" w:rsidR="00DA1E46" w:rsidRPr="003A0AD8" w:rsidRDefault="00DA1E46" w:rsidP="00DA1E46">
            <w:r w:rsidRPr="003A0AD8">
              <w:t>Es können Anmerkungen in einem Textfeld erfasst oder editiert werden. Dabei ist keine Formatierung vorgesehen.</w:t>
            </w:r>
          </w:p>
        </w:tc>
      </w:tr>
      <w:tr w:rsidR="00DA1E46" w:rsidRPr="003A0AD8" w14:paraId="267E67B5" w14:textId="77777777" w:rsidTr="002202ED">
        <w:tc>
          <w:tcPr>
            <w:tcW w:w="1062" w:type="dxa"/>
          </w:tcPr>
          <w:p w14:paraId="4E99B03B" w14:textId="66D0A055" w:rsidR="00DA1E46" w:rsidRPr="003A0AD8" w:rsidRDefault="00DA1E46" w:rsidP="00DA1E46">
            <w:r w:rsidRPr="003A0AD8">
              <w:t>REQ-031</w:t>
            </w:r>
          </w:p>
        </w:tc>
        <w:tc>
          <w:tcPr>
            <w:tcW w:w="1910" w:type="dxa"/>
          </w:tcPr>
          <w:p w14:paraId="790AA218" w14:textId="32FDD403" w:rsidR="00DA1E46" w:rsidRPr="003A0AD8" w:rsidRDefault="00DA1E46" w:rsidP="00DA1E46">
            <w:r w:rsidRPr="003A0AD8">
              <w:t>Speichern und Inbetriebnahme</w:t>
            </w:r>
          </w:p>
        </w:tc>
        <w:tc>
          <w:tcPr>
            <w:tcW w:w="5880" w:type="dxa"/>
          </w:tcPr>
          <w:p w14:paraId="27F96AAE" w14:textId="0C22684E" w:rsidR="00DA1E46" w:rsidRPr="003A0AD8" w:rsidRDefault="00DA1E46" w:rsidP="00DA1E46">
            <w:r w:rsidRPr="003A0AD8">
              <w:t>Der aktuelle Stand der Checkliste kann jederzeit gespeichert oder</w:t>
            </w:r>
            <w:r w:rsidR="006833A4" w:rsidRPr="003A0AD8">
              <w:t xml:space="preserve"> kombiniert</w:t>
            </w:r>
            <w:r w:rsidRPr="003A0AD8">
              <w:t xml:space="preserve"> gespeichert und abgeschlossen werden. Ist der IBN einmal abgeschlossen, kann er nur noch angeschaut werden.</w:t>
            </w:r>
          </w:p>
        </w:tc>
      </w:tr>
      <w:tr w:rsidR="00DA1E46" w:rsidRPr="003A0AD8" w14:paraId="5736781A" w14:textId="77777777" w:rsidTr="002202ED">
        <w:tc>
          <w:tcPr>
            <w:tcW w:w="1062" w:type="dxa"/>
          </w:tcPr>
          <w:p w14:paraId="124C422B" w14:textId="2E972F4D" w:rsidR="00DA1E46" w:rsidRPr="003A0AD8" w:rsidRDefault="00DA1E46" w:rsidP="00DA1E46">
            <w:r w:rsidRPr="003A0AD8">
              <w:t>REQ-032</w:t>
            </w:r>
          </w:p>
        </w:tc>
        <w:tc>
          <w:tcPr>
            <w:tcW w:w="1910" w:type="dxa"/>
          </w:tcPr>
          <w:p w14:paraId="12932A57" w14:textId="25D1F276" w:rsidR="00DA1E46" w:rsidRPr="003A0AD8" w:rsidRDefault="00DA1E46" w:rsidP="00DA1E46">
            <w:r w:rsidRPr="003A0AD8">
              <w:t>Offlinefähigkeit</w:t>
            </w:r>
          </w:p>
        </w:tc>
        <w:tc>
          <w:tcPr>
            <w:tcW w:w="5880" w:type="dxa"/>
          </w:tcPr>
          <w:p w14:paraId="32CC005B" w14:textId="344656F0" w:rsidR="00DA1E46" w:rsidRPr="003A0AD8" w:rsidRDefault="00DA1E46" w:rsidP="00DA1E46">
            <w:r w:rsidRPr="003A0AD8">
              <w:t xml:space="preserve">Sämtliche </w:t>
            </w:r>
            <w:r w:rsidR="006B5BA9" w:rsidRPr="003A0AD8">
              <w:t xml:space="preserve">IBNs </w:t>
            </w:r>
            <w:r w:rsidRPr="003A0AD8">
              <w:t>der geladenen Projekte (eines je Projekt) müssen auch ohne aktive Internetverbindung au</w:t>
            </w:r>
            <w:r w:rsidR="006833A4" w:rsidRPr="003A0AD8">
              <w:t xml:space="preserve">s dem </w:t>
            </w:r>
            <w:r w:rsidR="006833A4" w:rsidRPr="003A0AD8">
              <w:lastRenderedPageBreak/>
              <w:t>mobilen Client</w:t>
            </w:r>
            <w:r w:rsidRPr="003A0AD8">
              <w:t xml:space="preserve">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3A0AD8" w:rsidRDefault="0011235C" w:rsidP="0011235C">
      <w:pPr>
        <w:pStyle w:val="Heading3"/>
      </w:pPr>
      <w:bookmarkStart w:id="79" w:name="_Ref192336229"/>
      <w:bookmarkStart w:id="80" w:name="_Toc192418297"/>
      <w:r w:rsidRPr="003A0AD8">
        <w:t>Mockups zur Benutzeroberfläche der mobilen Applikation</w:t>
      </w:r>
      <w:bookmarkEnd w:id="79"/>
      <w:bookmarkEnd w:id="80"/>
    </w:p>
    <w:p w14:paraId="07CF8E91" w14:textId="723C0A7F" w:rsidR="0011235C" w:rsidRPr="003A0AD8" w:rsidRDefault="0011235C" w:rsidP="0011235C">
      <w:r w:rsidRPr="003A0AD8">
        <w:t>Mit den Mockups soll das Konzept der Benutzeroberfläche visualisiert werden. Die Mockups wurden mit dem UI/UX Design Tool Figma</w:t>
      </w:r>
      <w:r w:rsidRPr="003A0AD8">
        <w:rPr>
          <w:rStyle w:val="FootnoteReference"/>
        </w:rPr>
        <w:footnoteReference w:id="3"/>
      </w:r>
      <w:r w:rsidRPr="003A0AD8">
        <w:t xml:space="preserve"> erstellt</w:t>
      </w:r>
      <w:r w:rsidR="006833A4" w:rsidRPr="003A0AD8">
        <w:t>, wobei Standard-Asset-Bibliotheken verwendet wurden.</w:t>
      </w:r>
      <w:r w:rsidRPr="003A0AD8">
        <w:t xml:space="preserve"> Das </w:t>
      </w:r>
      <w:r w:rsidR="006833A4" w:rsidRPr="003A0AD8">
        <w:t>«</w:t>
      </w:r>
      <w:r w:rsidRPr="003A0AD8">
        <w:t>Look and Feel</w:t>
      </w:r>
      <w:r w:rsidR="006833A4" w:rsidRPr="003A0AD8">
        <w:t xml:space="preserve">» </w:t>
      </w:r>
      <w:r w:rsidR="00576E20" w:rsidRPr="003A0AD8">
        <w:t>der visuellen Elemente</w:t>
      </w:r>
      <w:r w:rsidRPr="003A0AD8">
        <w:t xml:space="preserve"> entspricht nicht dem finalen Aussehen in der Applikation, sondern dient nur zur Veranschaulichung de</w:t>
      </w:r>
      <w:r w:rsidR="00981003" w:rsidRPr="003A0AD8">
        <w:t>r</w:t>
      </w:r>
      <w:r w:rsidRPr="003A0AD8">
        <w:t xml:space="preserve"> Benutzeroberfläche und der User Experience</w:t>
      </w:r>
    </w:p>
    <w:p w14:paraId="4A7A45B8" w14:textId="12646829" w:rsidR="009A2B88" w:rsidRPr="003A0AD8" w:rsidRDefault="0011235C" w:rsidP="009A2B88">
      <w:pPr>
        <w:pStyle w:val="Heading4"/>
      </w:pPr>
      <w:r w:rsidRPr="003A0AD8">
        <w:t>Projektbezogene Ansichten</w:t>
      </w:r>
    </w:p>
    <w:tbl>
      <w:tblPr>
        <w:tblStyle w:val="TableGrid"/>
        <w:tblpPr w:leftFromText="180" w:rightFromText="180" w:vertAnchor="text" w:horzAnchor="margin" w:tblpY="235"/>
        <w:tblW w:w="9498" w:type="dxa"/>
        <w:tblLook w:val="04A0" w:firstRow="1" w:lastRow="0" w:firstColumn="1" w:lastColumn="0" w:noHBand="0" w:noVBand="1"/>
      </w:tblPr>
      <w:tblGrid>
        <w:gridCol w:w="4673"/>
        <w:gridCol w:w="4825"/>
      </w:tblGrid>
      <w:tr w:rsidR="00021AFA" w:rsidRPr="003A0AD8" w14:paraId="128B9EE9" w14:textId="77777777" w:rsidTr="00021AFA">
        <w:tc>
          <w:tcPr>
            <w:tcW w:w="4673" w:type="dxa"/>
          </w:tcPr>
          <w:p w14:paraId="10D4ECCF" w14:textId="77777777" w:rsidR="00021AFA" w:rsidRPr="003A0AD8" w:rsidRDefault="00021AFA" w:rsidP="00021AFA">
            <w:pPr>
              <w:keepNext/>
              <w:jc w:val="center"/>
            </w:pPr>
            <w:r w:rsidRPr="003A0AD8">
              <w:rPr>
                <w:noProof/>
              </w:rPr>
              <w:drawing>
                <wp:inline distT="0" distB="0" distL="0" distR="0" wp14:anchorId="115BFF8E" wp14:editId="116792D3">
                  <wp:extent cx="1832400" cy="3960000"/>
                  <wp:effectExtent l="0" t="0" r="0" b="2540"/>
                  <wp:docPr id="11666666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538D8DC6" w14:textId="3CF8065C" w:rsidR="00021AFA" w:rsidRPr="003A0AD8" w:rsidRDefault="00021AFA" w:rsidP="00021AFA">
            <w:pPr>
              <w:pStyle w:val="Caption"/>
              <w:jc w:val="center"/>
            </w:pPr>
            <w:bookmarkStart w:id="81" w:name="_Toc192418345"/>
            <w:r w:rsidRPr="003A0AD8">
              <w:t xml:space="preserve">Abbildung </w:t>
            </w:r>
            <w:fldSimple w:instr=" SEQ Abbildung \* ARABIC ">
              <w:r w:rsidR="00DA5AC4" w:rsidRPr="003A0AD8">
                <w:rPr>
                  <w:noProof/>
                </w:rPr>
                <w:t>10</w:t>
              </w:r>
            </w:fldSimple>
            <w:r w:rsidRPr="003A0AD8">
              <w:t xml:space="preserve"> Mockups: Darstellung der Projektübersicht</w:t>
            </w:r>
            <w:bookmarkEnd w:id="81"/>
          </w:p>
        </w:tc>
        <w:tc>
          <w:tcPr>
            <w:tcW w:w="4825" w:type="dxa"/>
          </w:tcPr>
          <w:p w14:paraId="7884D731" w14:textId="77777777" w:rsidR="00021AFA" w:rsidRPr="003A0AD8" w:rsidRDefault="00021AFA" w:rsidP="00021AFA">
            <w:pPr>
              <w:keepNext/>
              <w:jc w:val="center"/>
            </w:pPr>
            <w:r w:rsidRPr="003A0AD8">
              <w:rPr>
                <w:noProof/>
              </w:rPr>
              <w:drawing>
                <wp:inline distT="0" distB="0" distL="0" distR="0" wp14:anchorId="4D7870E2" wp14:editId="208F6BD7">
                  <wp:extent cx="1828800" cy="3960000"/>
                  <wp:effectExtent l="0" t="0" r="0" b="2540"/>
                  <wp:docPr id="97716941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B407315" w14:textId="66AEADE8" w:rsidR="00021AFA" w:rsidRPr="003A0AD8" w:rsidRDefault="00021AFA" w:rsidP="00021AFA">
            <w:pPr>
              <w:pStyle w:val="Caption"/>
              <w:jc w:val="center"/>
            </w:pPr>
            <w:bookmarkStart w:id="82" w:name="_Toc192418346"/>
            <w:r w:rsidRPr="003A0AD8">
              <w:t xml:space="preserve">Abbildung </w:t>
            </w:r>
            <w:fldSimple w:instr=" SEQ Abbildung \* ARABIC ">
              <w:r w:rsidR="00DA5AC4" w:rsidRPr="003A0AD8">
                <w:rPr>
                  <w:noProof/>
                </w:rPr>
                <w:t>11</w:t>
              </w:r>
            </w:fldSimple>
            <w:r w:rsidRPr="003A0AD8">
              <w:t xml:space="preserve"> Mockups: Detailansicht eines Projektes</w:t>
            </w:r>
            <w:bookmarkEnd w:id="82"/>
          </w:p>
        </w:tc>
      </w:tr>
    </w:tbl>
    <w:p w14:paraId="1DF13077" w14:textId="1E7FDC20" w:rsidR="000D3484" w:rsidRPr="003A0AD8" w:rsidRDefault="000D3484" w:rsidP="0000728E"/>
    <w:p w14:paraId="2A2C6F4C" w14:textId="77777777" w:rsidR="000D3484" w:rsidRPr="003A0AD8" w:rsidRDefault="000D3484">
      <w:pPr>
        <w:spacing w:line="240" w:lineRule="auto"/>
      </w:pPr>
      <w:r w:rsidRPr="003A0AD8">
        <w:br w:type="page"/>
      </w:r>
    </w:p>
    <w:p w14:paraId="634DD088" w14:textId="42694599" w:rsidR="00021AFA" w:rsidRPr="003A0AD8" w:rsidRDefault="0011235C" w:rsidP="00021AFA">
      <w:pPr>
        <w:pStyle w:val="Heading4"/>
      </w:pPr>
      <w:r w:rsidRPr="003A0AD8">
        <w:lastRenderedPageBreak/>
        <w:t>Notizenansichten</w:t>
      </w:r>
    </w:p>
    <w:p w14:paraId="72551C38" w14:textId="77777777" w:rsidR="00021AFA" w:rsidRPr="003A0AD8" w:rsidRDefault="00021AFA" w:rsidP="00021AFA"/>
    <w:tbl>
      <w:tblPr>
        <w:tblStyle w:val="TableGrid"/>
        <w:tblW w:w="0" w:type="auto"/>
        <w:tblLook w:val="04A0" w:firstRow="1" w:lastRow="0" w:firstColumn="1" w:lastColumn="0" w:noHBand="0" w:noVBand="1"/>
      </w:tblPr>
      <w:tblGrid>
        <w:gridCol w:w="4733"/>
        <w:gridCol w:w="4734"/>
      </w:tblGrid>
      <w:tr w:rsidR="009A2B88" w:rsidRPr="003A0AD8" w14:paraId="6FFF6ACF" w14:textId="77777777" w:rsidTr="00021AFA">
        <w:tc>
          <w:tcPr>
            <w:tcW w:w="4733" w:type="dxa"/>
          </w:tcPr>
          <w:p w14:paraId="44063F3C" w14:textId="77777777" w:rsidR="009A2B88" w:rsidRPr="003A0AD8" w:rsidRDefault="009A2B88" w:rsidP="009A2B88">
            <w:pPr>
              <w:keepNext/>
              <w:jc w:val="center"/>
            </w:pPr>
            <w:r w:rsidRPr="003A0AD8">
              <w:rPr>
                <w:noProof/>
              </w:rPr>
              <w:drawing>
                <wp:inline distT="0" distB="0" distL="0" distR="0" wp14:anchorId="767F1960" wp14:editId="25784BE2">
                  <wp:extent cx="1699212" cy="3679397"/>
                  <wp:effectExtent l="0" t="0" r="0" b="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05858" cy="3693789"/>
                          </a:xfrm>
                          <a:prstGeom prst="rect">
                            <a:avLst/>
                          </a:prstGeom>
                        </pic:spPr>
                      </pic:pic>
                    </a:graphicData>
                  </a:graphic>
                </wp:inline>
              </w:drawing>
            </w:r>
          </w:p>
          <w:p w14:paraId="642E2E2D" w14:textId="3AC37097" w:rsidR="009A2B88" w:rsidRPr="003A0AD8" w:rsidRDefault="009A2B88" w:rsidP="009A2B88">
            <w:pPr>
              <w:pStyle w:val="Caption"/>
              <w:jc w:val="center"/>
            </w:pPr>
            <w:bookmarkStart w:id="83" w:name="_Toc192418347"/>
            <w:r w:rsidRPr="003A0AD8">
              <w:t xml:space="preserve">Abbildung </w:t>
            </w:r>
            <w:fldSimple w:instr=" SEQ Abbildung \* ARABIC ">
              <w:r w:rsidR="00DA5AC4" w:rsidRPr="003A0AD8">
                <w:rPr>
                  <w:noProof/>
                </w:rPr>
                <w:t>12</w:t>
              </w:r>
            </w:fldSimple>
            <w:r w:rsidRPr="003A0AD8">
              <w:t xml:space="preserve"> Mockups: Übersicht der Notizen</w:t>
            </w:r>
            <w:bookmarkEnd w:id="83"/>
          </w:p>
        </w:tc>
        <w:tc>
          <w:tcPr>
            <w:tcW w:w="4734" w:type="dxa"/>
          </w:tcPr>
          <w:p w14:paraId="3A465445" w14:textId="77777777" w:rsidR="009A2B88" w:rsidRPr="003A0AD8" w:rsidRDefault="009A2B88" w:rsidP="009A2B88">
            <w:pPr>
              <w:keepNext/>
              <w:jc w:val="center"/>
            </w:pPr>
            <w:r w:rsidRPr="003A0AD8">
              <w:rPr>
                <w:noProof/>
              </w:rPr>
              <w:drawing>
                <wp:inline distT="0" distB="0" distL="0" distR="0" wp14:anchorId="3216E3C1" wp14:editId="70A05F77">
                  <wp:extent cx="1699117" cy="3679190"/>
                  <wp:effectExtent l="0" t="0" r="0" b="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04536" cy="3690923"/>
                          </a:xfrm>
                          <a:prstGeom prst="rect">
                            <a:avLst/>
                          </a:prstGeom>
                        </pic:spPr>
                      </pic:pic>
                    </a:graphicData>
                  </a:graphic>
                </wp:inline>
              </w:drawing>
            </w:r>
          </w:p>
          <w:p w14:paraId="5AAE6902" w14:textId="624D8D0E" w:rsidR="009A2B88" w:rsidRPr="003A0AD8" w:rsidRDefault="009A2B88" w:rsidP="00021AFA">
            <w:pPr>
              <w:pStyle w:val="Caption"/>
              <w:jc w:val="center"/>
            </w:pPr>
            <w:bookmarkStart w:id="84" w:name="_Toc192418348"/>
            <w:r w:rsidRPr="003A0AD8">
              <w:t xml:space="preserve">Abbildung </w:t>
            </w:r>
            <w:fldSimple w:instr=" SEQ Abbildung \* ARABIC ">
              <w:r w:rsidR="00DA5AC4" w:rsidRPr="003A0AD8">
                <w:rPr>
                  <w:noProof/>
                </w:rPr>
                <w:t>13</w:t>
              </w:r>
            </w:fldSimple>
            <w:r w:rsidRPr="003A0AD8">
              <w:t xml:space="preserve"> Mockups: Detailansicht einer Notiz</w:t>
            </w:r>
            <w:bookmarkEnd w:id="84"/>
          </w:p>
        </w:tc>
      </w:tr>
      <w:tr w:rsidR="009A2B88" w:rsidRPr="003A0AD8" w14:paraId="79417056" w14:textId="77777777" w:rsidTr="00021AFA">
        <w:tc>
          <w:tcPr>
            <w:tcW w:w="4733" w:type="dxa"/>
          </w:tcPr>
          <w:p w14:paraId="3910C992" w14:textId="77777777" w:rsidR="009A2B88" w:rsidRPr="003A0AD8" w:rsidRDefault="009A2B88" w:rsidP="009A2B88">
            <w:pPr>
              <w:keepNext/>
              <w:jc w:val="center"/>
            </w:pPr>
            <w:r w:rsidRPr="003A0AD8">
              <w:rPr>
                <w:noProof/>
              </w:rPr>
              <w:drawing>
                <wp:inline distT="0" distB="0" distL="0" distR="0" wp14:anchorId="7D26F496" wp14:editId="483D4144">
                  <wp:extent cx="1656080" cy="3586001"/>
                  <wp:effectExtent l="0" t="0" r="1270" b="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59863" cy="3594192"/>
                          </a:xfrm>
                          <a:prstGeom prst="rect">
                            <a:avLst/>
                          </a:prstGeom>
                        </pic:spPr>
                      </pic:pic>
                    </a:graphicData>
                  </a:graphic>
                </wp:inline>
              </w:drawing>
            </w:r>
          </w:p>
          <w:p w14:paraId="6DDC382C" w14:textId="0FAF4F87" w:rsidR="009A2B88" w:rsidRPr="003A0AD8" w:rsidRDefault="009A2B88" w:rsidP="009A2B88">
            <w:pPr>
              <w:pStyle w:val="Caption"/>
              <w:jc w:val="center"/>
              <w:rPr>
                <w:noProof/>
              </w:rPr>
            </w:pPr>
            <w:bookmarkStart w:id="85" w:name="_Toc192418349"/>
            <w:r w:rsidRPr="003A0AD8">
              <w:t xml:space="preserve">Abbildung </w:t>
            </w:r>
            <w:fldSimple w:instr=" SEQ Abbildung \* ARABIC ">
              <w:r w:rsidR="00DA5AC4" w:rsidRPr="003A0AD8">
                <w:rPr>
                  <w:noProof/>
                </w:rPr>
                <w:t>14</w:t>
              </w:r>
            </w:fldSimple>
            <w:r w:rsidRPr="003A0AD8">
              <w:t xml:space="preserve"> Mockups: Notiz erfassen</w:t>
            </w:r>
            <w:bookmarkEnd w:id="85"/>
          </w:p>
        </w:tc>
        <w:tc>
          <w:tcPr>
            <w:tcW w:w="4734" w:type="dxa"/>
          </w:tcPr>
          <w:p w14:paraId="3463F1D6" w14:textId="77777777" w:rsidR="009A2B88" w:rsidRPr="003A0AD8" w:rsidRDefault="009A2B88" w:rsidP="009A2B88">
            <w:pPr>
              <w:keepNext/>
              <w:jc w:val="center"/>
              <w:rPr>
                <w:noProof/>
              </w:rPr>
            </w:pPr>
          </w:p>
        </w:tc>
      </w:tr>
    </w:tbl>
    <w:p w14:paraId="6F1980B1" w14:textId="77777777" w:rsidR="00021AFA" w:rsidRPr="003A0AD8" w:rsidRDefault="00021AFA" w:rsidP="00021AFA"/>
    <w:p w14:paraId="5A9BFB53" w14:textId="3ED7926F" w:rsidR="002202ED" w:rsidRPr="003A0AD8" w:rsidRDefault="002202ED" w:rsidP="002202ED">
      <w:pPr>
        <w:pStyle w:val="Heading3"/>
      </w:pPr>
      <w:bookmarkStart w:id="86" w:name="_Toc192418298"/>
      <w:r w:rsidRPr="003A0AD8">
        <w:lastRenderedPageBreak/>
        <w:t>Nicht Funktionale Anforderungen</w:t>
      </w:r>
      <w:bookmarkEnd w:id="86"/>
    </w:p>
    <w:p w14:paraId="67531900" w14:textId="16E04D73" w:rsidR="002202ED" w:rsidRPr="003A0AD8" w:rsidRDefault="002202ED" w:rsidP="002202ED">
      <w:r w:rsidRPr="003A0AD8">
        <w:t xml:space="preserve">In diesem Abschnitt werden die nicht funktionalen Anforderungen </w:t>
      </w:r>
      <w:r w:rsidR="00576E20" w:rsidRPr="003A0AD8">
        <w:t>aufgelistet</w:t>
      </w:r>
      <w:r w:rsidR="007C488D" w:rsidRPr="003A0AD8">
        <w:t>. Diese Anforderungen wurden von der Helion AG formuliert.</w:t>
      </w:r>
    </w:p>
    <w:p w14:paraId="27DBE896" w14:textId="7D9E6865" w:rsidR="002202ED" w:rsidRPr="003A0AD8" w:rsidRDefault="002202ED" w:rsidP="002202ED">
      <w:pPr>
        <w:pStyle w:val="Caption"/>
        <w:keepNext/>
      </w:pPr>
      <w:bookmarkStart w:id="87" w:name="_Toc192418394"/>
      <w:r w:rsidRPr="003A0AD8">
        <w:t xml:space="preserve">Tabelle </w:t>
      </w:r>
      <w:fldSimple w:instr=" SEQ Tabelle \* ARABIC ">
        <w:r w:rsidR="00DA5AC4" w:rsidRPr="003A0AD8">
          <w:rPr>
            <w:noProof/>
          </w:rPr>
          <w:t>6</w:t>
        </w:r>
      </w:fldSimple>
      <w:r w:rsidRPr="003A0AD8">
        <w:t xml:space="preserve"> Auflistung der nicht funktionalen Anforderungen</w:t>
      </w:r>
      <w:bookmarkEnd w:id="87"/>
    </w:p>
    <w:tbl>
      <w:tblPr>
        <w:tblStyle w:val="TabelleBFH2"/>
        <w:tblW w:w="8852" w:type="dxa"/>
        <w:tblLook w:val="04A0" w:firstRow="1" w:lastRow="0" w:firstColumn="1" w:lastColumn="0" w:noHBand="0" w:noVBand="1"/>
      </w:tblPr>
      <w:tblGrid>
        <w:gridCol w:w="1336"/>
        <w:gridCol w:w="2262"/>
        <w:gridCol w:w="5254"/>
      </w:tblGrid>
      <w:tr w:rsidR="002202ED" w:rsidRPr="003A0AD8"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3A0AD8" w:rsidRDefault="002202ED" w:rsidP="00F54429">
            <w:r w:rsidRPr="003A0AD8">
              <w:t>Nr</w:t>
            </w:r>
          </w:p>
        </w:tc>
        <w:tc>
          <w:tcPr>
            <w:tcW w:w="2262" w:type="dxa"/>
          </w:tcPr>
          <w:p w14:paraId="18F24696" w14:textId="77777777" w:rsidR="002202ED" w:rsidRPr="003A0AD8" w:rsidRDefault="002202ED" w:rsidP="00F54429">
            <w:r w:rsidRPr="003A0AD8">
              <w:t>Name</w:t>
            </w:r>
          </w:p>
        </w:tc>
        <w:tc>
          <w:tcPr>
            <w:tcW w:w="5254" w:type="dxa"/>
          </w:tcPr>
          <w:p w14:paraId="218A978D" w14:textId="77777777" w:rsidR="002202ED" w:rsidRPr="003A0AD8" w:rsidRDefault="002202ED" w:rsidP="00F54429">
            <w:r w:rsidRPr="003A0AD8">
              <w:t>Beschreibung</w:t>
            </w:r>
          </w:p>
        </w:tc>
      </w:tr>
      <w:tr w:rsidR="002202ED" w:rsidRPr="003A0AD8" w14:paraId="00370E1F" w14:textId="77777777" w:rsidTr="002202ED">
        <w:tc>
          <w:tcPr>
            <w:tcW w:w="1336" w:type="dxa"/>
          </w:tcPr>
          <w:p w14:paraId="4C9CB30B" w14:textId="14BBDE8E" w:rsidR="002202ED" w:rsidRPr="003A0AD8" w:rsidRDefault="002202ED" w:rsidP="002202ED">
            <w:r w:rsidRPr="003A0AD8">
              <w:t>REQ-NF-001</w:t>
            </w:r>
          </w:p>
        </w:tc>
        <w:tc>
          <w:tcPr>
            <w:tcW w:w="2262" w:type="dxa"/>
          </w:tcPr>
          <w:p w14:paraId="328D8B7B" w14:textId="329B00BD" w:rsidR="002202ED" w:rsidRPr="003A0AD8" w:rsidRDefault="002202ED" w:rsidP="002202ED">
            <w:r w:rsidRPr="003A0AD8">
              <w:t>Leistung</w:t>
            </w:r>
          </w:p>
        </w:tc>
        <w:tc>
          <w:tcPr>
            <w:tcW w:w="5254" w:type="dxa"/>
          </w:tcPr>
          <w:p w14:paraId="7B2CC964" w14:textId="6E6772A1" w:rsidR="002202ED" w:rsidRPr="003A0AD8" w:rsidRDefault="002202ED" w:rsidP="002202ED">
            <w:r w:rsidRPr="003A0AD8">
              <w:t>Die App soll, insbesondere beim Laden von Inhalten und beim Wechseln zwischen den Ansichten</w:t>
            </w:r>
            <w:r w:rsidR="00A22597" w:rsidRPr="003A0AD8">
              <w:t>, reaktionsschnell sein</w:t>
            </w:r>
            <w:r w:rsidRPr="003A0AD8">
              <w:t>.</w:t>
            </w:r>
          </w:p>
        </w:tc>
      </w:tr>
      <w:tr w:rsidR="002202ED" w:rsidRPr="003A0AD8" w14:paraId="02DBD419" w14:textId="77777777" w:rsidTr="002202ED">
        <w:tc>
          <w:tcPr>
            <w:tcW w:w="1336" w:type="dxa"/>
          </w:tcPr>
          <w:p w14:paraId="5B257A6D" w14:textId="1E56CAE4" w:rsidR="002202ED" w:rsidRPr="003A0AD8" w:rsidRDefault="002202ED" w:rsidP="002202ED">
            <w:r w:rsidRPr="003A0AD8">
              <w:t>REG-NF-002</w:t>
            </w:r>
          </w:p>
        </w:tc>
        <w:tc>
          <w:tcPr>
            <w:tcW w:w="2262" w:type="dxa"/>
          </w:tcPr>
          <w:p w14:paraId="47D68629" w14:textId="3E281501" w:rsidR="002202ED" w:rsidRPr="003A0AD8" w:rsidRDefault="002202ED" w:rsidP="002202ED">
            <w:r w:rsidRPr="003A0AD8">
              <w:t>Benutzerfreundlichkeit</w:t>
            </w:r>
          </w:p>
        </w:tc>
        <w:tc>
          <w:tcPr>
            <w:tcW w:w="5254" w:type="dxa"/>
          </w:tcPr>
          <w:p w14:paraId="0BE59D9A" w14:textId="22BA9285" w:rsidR="002202ED" w:rsidRPr="003A0AD8" w:rsidRDefault="002202ED" w:rsidP="002202ED">
            <w:r w:rsidRPr="003A0AD8">
              <w:t>Die Benutzeroberfläche sollte intuitiv gestaltet sein, um eine nahtlose Experience zu gewährleisten.</w:t>
            </w:r>
          </w:p>
        </w:tc>
      </w:tr>
      <w:tr w:rsidR="002202ED" w:rsidRPr="003A0AD8" w14:paraId="12609C40" w14:textId="77777777" w:rsidTr="002202ED">
        <w:tc>
          <w:tcPr>
            <w:tcW w:w="1336" w:type="dxa"/>
          </w:tcPr>
          <w:p w14:paraId="46646A92" w14:textId="2B51358A" w:rsidR="002202ED" w:rsidRPr="003A0AD8" w:rsidRDefault="002202ED" w:rsidP="002202ED">
            <w:r w:rsidRPr="003A0AD8">
              <w:t>REG-NF-003</w:t>
            </w:r>
          </w:p>
        </w:tc>
        <w:tc>
          <w:tcPr>
            <w:tcW w:w="2262" w:type="dxa"/>
          </w:tcPr>
          <w:p w14:paraId="15593252" w14:textId="6A93B2E8" w:rsidR="002202ED" w:rsidRPr="003A0AD8" w:rsidRDefault="002202ED" w:rsidP="002202ED">
            <w:r w:rsidRPr="003A0AD8">
              <w:t>Sicherheit</w:t>
            </w:r>
          </w:p>
        </w:tc>
        <w:tc>
          <w:tcPr>
            <w:tcW w:w="5254" w:type="dxa"/>
          </w:tcPr>
          <w:p w14:paraId="19EC1EA7" w14:textId="3F437022" w:rsidR="002202ED" w:rsidRPr="003A0AD8" w:rsidRDefault="002202ED" w:rsidP="000D3484">
            <w:r w:rsidRPr="003A0AD8">
              <w:t>Die App sollte sicher sein, sowohl in Bezug auf Datenübertragung wie auch lokale Datenspeicherung. Authentifizierung über Azure AD muss möglich sein.</w:t>
            </w:r>
          </w:p>
        </w:tc>
      </w:tr>
      <w:tr w:rsidR="002202ED" w:rsidRPr="003A0AD8" w14:paraId="381A30B8" w14:textId="77777777" w:rsidTr="002202ED">
        <w:tc>
          <w:tcPr>
            <w:tcW w:w="1336" w:type="dxa"/>
          </w:tcPr>
          <w:p w14:paraId="1F5703D7" w14:textId="6E87F594" w:rsidR="002202ED" w:rsidRPr="003A0AD8" w:rsidRDefault="002202ED" w:rsidP="002202ED">
            <w:r w:rsidRPr="003A0AD8">
              <w:t>REG-NF-004</w:t>
            </w:r>
          </w:p>
        </w:tc>
        <w:tc>
          <w:tcPr>
            <w:tcW w:w="2262" w:type="dxa"/>
          </w:tcPr>
          <w:p w14:paraId="683B189C" w14:textId="193199E0" w:rsidR="002202ED" w:rsidRPr="003A0AD8" w:rsidRDefault="002202ED" w:rsidP="002202ED">
            <w:r w:rsidRPr="003A0AD8">
              <w:t>Verteilbarkeit</w:t>
            </w:r>
          </w:p>
        </w:tc>
        <w:tc>
          <w:tcPr>
            <w:tcW w:w="5254" w:type="dxa"/>
          </w:tcPr>
          <w:p w14:paraId="3E2BF9C8" w14:textId="123CE80A" w:rsidR="002202ED" w:rsidRPr="003A0AD8" w:rsidRDefault="002202ED" w:rsidP="002202ED">
            <w:pPr>
              <w:rPr>
                <w:color w:val="ED7D31" w:themeColor="accent2"/>
              </w:rPr>
            </w:pPr>
            <w:r w:rsidRPr="003A0AD8">
              <w:t xml:space="preserve">Die App sollte möglichst einfach auf den Geräten der </w:t>
            </w:r>
            <w:r w:rsidR="00D444B0" w:rsidRPr="003A0AD8">
              <w:t>Mitarbeiter</w:t>
            </w:r>
            <w:r w:rsidRPr="003A0AD8">
              <w:t xml:space="preserve"> installiert werden können.</w:t>
            </w:r>
          </w:p>
        </w:tc>
      </w:tr>
      <w:tr w:rsidR="002202ED" w:rsidRPr="003A0AD8" w14:paraId="38ED0635" w14:textId="77777777" w:rsidTr="002202ED">
        <w:tc>
          <w:tcPr>
            <w:tcW w:w="1336" w:type="dxa"/>
          </w:tcPr>
          <w:p w14:paraId="5FCBCC1F" w14:textId="23C06C69" w:rsidR="002202ED" w:rsidRPr="003A0AD8" w:rsidRDefault="002202ED" w:rsidP="002202ED">
            <w:r w:rsidRPr="003A0AD8">
              <w:t>REG-NF-005</w:t>
            </w:r>
          </w:p>
        </w:tc>
        <w:tc>
          <w:tcPr>
            <w:tcW w:w="2262" w:type="dxa"/>
          </w:tcPr>
          <w:p w14:paraId="2862B3D4" w14:textId="6992287B" w:rsidR="002202ED" w:rsidRPr="003A0AD8" w:rsidRDefault="002202ED" w:rsidP="002202ED">
            <w:r w:rsidRPr="003A0AD8">
              <w:t>Wartbarkeit</w:t>
            </w:r>
          </w:p>
        </w:tc>
        <w:tc>
          <w:tcPr>
            <w:tcW w:w="5254" w:type="dxa"/>
          </w:tcPr>
          <w:p w14:paraId="6D999B70" w14:textId="0F5BC22A" w:rsidR="002202ED" w:rsidRPr="003A0AD8" w:rsidRDefault="002202ED" w:rsidP="002202ED">
            <w:r w:rsidRPr="003A0AD8">
              <w:t xml:space="preserve">Die App sollte wartbar sein, neue Versionen sollen möglichst einfach auf die Geräte der </w:t>
            </w:r>
            <w:r w:rsidR="00D444B0" w:rsidRPr="003A0AD8">
              <w:t>Mitarbeiter</w:t>
            </w:r>
            <w:r w:rsidRPr="003A0AD8">
              <w:t xml:space="preserve"> verteilt werden können.</w:t>
            </w:r>
          </w:p>
        </w:tc>
      </w:tr>
      <w:tr w:rsidR="002202ED" w:rsidRPr="003A0AD8" w14:paraId="340D10B3" w14:textId="77777777" w:rsidTr="002202ED">
        <w:tc>
          <w:tcPr>
            <w:tcW w:w="1336" w:type="dxa"/>
          </w:tcPr>
          <w:p w14:paraId="7813F618" w14:textId="668F58B8" w:rsidR="002202ED" w:rsidRPr="003A0AD8" w:rsidRDefault="002202ED" w:rsidP="002202ED">
            <w:r w:rsidRPr="003A0AD8">
              <w:t>REG-NF-006</w:t>
            </w:r>
          </w:p>
        </w:tc>
        <w:tc>
          <w:tcPr>
            <w:tcW w:w="2262" w:type="dxa"/>
          </w:tcPr>
          <w:p w14:paraId="30D4E491" w14:textId="40FE0DBE" w:rsidR="002202ED" w:rsidRPr="003A0AD8" w:rsidRDefault="002202ED" w:rsidP="002202ED">
            <w:r w:rsidRPr="003A0AD8">
              <w:t>Offlinefähigkeit</w:t>
            </w:r>
          </w:p>
        </w:tc>
        <w:tc>
          <w:tcPr>
            <w:tcW w:w="5254" w:type="dxa"/>
          </w:tcPr>
          <w:p w14:paraId="72514D3D" w14:textId="04DF5221" w:rsidR="002202ED" w:rsidRPr="003A0AD8" w:rsidRDefault="002202ED" w:rsidP="002202ED">
            <w:r w:rsidRPr="003A0AD8">
              <w:t>Damit die App auch auf der Baustelle und im Keller verwendet werden kann, sollen die Funktionen auch offline verfügbar sein. Nicht geladene Inhalte sollen bei Onlineverbindung heruntergeladen werden können. Für Inhalte</w:t>
            </w:r>
            <w:r w:rsidR="007C488D" w:rsidRPr="003A0AD8">
              <w:t xml:space="preserve"> die nur im </w:t>
            </w:r>
            <w:r w:rsidR="003F1551" w:rsidRPr="003A0AD8">
              <w:t>Online-Modus</w:t>
            </w:r>
            <w:r w:rsidR="007C488D" w:rsidRPr="003A0AD8">
              <w:t xml:space="preserve"> angezeigt werden können,</w:t>
            </w:r>
            <w:r w:rsidRPr="003A0AD8">
              <w:t xml:space="preserve"> sollte eine passende Fehlermeldung angezeigt werden.</w:t>
            </w:r>
          </w:p>
        </w:tc>
      </w:tr>
      <w:tr w:rsidR="002202ED" w:rsidRPr="003A0AD8" w14:paraId="1E69E56A" w14:textId="77777777" w:rsidTr="002202ED">
        <w:tc>
          <w:tcPr>
            <w:tcW w:w="1336" w:type="dxa"/>
          </w:tcPr>
          <w:p w14:paraId="74468076" w14:textId="7F4AB23D" w:rsidR="002202ED" w:rsidRPr="003A0AD8" w:rsidRDefault="002202ED" w:rsidP="002202ED">
            <w:r w:rsidRPr="003A0AD8">
              <w:t>REG-NF-007</w:t>
            </w:r>
          </w:p>
        </w:tc>
        <w:tc>
          <w:tcPr>
            <w:tcW w:w="2262" w:type="dxa"/>
          </w:tcPr>
          <w:p w14:paraId="4FBB1C1D" w14:textId="66E95DE2" w:rsidR="002202ED" w:rsidRPr="003A0AD8" w:rsidRDefault="002202ED" w:rsidP="002202ED">
            <w:r w:rsidRPr="003A0AD8">
              <w:t>Gerätekompatibilität</w:t>
            </w:r>
          </w:p>
        </w:tc>
        <w:tc>
          <w:tcPr>
            <w:tcW w:w="5254" w:type="dxa"/>
          </w:tcPr>
          <w:p w14:paraId="58325814" w14:textId="21C3A01D" w:rsidR="002202ED" w:rsidRPr="003A0AD8" w:rsidRDefault="002202ED" w:rsidP="002202ED">
            <w:r w:rsidRPr="003A0AD8">
              <w:t>Die App soll auf Android Version 12 und neuer sowie iOS 16 und neuer lauffähig sein.</w:t>
            </w:r>
          </w:p>
        </w:tc>
      </w:tr>
    </w:tbl>
    <w:p w14:paraId="7C946F9F" w14:textId="578BC156" w:rsidR="000D3484" w:rsidRPr="003A0AD8" w:rsidRDefault="000D3484" w:rsidP="000D3484"/>
    <w:p w14:paraId="2784DF67" w14:textId="77777777" w:rsidR="000D3484" w:rsidRPr="003A0AD8" w:rsidRDefault="000D3484">
      <w:pPr>
        <w:spacing w:line="240" w:lineRule="auto"/>
      </w:pPr>
      <w:r w:rsidRPr="003A0AD8">
        <w:br w:type="page"/>
      </w:r>
    </w:p>
    <w:p w14:paraId="530B0868" w14:textId="4202B2DC" w:rsidR="002B342E" w:rsidRPr="003A0AD8" w:rsidRDefault="002B342E" w:rsidP="002B342E">
      <w:pPr>
        <w:pStyle w:val="Heading2"/>
      </w:pPr>
      <w:bookmarkStart w:id="88" w:name="_Toc192418299"/>
      <w:r w:rsidRPr="003A0AD8">
        <w:lastRenderedPageBreak/>
        <w:t xml:space="preserve">Anwendungsfälle </w:t>
      </w:r>
      <w:r w:rsidR="00DA5F0E" w:rsidRPr="003A0AD8">
        <w:t>«</w:t>
      </w:r>
      <w:r w:rsidRPr="003A0AD8">
        <w:t>Baustellen App</w:t>
      </w:r>
      <w:r w:rsidR="00DA5F0E" w:rsidRPr="003A0AD8">
        <w:t>»</w:t>
      </w:r>
      <w:bookmarkEnd w:id="88"/>
    </w:p>
    <w:p w14:paraId="694E4FD3" w14:textId="4A3CCBBC" w:rsidR="002B342E" w:rsidRPr="003A0AD8" w:rsidRDefault="002B342E" w:rsidP="002B342E">
      <w:r w:rsidRPr="003A0AD8">
        <w:t>Basierend auf den Anforderungen aus dem Pflichtenheft</w:t>
      </w:r>
      <w:r w:rsidR="007C488D" w:rsidRPr="003A0AD8">
        <w:t xml:space="preserve"> im Kapitel </w:t>
      </w:r>
      <w:r w:rsidR="007C488D" w:rsidRPr="003A0AD8">
        <w:fldChar w:fldCharType="begin"/>
      </w:r>
      <w:r w:rsidR="007C488D" w:rsidRPr="003A0AD8">
        <w:instrText xml:space="preserve"> REF _Ref189387333 \r \h </w:instrText>
      </w:r>
      <w:r w:rsidR="007C488D" w:rsidRPr="003A0AD8">
        <w:fldChar w:fldCharType="separate"/>
      </w:r>
      <w:r w:rsidR="00DA5AC4" w:rsidRPr="003A0AD8">
        <w:t>4.1</w:t>
      </w:r>
      <w:r w:rsidR="007C488D" w:rsidRPr="003A0AD8">
        <w:fldChar w:fldCharType="end"/>
      </w:r>
      <w:r w:rsidRPr="003A0AD8">
        <w:t xml:space="preserve">, wurden für den MVP der </w:t>
      </w:r>
      <w:r w:rsidR="006B5BA9" w:rsidRPr="003A0AD8">
        <w:t>«</w:t>
      </w:r>
      <w:r w:rsidRPr="003A0AD8">
        <w:t>Baustellen App</w:t>
      </w:r>
      <w:r w:rsidR="006B5BA9" w:rsidRPr="003A0AD8">
        <w:t>»</w:t>
      </w:r>
      <w:r w:rsidRPr="003A0AD8">
        <w:t xml:space="preserve"> Anwendungsfälle abgeleitet. Die Anwendungsfälle dienen zur Visualisierung welche Aktionen das System </w:t>
      </w:r>
      <w:r w:rsidR="006B5BA9" w:rsidRPr="003A0AD8">
        <w:t>ausführen</w:t>
      </w:r>
      <w:r w:rsidRPr="003A0AD8">
        <w:t xml:space="preserve"> kann, welche Aktoren mit dem System interagieren </w:t>
      </w:r>
      <w:r w:rsidR="006B5BA9" w:rsidRPr="003A0AD8">
        <w:t xml:space="preserve">sowie </w:t>
      </w:r>
      <w:r w:rsidRPr="003A0AD8">
        <w:t>in welche</w:t>
      </w:r>
      <w:r w:rsidR="003F1551" w:rsidRPr="003A0AD8">
        <w:t>r</w:t>
      </w:r>
      <w:r w:rsidRPr="003A0AD8">
        <w:t xml:space="preserve"> Beziehung die </w:t>
      </w:r>
      <w:r w:rsidR="007C488D" w:rsidRPr="003A0AD8">
        <w:t>Akteuren</w:t>
      </w:r>
      <w:r w:rsidRPr="003A0AD8">
        <w:t xml:space="preserve"> und Aktionen stehen. </w:t>
      </w:r>
      <w:r w:rsidRPr="003A0AD8">
        <w:fldChar w:fldCharType="begin"/>
      </w:r>
      <w:r w:rsidR="003A3AB1" w:rsidRPr="003A0AD8">
        <w:instrText xml:space="preserve"> ADDIN ZOTERO_ITEM CSL_CITATION {"citationID":"OJ7mHOJ7","properties":{"formattedCitation":"[14]","plainCitation":"[14]","noteIndex":0},"citationItems":[{"id":50,"uris":["http://zotero.org/users/15041600/items/72RAQPRE"],"itemData":{"id":50,"type":"webpage","title":"Use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3A0AD8">
        <w:fldChar w:fldCharType="separate"/>
      </w:r>
      <w:r w:rsidR="003A3AB1" w:rsidRPr="003A0AD8">
        <w:t>[14]</w:t>
      </w:r>
      <w:r w:rsidRPr="003A0AD8">
        <w:fldChar w:fldCharType="end"/>
      </w:r>
    </w:p>
    <w:p w14:paraId="7C594DE1" w14:textId="77777777" w:rsidR="002B342E" w:rsidRPr="003A0AD8" w:rsidRDefault="002B342E" w:rsidP="002B342E"/>
    <w:p w14:paraId="090DB717" w14:textId="77777777" w:rsidR="002B342E" w:rsidRPr="003A0AD8" w:rsidRDefault="002B342E" w:rsidP="002B342E">
      <w:pPr>
        <w:keepNext/>
      </w:pPr>
      <w:r w:rsidRPr="003A0AD8">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2C710672" w:rsidR="002B342E" w:rsidRPr="003A0AD8" w:rsidRDefault="002B342E" w:rsidP="002B342E">
      <w:pPr>
        <w:pStyle w:val="Caption"/>
      </w:pPr>
      <w:bookmarkStart w:id="89" w:name="_Toc188879483"/>
      <w:bookmarkStart w:id="90" w:name="_Toc192418350"/>
      <w:r w:rsidRPr="003A0AD8">
        <w:t xml:space="preserve">Abbildung </w:t>
      </w:r>
      <w:fldSimple w:instr=" SEQ Abbildung \* ARABIC ">
        <w:r w:rsidR="00DA5AC4" w:rsidRPr="003A0AD8">
          <w:rPr>
            <w:noProof/>
          </w:rPr>
          <w:t>15</w:t>
        </w:r>
      </w:fldSimple>
      <w:r w:rsidRPr="003A0AD8">
        <w:t xml:space="preserve"> Anwendungsfalldiagramm für die Applikation </w:t>
      </w:r>
      <w:r w:rsidR="003F1551" w:rsidRPr="003A0AD8">
        <w:t>«</w:t>
      </w:r>
      <w:r w:rsidRPr="003A0AD8">
        <w:t>Baustellen App</w:t>
      </w:r>
      <w:bookmarkEnd w:id="89"/>
      <w:r w:rsidR="003F1551" w:rsidRPr="003A0AD8">
        <w:t>»</w:t>
      </w:r>
      <w:bookmarkEnd w:id="90"/>
    </w:p>
    <w:p w14:paraId="01A906C9" w14:textId="4C760630" w:rsidR="0035105E" w:rsidRPr="003A0AD8" w:rsidRDefault="0035105E" w:rsidP="0035105E">
      <w:r w:rsidRPr="003A0AD8">
        <w:t>In der nachfolgenden Tabelle sind die Anwendungsfälle beschrieben.</w:t>
      </w:r>
    </w:p>
    <w:p w14:paraId="2A0557A5" w14:textId="7DA445AA" w:rsidR="0035105E" w:rsidRPr="003A0AD8" w:rsidRDefault="0035105E" w:rsidP="0035105E">
      <w:pPr>
        <w:pStyle w:val="Caption"/>
        <w:keepNext/>
      </w:pPr>
      <w:bookmarkStart w:id="91" w:name="_Toc192418395"/>
      <w:r w:rsidRPr="003A0AD8">
        <w:t xml:space="preserve">Tabelle </w:t>
      </w:r>
      <w:fldSimple w:instr=" SEQ Tabelle \* ARABIC ">
        <w:r w:rsidR="00DA5AC4" w:rsidRPr="003A0AD8">
          <w:rPr>
            <w:noProof/>
          </w:rPr>
          <w:t>7</w:t>
        </w:r>
      </w:fldSimple>
      <w:r w:rsidRPr="003A0AD8">
        <w:t xml:space="preserve"> Beschreibung der Anwendungsfälle</w:t>
      </w:r>
      <w:bookmarkEnd w:id="91"/>
    </w:p>
    <w:tbl>
      <w:tblPr>
        <w:tblStyle w:val="TabelleBFH2"/>
        <w:tblW w:w="0" w:type="auto"/>
        <w:tblLook w:val="04A0" w:firstRow="1" w:lastRow="0" w:firstColumn="1" w:lastColumn="0" w:noHBand="0" w:noVBand="1"/>
      </w:tblPr>
      <w:tblGrid>
        <w:gridCol w:w="1049"/>
        <w:gridCol w:w="2552"/>
        <w:gridCol w:w="5781"/>
      </w:tblGrid>
      <w:tr w:rsidR="00E378C7" w:rsidRPr="003A0AD8"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3A0AD8" w:rsidRDefault="00E378C7" w:rsidP="002B342E">
            <w:r w:rsidRPr="003A0AD8">
              <w:t>ID</w:t>
            </w:r>
          </w:p>
        </w:tc>
        <w:tc>
          <w:tcPr>
            <w:tcW w:w="2552" w:type="dxa"/>
          </w:tcPr>
          <w:p w14:paraId="25EDB6A7" w14:textId="42F38440" w:rsidR="00E378C7" w:rsidRPr="003A0AD8" w:rsidRDefault="00E378C7" w:rsidP="002B342E">
            <w:r w:rsidRPr="003A0AD8">
              <w:t>Name</w:t>
            </w:r>
          </w:p>
        </w:tc>
        <w:tc>
          <w:tcPr>
            <w:tcW w:w="5781" w:type="dxa"/>
          </w:tcPr>
          <w:p w14:paraId="2B84E7CE" w14:textId="379AC31C" w:rsidR="00E378C7" w:rsidRPr="003A0AD8" w:rsidRDefault="00E378C7" w:rsidP="002B342E">
            <w:r w:rsidRPr="003A0AD8">
              <w:t>Kurzbeschreibung</w:t>
            </w:r>
          </w:p>
        </w:tc>
      </w:tr>
      <w:tr w:rsidR="00E378C7" w:rsidRPr="003A0AD8" w14:paraId="1FB5DAB5" w14:textId="77777777" w:rsidTr="00E378C7">
        <w:tc>
          <w:tcPr>
            <w:tcW w:w="1049" w:type="dxa"/>
          </w:tcPr>
          <w:p w14:paraId="18CD0613" w14:textId="0F2AD0B3" w:rsidR="00E378C7" w:rsidRPr="003A0AD8" w:rsidRDefault="00E378C7" w:rsidP="002B342E">
            <w:r w:rsidRPr="003A0AD8">
              <w:t>UC01</w:t>
            </w:r>
          </w:p>
        </w:tc>
        <w:tc>
          <w:tcPr>
            <w:tcW w:w="2552" w:type="dxa"/>
          </w:tcPr>
          <w:p w14:paraId="0C6ED6B4" w14:textId="5ABF6737" w:rsidR="00E378C7" w:rsidRPr="003A0AD8" w:rsidRDefault="00E378C7" w:rsidP="002B342E">
            <w:r w:rsidRPr="003A0AD8">
              <w:t>Projektdaten betrachten</w:t>
            </w:r>
          </w:p>
        </w:tc>
        <w:tc>
          <w:tcPr>
            <w:tcW w:w="5781" w:type="dxa"/>
          </w:tcPr>
          <w:p w14:paraId="132F7C07" w14:textId="2F4E2235" w:rsidR="00E378C7" w:rsidRPr="003A0AD8" w:rsidRDefault="00E378C7" w:rsidP="002B342E">
            <w:r w:rsidRPr="003A0AD8">
              <w:t>Projektdaten können von allen Akteuren der «Baustellen App» betrachtet werden.</w:t>
            </w:r>
            <w:r w:rsidR="006E4A34" w:rsidRPr="003A0AD8">
              <w:t xml:space="preserve"> Sachbearbeiter betrachten Projekte in der «Baustellen App» via Desktop Client. Projektleiter und Mitarbeiter müssen Projekte mit dem </w:t>
            </w:r>
            <w:r w:rsidR="006B5BA9" w:rsidRPr="003A0AD8">
              <w:t>mobilen</w:t>
            </w:r>
            <w:r w:rsidR="006E4A34" w:rsidRPr="003A0AD8">
              <w:t xml:space="preserve"> Client aufrufen können.</w:t>
            </w:r>
          </w:p>
        </w:tc>
      </w:tr>
      <w:tr w:rsidR="006E4A34" w:rsidRPr="003A0AD8" w14:paraId="257FF3C3" w14:textId="77777777" w:rsidTr="00E378C7">
        <w:tc>
          <w:tcPr>
            <w:tcW w:w="1049" w:type="dxa"/>
          </w:tcPr>
          <w:p w14:paraId="5FF13DC9" w14:textId="742AF125" w:rsidR="006E4A34" w:rsidRPr="003A0AD8" w:rsidRDefault="006E4A34" w:rsidP="002B342E">
            <w:r w:rsidRPr="003A0AD8">
              <w:t>UC02</w:t>
            </w:r>
          </w:p>
        </w:tc>
        <w:tc>
          <w:tcPr>
            <w:tcW w:w="2552" w:type="dxa"/>
          </w:tcPr>
          <w:p w14:paraId="44DC3B1C" w14:textId="72D6669E" w:rsidR="006E4A34" w:rsidRPr="003A0AD8" w:rsidRDefault="006E4A34" w:rsidP="002B342E">
            <w:r w:rsidRPr="003A0AD8">
              <w:t>Projekte administrieren</w:t>
            </w:r>
          </w:p>
        </w:tc>
        <w:tc>
          <w:tcPr>
            <w:tcW w:w="5781" w:type="dxa"/>
          </w:tcPr>
          <w:p w14:paraId="4FD47B03" w14:textId="6EAF3282" w:rsidR="006E4A34" w:rsidRPr="003A0AD8" w:rsidRDefault="006E4A34" w:rsidP="002B342E">
            <w:r w:rsidRPr="003A0AD8">
              <w:t>Sachbearbeiter und Projektleiter administrieren die «Baustellen App»</w:t>
            </w:r>
            <w:r w:rsidR="006B5BA9" w:rsidRPr="003A0AD8">
              <w:t>-</w:t>
            </w:r>
            <w:r w:rsidRPr="003A0AD8">
              <w:t>Projekte.</w:t>
            </w:r>
          </w:p>
        </w:tc>
      </w:tr>
      <w:tr w:rsidR="00E378C7" w:rsidRPr="003A0AD8" w14:paraId="10E3A5A5" w14:textId="77777777" w:rsidTr="00E378C7">
        <w:tc>
          <w:tcPr>
            <w:tcW w:w="1049" w:type="dxa"/>
          </w:tcPr>
          <w:p w14:paraId="20417D94" w14:textId="7D146367" w:rsidR="00E378C7" w:rsidRPr="003A0AD8" w:rsidRDefault="006E4A34" w:rsidP="002B342E">
            <w:r w:rsidRPr="003A0AD8">
              <w:t>UC03</w:t>
            </w:r>
          </w:p>
        </w:tc>
        <w:tc>
          <w:tcPr>
            <w:tcW w:w="2552" w:type="dxa"/>
          </w:tcPr>
          <w:p w14:paraId="0B7B5C01" w14:textId="57414EB6" w:rsidR="00E378C7" w:rsidRPr="003A0AD8" w:rsidRDefault="00E378C7" w:rsidP="002B342E">
            <w:r w:rsidRPr="003A0AD8">
              <w:t>Projekte erfassen</w:t>
            </w:r>
          </w:p>
        </w:tc>
        <w:tc>
          <w:tcPr>
            <w:tcW w:w="5781" w:type="dxa"/>
          </w:tcPr>
          <w:p w14:paraId="16853F8C" w14:textId="4445DF0E" w:rsidR="00E378C7" w:rsidRPr="003A0AD8" w:rsidRDefault="00E378C7" w:rsidP="002B342E">
            <w:r w:rsidRPr="003A0AD8">
              <w:t>Sachbearbeiter und Projektleiter eröffnen Projekte</w:t>
            </w:r>
            <w:r w:rsidR="006E4A34" w:rsidRPr="003A0AD8">
              <w:t>.</w:t>
            </w:r>
          </w:p>
        </w:tc>
      </w:tr>
      <w:tr w:rsidR="00E378C7" w:rsidRPr="003A0AD8" w14:paraId="0AA40DFB" w14:textId="77777777" w:rsidTr="00E378C7">
        <w:tc>
          <w:tcPr>
            <w:tcW w:w="1049" w:type="dxa"/>
          </w:tcPr>
          <w:p w14:paraId="0E7D4CC2" w14:textId="2637943F" w:rsidR="00E378C7" w:rsidRPr="003A0AD8" w:rsidRDefault="006E4A34" w:rsidP="002B342E">
            <w:r w:rsidRPr="003A0AD8">
              <w:lastRenderedPageBreak/>
              <w:t>UC04</w:t>
            </w:r>
          </w:p>
        </w:tc>
        <w:tc>
          <w:tcPr>
            <w:tcW w:w="2552" w:type="dxa"/>
          </w:tcPr>
          <w:p w14:paraId="77F65EF4" w14:textId="40298ECE" w:rsidR="00E378C7" w:rsidRPr="003A0AD8" w:rsidRDefault="00E378C7" w:rsidP="002B342E">
            <w:r w:rsidRPr="003A0AD8">
              <w:t xml:space="preserve">Projekte </w:t>
            </w:r>
            <w:r w:rsidR="00426B89" w:rsidRPr="003A0AD8">
              <w:t>bearbeiten</w:t>
            </w:r>
          </w:p>
        </w:tc>
        <w:tc>
          <w:tcPr>
            <w:tcW w:w="5781" w:type="dxa"/>
          </w:tcPr>
          <w:p w14:paraId="41A5A47C" w14:textId="065E7BAE" w:rsidR="00E378C7" w:rsidRPr="003A0AD8" w:rsidRDefault="00426B89" w:rsidP="002B342E">
            <w:r w:rsidRPr="003A0AD8">
              <w:t xml:space="preserve">Sachbearbeiter und Projektleiter </w:t>
            </w:r>
            <w:r w:rsidR="006E4A34" w:rsidRPr="003A0AD8">
              <w:t>bearbeiten Projekte</w:t>
            </w:r>
            <w:r w:rsidR="003F1551" w:rsidRPr="003A0AD8">
              <w:t>.</w:t>
            </w:r>
          </w:p>
        </w:tc>
      </w:tr>
      <w:tr w:rsidR="00426B89" w:rsidRPr="003A0AD8" w14:paraId="113F8121" w14:textId="77777777" w:rsidTr="00E378C7">
        <w:tc>
          <w:tcPr>
            <w:tcW w:w="1049" w:type="dxa"/>
          </w:tcPr>
          <w:p w14:paraId="3787E6B6" w14:textId="2923AEA4" w:rsidR="00426B89" w:rsidRPr="003A0AD8" w:rsidRDefault="00426B89" w:rsidP="002B342E">
            <w:r w:rsidRPr="003A0AD8">
              <w:t>UC0</w:t>
            </w:r>
            <w:r w:rsidR="0035105E" w:rsidRPr="003A0AD8">
              <w:t>5</w:t>
            </w:r>
          </w:p>
        </w:tc>
        <w:tc>
          <w:tcPr>
            <w:tcW w:w="2552" w:type="dxa"/>
          </w:tcPr>
          <w:p w14:paraId="73AA9993" w14:textId="3823E702" w:rsidR="00426B89" w:rsidRPr="003A0AD8" w:rsidRDefault="006E4A34" w:rsidP="002B342E">
            <w:r w:rsidRPr="003A0AD8">
              <w:t>Projekte abschliessen</w:t>
            </w:r>
          </w:p>
        </w:tc>
        <w:tc>
          <w:tcPr>
            <w:tcW w:w="5781" w:type="dxa"/>
          </w:tcPr>
          <w:p w14:paraId="72D284DA" w14:textId="1C7CFD81" w:rsidR="00426B89" w:rsidRPr="003A0AD8" w:rsidRDefault="006E4A34" w:rsidP="002B342E">
            <w:r w:rsidRPr="003A0AD8">
              <w:t xml:space="preserve">Sachbearbeiter </w:t>
            </w:r>
            <w:r w:rsidR="005B071C" w:rsidRPr="003A0AD8">
              <w:t>und Projektleiter schliessen Projekte ab.</w:t>
            </w:r>
          </w:p>
        </w:tc>
      </w:tr>
      <w:tr w:rsidR="005B071C" w:rsidRPr="003A0AD8" w14:paraId="4B18789C" w14:textId="77777777" w:rsidTr="00E378C7">
        <w:tc>
          <w:tcPr>
            <w:tcW w:w="1049" w:type="dxa"/>
          </w:tcPr>
          <w:p w14:paraId="110D421E" w14:textId="79CACF28" w:rsidR="005B071C" w:rsidRPr="003A0AD8" w:rsidRDefault="005B071C" w:rsidP="002B342E">
            <w:r w:rsidRPr="003A0AD8">
              <w:t>UC0</w:t>
            </w:r>
            <w:r w:rsidR="0035105E" w:rsidRPr="003A0AD8">
              <w:t>6</w:t>
            </w:r>
          </w:p>
        </w:tc>
        <w:tc>
          <w:tcPr>
            <w:tcW w:w="2552" w:type="dxa"/>
          </w:tcPr>
          <w:p w14:paraId="44AE2D80" w14:textId="77CB97AA" w:rsidR="005B071C" w:rsidRPr="003A0AD8" w:rsidRDefault="005B071C" w:rsidP="002B342E">
            <w:r w:rsidRPr="003A0AD8">
              <w:t>Notizen erfassen</w:t>
            </w:r>
          </w:p>
        </w:tc>
        <w:tc>
          <w:tcPr>
            <w:tcW w:w="5781" w:type="dxa"/>
          </w:tcPr>
          <w:p w14:paraId="69144E9B" w14:textId="4E05E29D" w:rsidR="005B071C" w:rsidRPr="003A0AD8" w:rsidRDefault="005B071C" w:rsidP="002B342E">
            <w:r w:rsidRPr="003A0AD8">
              <w:t>Sachbearbeiter, Projektleiter und Mitarbeiter können Notizen zu einem Projekt erfassen. Diese Notizen erlauben den Austausch von zusätzlichen, projektbezogenen Information</w:t>
            </w:r>
            <w:r w:rsidR="006B5BA9" w:rsidRPr="003A0AD8">
              <w:t>en</w:t>
            </w:r>
            <w:r w:rsidRPr="003A0AD8">
              <w:t>.</w:t>
            </w:r>
          </w:p>
        </w:tc>
      </w:tr>
      <w:tr w:rsidR="005B071C" w:rsidRPr="003A0AD8" w14:paraId="028F954B" w14:textId="77777777" w:rsidTr="00E378C7">
        <w:tc>
          <w:tcPr>
            <w:tcW w:w="1049" w:type="dxa"/>
          </w:tcPr>
          <w:p w14:paraId="048EFFE5" w14:textId="0C744643" w:rsidR="005B071C" w:rsidRPr="003A0AD8" w:rsidRDefault="005B071C" w:rsidP="002B342E">
            <w:r w:rsidRPr="003A0AD8">
              <w:t>UC0</w:t>
            </w:r>
            <w:r w:rsidR="0035105E" w:rsidRPr="003A0AD8">
              <w:t>7</w:t>
            </w:r>
          </w:p>
        </w:tc>
        <w:tc>
          <w:tcPr>
            <w:tcW w:w="2552" w:type="dxa"/>
          </w:tcPr>
          <w:p w14:paraId="7CFBA63D" w14:textId="2C587AD3" w:rsidR="005B071C" w:rsidRPr="003A0AD8" w:rsidRDefault="005B071C" w:rsidP="002B342E">
            <w:r w:rsidRPr="003A0AD8">
              <w:t>Notizen mit Bildern ergänzen</w:t>
            </w:r>
          </w:p>
        </w:tc>
        <w:tc>
          <w:tcPr>
            <w:tcW w:w="5781" w:type="dxa"/>
          </w:tcPr>
          <w:p w14:paraId="5D257F40" w14:textId="5656E0B8" w:rsidR="005B071C" w:rsidRPr="003A0AD8" w:rsidRDefault="006B5BA9" w:rsidP="002B342E">
            <w:r w:rsidRPr="003A0AD8">
              <w:t>Sachbearbeiter</w:t>
            </w:r>
            <w:r w:rsidR="005B071C" w:rsidRPr="003A0AD8">
              <w:t xml:space="preserve">, Projektleiter und Mitarbeiter können zu ihren Notizen Bilder hinzufügen. Die Bilder stammen entweder aus der Fotobibliothek des Gerätes oder werden direkt mit der Gerätekamera </w:t>
            </w:r>
            <w:r w:rsidRPr="003A0AD8">
              <w:t>erstellt</w:t>
            </w:r>
            <w:r w:rsidR="005B071C" w:rsidRPr="003A0AD8">
              <w:t>.</w:t>
            </w:r>
          </w:p>
        </w:tc>
      </w:tr>
      <w:tr w:rsidR="005B071C" w:rsidRPr="003A0AD8" w14:paraId="49BA0A54" w14:textId="77777777" w:rsidTr="00E378C7">
        <w:tc>
          <w:tcPr>
            <w:tcW w:w="1049" w:type="dxa"/>
          </w:tcPr>
          <w:p w14:paraId="768CED94" w14:textId="297BD95C" w:rsidR="005B071C" w:rsidRPr="003A0AD8" w:rsidRDefault="005B071C" w:rsidP="002B342E">
            <w:r w:rsidRPr="003A0AD8">
              <w:t>UC0</w:t>
            </w:r>
            <w:r w:rsidR="0035105E" w:rsidRPr="003A0AD8">
              <w:t>8</w:t>
            </w:r>
          </w:p>
        </w:tc>
        <w:tc>
          <w:tcPr>
            <w:tcW w:w="2552" w:type="dxa"/>
          </w:tcPr>
          <w:p w14:paraId="17833331" w14:textId="5C0F35F3" w:rsidR="005B071C" w:rsidRPr="003A0AD8" w:rsidRDefault="005B071C" w:rsidP="002B342E">
            <w:r w:rsidRPr="003A0AD8">
              <w:t>Inbetriebnahme (IBN) administrieren</w:t>
            </w:r>
          </w:p>
        </w:tc>
        <w:tc>
          <w:tcPr>
            <w:tcW w:w="5781" w:type="dxa"/>
          </w:tcPr>
          <w:p w14:paraId="1F4F8BFC" w14:textId="08F76D03" w:rsidR="005B071C" w:rsidRPr="003A0AD8" w:rsidRDefault="005B071C" w:rsidP="002B342E">
            <w:r w:rsidRPr="003A0AD8">
              <w:t>Sachbearbeiter verwalten die Vorlagen für die Checklisten.</w:t>
            </w:r>
          </w:p>
        </w:tc>
      </w:tr>
      <w:tr w:rsidR="005B071C" w:rsidRPr="003A0AD8" w14:paraId="7FC2DAD7" w14:textId="77777777" w:rsidTr="00E378C7">
        <w:tc>
          <w:tcPr>
            <w:tcW w:w="1049" w:type="dxa"/>
          </w:tcPr>
          <w:p w14:paraId="56DD8312" w14:textId="4FCD3AFF" w:rsidR="005B071C" w:rsidRPr="003A0AD8" w:rsidRDefault="005B071C" w:rsidP="002B342E">
            <w:r w:rsidRPr="003A0AD8">
              <w:t>UC0</w:t>
            </w:r>
            <w:r w:rsidR="0035105E" w:rsidRPr="003A0AD8">
              <w:t>9</w:t>
            </w:r>
          </w:p>
        </w:tc>
        <w:tc>
          <w:tcPr>
            <w:tcW w:w="2552" w:type="dxa"/>
          </w:tcPr>
          <w:p w14:paraId="0AFA3C2F" w14:textId="2985F04E" w:rsidR="005B071C" w:rsidRPr="003A0AD8" w:rsidRDefault="005B071C" w:rsidP="002B342E">
            <w:r w:rsidRPr="003A0AD8">
              <w:t xml:space="preserve">Vorlage für </w:t>
            </w:r>
            <w:r w:rsidR="006B5BA9" w:rsidRPr="003A0AD8">
              <w:t>IBN-Checkliste</w:t>
            </w:r>
            <w:r w:rsidRPr="003A0AD8">
              <w:t xml:space="preserve"> erfassen</w:t>
            </w:r>
          </w:p>
        </w:tc>
        <w:tc>
          <w:tcPr>
            <w:tcW w:w="5781" w:type="dxa"/>
          </w:tcPr>
          <w:p w14:paraId="3CE3871B" w14:textId="6944DCA6" w:rsidR="005B071C" w:rsidRPr="003A0AD8" w:rsidRDefault="005B071C" w:rsidP="002B342E">
            <w:r w:rsidRPr="003A0AD8">
              <w:t>Sachbearbeiter erfassen neue Vorlagen für Checklisten.</w:t>
            </w:r>
          </w:p>
        </w:tc>
      </w:tr>
      <w:tr w:rsidR="00B23A58" w:rsidRPr="003A0AD8" w14:paraId="495F4334" w14:textId="77777777" w:rsidTr="00E378C7">
        <w:tc>
          <w:tcPr>
            <w:tcW w:w="1049" w:type="dxa"/>
          </w:tcPr>
          <w:p w14:paraId="3813A9D1" w14:textId="48EE6C48" w:rsidR="00B23A58" w:rsidRPr="003A0AD8" w:rsidRDefault="00B23A58" w:rsidP="002B342E">
            <w:r w:rsidRPr="003A0AD8">
              <w:t>UC10</w:t>
            </w:r>
          </w:p>
        </w:tc>
        <w:tc>
          <w:tcPr>
            <w:tcW w:w="2552" w:type="dxa"/>
          </w:tcPr>
          <w:p w14:paraId="65669077" w14:textId="08FBD3EB" w:rsidR="00B23A58" w:rsidRPr="003A0AD8" w:rsidRDefault="00B23A58" w:rsidP="002B342E">
            <w:r w:rsidRPr="003A0AD8">
              <w:t>Vorlage für IBN deaktivieren</w:t>
            </w:r>
          </w:p>
        </w:tc>
        <w:tc>
          <w:tcPr>
            <w:tcW w:w="5781" w:type="dxa"/>
          </w:tcPr>
          <w:p w14:paraId="2AC10165" w14:textId="0D7FA01B" w:rsidR="00B23A58" w:rsidRPr="003A0AD8" w:rsidRDefault="00B23A58" w:rsidP="002B342E">
            <w:r w:rsidRPr="003A0AD8">
              <w:t xml:space="preserve">Sachbearbeiter deaktivieren Vorlagen, damit diese nicht </w:t>
            </w:r>
            <w:r w:rsidR="006B5BA9" w:rsidRPr="003A0AD8">
              <w:t>weiterverwendet</w:t>
            </w:r>
            <w:r w:rsidRPr="003A0AD8">
              <w:t xml:space="preserve"> werden können.</w:t>
            </w:r>
          </w:p>
        </w:tc>
      </w:tr>
      <w:tr w:rsidR="005B071C" w:rsidRPr="003A0AD8" w14:paraId="6708532A" w14:textId="77777777" w:rsidTr="00E378C7">
        <w:tc>
          <w:tcPr>
            <w:tcW w:w="1049" w:type="dxa"/>
          </w:tcPr>
          <w:p w14:paraId="6DF50E1E" w14:textId="4FF5E1D0" w:rsidR="005B071C" w:rsidRPr="003A0AD8" w:rsidRDefault="005B071C" w:rsidP="002B342E">
            <w:r w:rsidRPr="003A0AD8">
              <w:t>UC</w:t>
            </w:r>
            <w:r w:rsidR="0035105E" w:rsidRPr="003A0AD8">
              <w:t>1</w:t>
            </w:r>
            <w:r w:rsidR="00B23A58" w:rsidRPr="003A0AD8">
              <w:t>1</w:t>
            </w:r>
          </w:p>
        </w:tc>
        <w:tc>
          <w:tcPr>
            <w:tcW w:w="2552" w:type="dxa"/>
          </w:tcPr>
          <w:p w14:paraId="6D2B8D9B" w14:textId="659EDA84" w:rsidR="005B071C" w:rsidRPr="003A0AD8" w:rsidRDefault="005B071C" w:rsidP="002B342E">
            <w:r w:rsidRPr="003A0AD8">
              <w:t>Projekte mit IBN ergänzen</w:t>
            </w:r>
          </w:p>
        </w:tc>
        <w:tc>
          <w:tcPr>
            <w:tcW w:w="5781" w:type="dxa"/>
          </w:tcPr>
          <w:p w14:paraId="3AE46520" w14:textId="344F14F3" w:rsidR="005B071C" w:rsidRPr="003A0AD8" w:rsidRDefault="005B071C" w:rsidP="002B342E">
            <w:r w:rsidRPr="003A0AD8">
              <w:t xml:space="preserve">Sachbearbeiter oder Projektleiter wählen aus den Vorlagen der </w:t>
            </w:r>
            <w:r w:rsidR="006B5BA9" w:rsidRPr="003A0AD8">
              <w:t>IBN-Checklisten</w:t>
            </w:r>
            <w:r w:rsidRPr="003A0AD8">
              <w:t xml:space="preserve"> eine aus und fügen diese Vorlage einem Projekt hinzu.</w:t>
            </w:r>
          </w:p>
        </w:tc>
      </w:tr>
      <w:tr w:rsidR="005B071C" w:rsidRPr="003A0AD8" w14:paraId="55463799" w14:textId="77777777" w:rsidTr="00E378C7">
        <w:tc>
          <w:tcPr>
            <w:tcW w:w="1049" w:type="dxa"/>
          </w:tcPr>
          <w:p w14:paraId="437BEC7D" w14:textId="2F2B504D" w:rsidR="005B071C" w:rsidRPr="003A0AD8" w:rsidRDefault="005B071C" w:rsidP="002B342E">
            <w:r w:rsidRPr="003A0AD8">
              <w:t>UC1</w:t>
            </w:r>
            <w:r w:rsidR="00B23A58" w:rsidRPr="003A0AD8">
              <w:t>2</w:t>
            </w:r>
          </w:p>
        </w:tc>
        <w:tc>
          <w:tcPr>
            <w:tcW w:w="2552" w:type="dxa"/>
          </w:tcPr>
          <w:p w14:paraId="042C3FCB" w14:textId="061BF7C5" w:rsidR="005B071C" w:rsidRPr="003A0AD8" w:rsidRDefault="005B071C" w:rsidP="002B342E">
            <w:r w:rsidRPr="003A0AD8">
              <w:t>IBN durchführen</w:t>
            </w:r>
          </w:p>
        </w:tc>
        <w:tc>
          <w:tcPr>
            <w:tcW w:w="5781" w:type="dxa"/>
          </w:tcPr>
          <w:p w14:paraId="3098140E" w14:textId="63B7B934" w:rsidR="005B071C" w:rsidRPr="003A0AD8" w:rsidRDefault="005B071C" w:rsidP="002B342E">
            <w:r w:rsidRPr="003A0AD8">
              <w:t>Mitarbeiter führen die IBN auf der Baustelle durch und füllen dabei die Checkliste in der «Baustellen App» aus.</w:t>
            </w:r>
          </w:p>
        </w:tc>
      </w:tr>
      <w:tr w:rsidR="005B071C" w:rsidRPr="003A0AD8" w14:paraId="6E044C64" w14:textId="77777777" w:rsidTr="00E378C7">
        <w:tc>
          <w:tcPr>
            <w:tcW w:w="1049" w:type="dxa"/>
          </w:tcPr>
          <w:p w14:paraId="6AEB5AC2" w14:textId="42871E5C" w:rsidR="005B071C" w:rsidRPr="003A0AD8" w:rsidRDefault="005B071C" w:rsidP="002B342E">
            <w:r w:rsidRPr="003A0AD8">
              <w:t>UC1</w:t>
            </w:r>
            <w:r w:rsidR="00B23A58" w:rsidRPr="003A0AD8">
              <w:t>3</w:t>
            </w:r>
          </w:p>
        </w:tc>
        <w:tc>
          <w:tcPr>
            <w:tcW w:w="2552" w:type="dxa"/>
          </w:tcPr>
          <w:p w14:paraId="6205AF53" w14:textId="74D3B255" w:rsidR="005B071C" w:rsidRPr="003A0AD8" w:rsidRDefault="005B071C" w:rsidP="002B342E">
            <w:r w:rsidRPr="003A0AD8">
              <w:t>IBN mit Bildern dokumentieren</w:t>
            </w:r>
          </w:p>
        </w:tc>
        <w:tc>
          <w:tcPr>
            <w:tcW w:w="5781" w:type="dxa"/>
          </w:tcPr>
          <w:p w14:paraId="0F23DDE5" w14:textId="1D05202E" w:rsidR="005B071C" w:rsidRPr="003A0AD8" w:rsidRDefault="005B071C" w:rsidP="002B342E">
            <w:r w:rsidRPr="003A0AD8">
              <w:t>Für die Belegbarkeit der durchgeführten IBN erfasst der Mitarbeiter Bilder und fügt diese Bilder der IBN hinzu.</w:t>
            </w:r>
          </w:p>
        </w:tc>
      </w:tr>
    </w:tbl>
    <w:p w14:paraId="6EA50FD1" w14:textId="005E6726" w:rsidR="007D2E51" w:rsidRPr="003A0AD8" w:rsidRDefault="002B342E" w:rsidP="002B342E">
      <w:pPr>
        <w:pStyle w:val="Heading2"/>
      </w:pPr>
      <w:bookmarkStart w:id="92" w:name="_Ref189387369"/>
      <w:bookmarkStart w:id="93" w:name="_Toc192418300"/>
      <w:r w:rsidRPr="003A0AD8">
        <w:t>Lösungsarchitektur</w:t>
      </w:r>
      <w:bookmarkEnd w:id="92"/>
      <w:bookmarkEnd w:id="93"/>
    </w:p>
    <w:p w14:paraId="7F1AC662" w14:textId="5D288FE0" w:rsidR="00885C15" w:rsidRPr="003A0AD8" w:rsidRDefault="00767DF3" w:rsidP="00767DF3">
      <w:r w:rsidRPr="003A0AD8">
        <w:t>In diesem Kapitel wird d</w:t>
      </w:r>
      <w:r w:rsidR="00D21C82" w:rsidRPr="003A0AD8">
        <w:t xml:space="preserve">ie Lösungsarchitektur für die </w:t>
      </w:r>
      <w:r w:rsidR="00981003" w:rsidRPr="003A0AD8">
        <w:t>«</w:t>
      </w:r>
      <w:r w:rsidR="00D21C82" w:rsidRPr="003A0AD8">
        <w:t>Baustellen App</w:t>
      </w:r>
      <w:r w:rsidR="00047CC4" w:rsidRPr="003A0AD8">
        <w:t>»</w:t>
      </w:r>
      <w:r w:rsidR="00D21C82" w:rsidRPr="003A0AD8">
        <w:t xml:space="preserve"> aufgezeigt. Als Grundlage für die Dokumentation wurde das Template Arc42 von Dr. Peter Hruschka und Gernot Starke verwendet </w:t>
      </w:r>
      <w:r w:rsidR="00D21C82" w:rsidRPr="003A0AD8">
        <w:fldChar w:fldCharType="begin"/>
      </w:r>
      <w:r w:rsidR="003A3AB1" w:rsidRPr="003A0AD8">
        <w:instrText xml:space="preserve"> ADDIN ZOTERO_ITEM CSL_CITATION {"citationID":"ElosLFk1","properties":{"formattedCitation":"[13]","plainCitation":"[13]","noteIndex":0},"citationItems":[{"id":74,"uris":["http://zotero.org/users/15041600/items/LIY6Y5T8"],"itemData":{"id":74,"type":"webpage","abstract":"arc42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3A0AD8">
        <w:fldChar w:fldCharType="separate"/>
      </w:r>
      <w:r w:rsidR="003A3AB1" w:rsidRPr="003A0AD8">
        <w:t>[13]</w:t>
      </w:r>
      <w:r w:rsidR="00D21C82" w:rsidRPr="003A0AD8">
        <w:fldChar w:fldCharType="end"/>
      </w:r>
      <w:r w:rsidR="00D21C82" w:rsidRPr="003A0AD8">
        <w:t>.</w:t>
      </w:r>
      <w:r w:rsidR="009D5E87" w:rsidRPr="003A0AD8">
        <w:t xml:space="preserve"> In der Lösungsarchitektur wird die Umsetzung der </w:t>
      </w:r>
      <w:r w:rsidR="00047CC4" w:rsidRPr="003A0AD8">
        <w:t>«</w:t>
      </w:r>
      <w:r w:rsidR="009D5E87" w:rsidRPr="003A0AD8">
        <w:t>Baustellen App</w:t>
      </w:r>
      <w:r w:rsidR="00047CC4" w:rsidRPr="003A0AD8">
        <w:t>»</w:t>
      </w:r>
      <w:r w:rsidR="009D5E87" w:rsidRPr="003A0AD8">
        <w:t xml:space="preserve"> als MVP </w:t>
      </w:r>
      <w:r w:rsidR="003F1551" w:rsidRPr="003A0AD8">
        <w:t>beschrieben</w:t>
      </w:r>
      <w:r w:rsidR="009D5E87" w:rsidRPr="003A0AD8">
        <w:t xml:space="preserve">. Im Rahmen der Masterthesis wird die </w:t>
      </w:r>
      <w:r w:rsidR="00981003" w:rsidRPr="003A0AD8">
        <w:t>«</w:t>
      </w:r>
      <w:r w:rsidR="009D5E87" w:rsidRPr="003A0AD8">
        <w:t>Baustellen App</w:t>
      </w:r>
      <w:r w:rsidR="00047CC4" w:rsidRPr="003A0AD8">
        <w:t>»</w:t>
      </w:r>
      <w:r w:rsidR="009D5E87" w:rsidRPr="003A0AD8">
        <w:t xml:space="preserve"> als PoC umgesetzt, um spezifische Anwendungsfälle aufzuzeigen. Die Lösungsarchitektur hingegen beschreibt den kompletten Funktionsumfang des MVPs.</w:t>
      </w:r>
    </w:p>
    <w:p w14:paraId="7E39A517" w14:textId="318A5BAE" w:rsidR="00D21C82" w:rsidRPr="003A0AD8" w:rsidRDefault="00D21C82" w:rsidP="00D21C82">
      <w:pPr>
        <w:pStyle w:val="Heading3"/>
      </w:pPr>
      <w:bookmarkStart w:id="94" w:name="_Toc192418301"/>
      <w:r w:rsidRPr="003A0AD8">
        <w:t>Einführung und Ziele</w:t>
      </w:r>
      <w:bookmarkEnd w:id="94"/>
    </w:p>
    <w:p w14:paraId="52A8FADB" w14:textId="0B9F2469" w:rsidR="000D3484" w:rsidRPr="003A0AD8" w:rsidRDefault="00D21C82" w:rsidP="00D21C82">
      <w:r w:rsidRPr="003A0AD8">
        <w:t>Die «Baustellen App» ist ein</w:t>
      </w:r>
      <w:r w:rsidR="00B50638" w:rsidRPr="003A0AD8">
        <w:t xml:space="preserve"> Softwaresystem und </w:t>
      </w:r>
      <w:r w:rsidRPr="003A0AD8">
        <w:t>soll als</w:t>
      </w:r>
      <w:r w:rsidR="00B50638" w:rsidRPr="003A0AD8">
        <w:t xml:space="preserve"> Kernanwendung</w:t>
      </w:r>
      <w:r w:rsidRPr="003A0AD8">
        <w:t xml:space="preserve"> für die Projektabwicklung der Helion AG</w:t>
      </w:r>
      <w:r w:rsidR="00B50638" w:rsidRPr="003A0AD8">
        <w:t xml:space="preserve"> dienen. Von der Beratung über den Verkauf, Planung und Durchführung der Dienstleistungen der Helion AG, bietet die </w:t>
      </w:r>
      <w:r w:rsidR="00047CC4" w:rsidRPr="003A0AD8">
        <w:t>«</w:t>
      </w:r>
      <w:r w:rsidR="00B50638" w:rsidRPr="003A0AD8">
        <w:t>Baustellen App</w:t>
      </w:r>
      <w:r w:rsidR="00047CC4" w:rsidRPr="003A0AD8">
        <w:t>»</w:t>
      </w:r>
      <w:r w:rsidR="00B50638" w:rsidRPr="003A0AD8">
        <w:t xml:space="preserve"> Unterstützung für die durchführenden Personen und dient als zentraler Zugriffspunkt für Projektdaten, Administration und Prozessdurchführung. </w:t>
      </w:r>
      <w:r w:rsidR="00413298" w:rsidRPr="003A0AD8">
        <w:t>D</w:t>
      </w:r>
      <w:r w:rsidR="00B50638" w:rsidRPr="003A0AD8">
        <w:t xml:space="preserve">ie </w:t>
      </w:r>
      <w:r w:rsidR="00413298" w:rsidRPr="003A0AD8">
        <w:t>«</w:t>
      </w:r>
      <w:r w:rsidR="00B50638" w:rsidRPr="003A0AD8">
        <w:t>Baustellen App</w:t>
      </w:r>
      <w:r w:rsidR="00413298" w:rsidRPr="003A0AD8">
        <w:t>»</w:t>
      </w:r>
      <w:r w:rsidR="00B50638" w:rsidRPr="003A0AD8">
        <w:t xml:space="preserve"> soll in einem ersten Schritt als MVP mit einem minimalen Funktionsumfang für eine kleine Benutzergruppe umgesetzt werden.</w:t>
      </w:r>
    </w:p>
    <w:p w14:paraId="7344880A" w14:textId="77777777" w:rsidR="000D3484" w:rsidRPr="003A0AD8" w:rsidRDefault="000D3484">
      <w:pPr>
        <w:spacing w:line="240" w:lineRule="auto"/>
      </w:pPr>
      <w:r w:rsidRPr="003A0AD8">
        <w:br w:type="page"/>
      </w:r>
    </w:p>
    <w:p w14:paraId="52602514" w14:textId="27A09923" w:rsidR="00D21C82" w:rsidRPr="003A0AD8" w:rsidRDefault="00D21C82" w:rsidP="00D21C82">
      <w:pPr>
        <w:pStyle w:val="Heading3"/>
      </w:pPr>
      <w:bookmarkStart w:id="95" w:name="_Ref190070823"/>
      <w:bookmarkStart w:id="96" w:name="_Toc192418302"/>
      <w:r w:rsidRPr="003A0AD8">
        <w:lastRenderedPageBreak/>
        <w:t>Qualitätsziele</w:t>
      </w:r>
      <w:bookmarkEnd w:id="95"/>
      <w:bookmarkEnd w:id="96"/>
    </w:p>
    <w:p w14:paraId="454FFAB9" w14:textId="1477836D" w:rsidR="00B50638" w:rsidRPr="003A0AD8" w:rsidRDefault="00B50638" w:rsidP="00B50638">
      <w:r w:rsidRPr="003A0AD8">
        <w:t>Die Qualitätsziele</w:t>
      </w:r>
      <w:r w:rsidR="009D5E87" w:rsidRPr="003A0AD8">
        <w:t xml:space="preserve"> an den MVP</w:t>
      </w:r>
      <w:r w:rsidRPr="003A0AD8">
        <w:t xml:space="preserve"> sind aus den Anforderungen </w:t>
      </w:r>
      <w:r w:rsidR="003F1551" w:rsidRPr="003A0AD8">
        <w:t xml:space="preserve">im Pflichtenheft </w:t>
      </w:r>
      <w:r w:rsidR="003F1551" w:rsidRPr="003A0AD8">
        <w:fldChar w:fldCharType="begin"/>
      </w:r>
      <w:r w:rsidR="003F1551" w:rsidRPr="003A0AD8">
        <w:instrText xml:space="preserve"> REF _Ref189387333 \r \h </w:instrText>
      </w:r>
      <w:r w:rsidR="003F1551" w:rsidRPr="003A0AD8">
        <w:fldChar w:fldCharType="separate"/>
      </w:r>
      <w:r w:rsidR="00DA5AC4" w:rsidRPr="003A0AD8">
        <w:t>4.1</w:t>
      </w:r>
      <w:r w:rsidR="003F1551" w:rsidRPr="003A0AD8">
        <w:fldChar w:fldCharType="end"/>
      </w:r>
      <w:r w:rsidR="003F1551" w:rsidRPr="003A0AD8">
        <w:t xml:space="preserve"> </w:t>
      </w:r>
      <w:r w:rsidRPr="003A0AD8">
        <w:t xml:space="preserve">der Helion AG abgeleitet. Im Zentrum steht die Prämisse: Die Lösung soll die </w:t>
      </w:r>
      <w:r w:rsidR="003F1551" w:rsidRPr="003A0AD8">
        <w:t>Akteure: Mitarbeiter, Projektleiter und Sachbearbeiter</w:t>
      </w:r>
      <w:r w:rsidRPr="003A0AD8">
        <w:t xml:space="preserve"> in ihrer Arbeit unterstützen.</w:t>
      </w:r>
    </w:p>
    <w:p w14:paraId="50598780" w14:textId="5FC917AD" w:rsidR="00B50638" w:rsidRPr="003A0AD8" w:rsidRDefault="00B50638" w:rsidP="00B50638">
      <w:pPr>
        <w:pStyle w:val="Caption"/>
        <w:keepNext/>
      </w:pPr>
      <w:bookmarkStart w:id="97" w:name="_Toc192418396"/>
      <w:r w:rsidRPr="003A0AD8">
        <w:t xml:space="preserve">Tabelle </w:t>
      </w:r>
      <w:fldSimple w:instr=" SEQ Tabelle \* ARABIC ">
        <w:r w:rsidR="00DA5AC4" w:rsidRPr="003A0AD8">
          <w:rPr>
            <w:noProof/>
          </w:rPr>
          <w:t>8</w:t>
        </w:r>
      </w:fldSimple>
      <w:r w:rsidRPr="003A0AD8">
        <w:t xml:space="preserve"> Qualitätsanforderungen an die </w:t>
      </w:r>
      <w:r w:rsidR="00DA5F0E" w:rsidRPr="003A0AD8">
        <w:t>«</w:t>
      </w:r>
      <w:r w:rsidRPr="003A0AD8">
        <w:t>Baustellen App</w:t>
      </w:r>
      <w:r w:rsidR="00DA5F0E" w:rsidRPr="003A0AD8">
        <w:t>»</w:t>
      </w:r>
      <w:bookmarkEnd w:id="97"/>
    </w:p>
    <w:tbl>
      <w:tblPr>
        <w:tblStyle w:val="TabelleBFH2"/>
        <w:tblW w:w="0" w:type="auto"/>
        <w:tblInd w:w="95" w:type="dxa"/>
        <w:tblLook w:val="04A0" w:firstRow="1" w:lastRow="0" w:firstColumn="1" w:lastColumn="0" w:noHBand="0" w:noVBand="1"/>
      </w:tblPr>
      <w:tblGrid>
        <w:gridCol w:w="972"/>
        <w:gridCol w:w="3328"/>
        <w:gridCol w:w="5062"/>
      </w:tblGrid>
      <w:tr w:rsidR="00B50638" w:rsidRPr="003A0AD8"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3A0AD8" w:rsidRDefault="007F01A3" w:rsidP="00A5432B">
            <w:r w:rsidRPr="003A0AD8">
              <w:t>ID</w:t>
            </w:r>
          </w:p>
        </w:tc>
        <w:tc>
          <w:tcPr>
            <w:tcW w:w="3328" w:type="dxa"/>
          </w:tcPr>
          <w:p w14:paraId="317B85E3" w14:textId="77777777" w:rsidR="00B50638" w:rsidRPr="003A0AD8" w:rsidRDefault="00B50638" w:rsidP="00A5432B">
            <w:r w:rsidRPr="003A0AD8">
              <w:t>Qualitätsziel</w:t>
            </w:r>
          </w:p>
        </w:tc>
        <w:tc>
          <w:tcPr>
            <w:tcW w:w="5062" w:type="dxa"/>
          </w:tcPr>
          <w:p w14:paraId="6ACC2C74" w14:textId="77777777" w:rsidR="00B50638" w:rsidRPr="003A0AD8" w:rsidRDefault="00B50638" w:rsidP="00A5432B">
            <w:r w:rsidRPr="003A0AD8">
              <w:t>Beschreibung</w:t>
            </w:r>
          </w:p>
        </w:tc>
      </w:tr>
      <w:tr w:rsidR="00B50638" w:rsidRPr="003A0AD8" w14:paraId="76A480FE" w14:textId="77777777" w:rsidTr="00B50638">
        <w:tc>
          <w:tcPr>
            <w:tcW w:w="972" w:type="dxa"/>
          </w:tcPr>
          <w:p w14:paraId="61D08F45" w14:textId="0C8B3767" w:rsidR="00B50638" w:rsidRPr="003A0AD8" w:rsidRDefault="007F01A3" w:rsidP="00A5432B">
            <w:r w:rsidRPr="003A0AD8">
              <w:t>QZ-001</w:t>
            </w:r>
          </w:p>
        </w:tc>
        <w:tc>
          <w:tcPr>
            <w:tcW w:w="3328" w:type="dxa"/>
          </w:tcPr>
          <w:p w14:paraId="1915306C" w14:textId="77777777" w:rsidR="00B50638" w:rsidRPr="003A0AD8" w:rsidRDefault="00B50638" w:rsidP="00A5432B">
            <w:pPr>
              <w:rPr>
                <w:b/>
                <w:bCs/>
              </w:rPr>
            </w:pPr>
            <w:r w:rsidRPr="003A0AD8">
              <w:rPr>
                <w:b/>
                <w:bCs/>
              </w:rPr>
              <w:t>Zuverlässigkeit</w:t>
            </w:r>
          </w:p>
          <w:p w14:paraId="5CEF575B" w14:textId="77777777" w:rsidR="00B50638" w:rsidRPr="003A0AD8" w:rsidRDefault="00B50638">
            <w:pPr>
              <w:pStyle w:val="ListParagraph"/>
              <w:numPr>
                <w:ilvl w:val="0"/>
                <w:numId w:val="13"/>
              </w:numPr>
              <w:spacing w:line="259" w:lineRule="auto"/>
            </w:pPr>
            <w:r w:rsidRPr="003A0AD8">
              <w:t>Verfügbarkeit</w:t>
            </w:r>
          </w:p>
        </w:tc>
        <w:tc>
          <w:tcPr>
            <w:tcW w:w="5062" w:type="dxa"/>
          </w:tcPr>
          <w:p w14:paraId="64F719C5" w14:textId="18C66190" w:rsidR="00B50638" w:rsidRPr="003A0AD8" w:rsidRDefault="00B50638" w:rsidP="00A5432B">
            <w:r w:rsidRPr="003A0AD8">
              <w:t xml:space="preserve">Ein wichtiges Qualitätsziel ist die Verfügbarkeit der App und der Daten in der App. Es ist dringend notwendig, dass der </w:t>
            </w:r>
            <w:r w:rsidR="003F1551" w:rsidRPr="003A0AD8">
              <w:t>Mitarbeiter</w:t>
            </w:r>
            <w:r w:rsidRPr="003A0AD8">
              <w:t xml:space="preserve"> auf der Baustelle </w:t>
            </w:r>
            <w:r w:rsidR="00413298" w:rsidRPr="003A0AD8">
              <w:t>Zugang</w:t>
            </w:r>
            <w:r w:rsidRPr="003A0AD8">
              <w:t xml:space="preserve"> zu den Projektdaten hat und wichtige Arbeitsschritte</w:t>
            </w:r>
            <w:r w:rsidR="00413298" w:rsidRPr="003A0AD8">
              <w:t>,</w:t>
            </w:r>
            <w:r w:rsidRPr="003A0AD8">
              <w:t xml:space="preserve"> wie die Materialbestellung und Inbetriebnahme</w:t>
            </w:r>
            <w:r w:rsidR="00413298" w:rsidRPr="003A0AD8">
              <w:t>,</w:t>
            </w:r>
            <w:r w:rsidRPr="003A0AD8">
              <w:t xml:space="preserve"> durchführen kann. Dies muss er auch tun können, wenn keine Internetverbindung vorhanden ist.</w:t>
            </w:r>
          </w:p>
        </w:tc>
      </w:tr>
      <w:tr w:rsidR="00B50638" w:rsidRPr="003A0AD8" w14:paraId="50F8082D" w14:textId="77777777" w:rsidTr="00B50638">
        <w:tc>
          <w:tcPr>
            <w:tcW w:w="972" w:type="dxa"/>
          </w:tcPr>
          <w:p w14:paraId="1FF575BB" w14:textId="604E87C3" w:rsidR="007F01A3" w:rsidRPr="003A0AD8" w:rsidRDefault="007F01A3" w:rsidP="007F01A3">
            <w:r w:rsidRPr="003A0AD8">
              <w:t>QZ-002</w:t>
            </w:r>
          </w:p>
        </w:tc>
        <w:tc>
          <w:tcPr>
            <w:tcW w:w="3328" w:type="dxa"/>
          </w:tcPr>
          <w:p w14:paraId="26B23850" w14:textId="77777777" w:rsidR="00B50638" w:rsidRPr="003A0AD8" w:rsidRDefault="00B50638" w:rsidP="00A5432B">
            <w:pPr>
              <w:rPr>
                <w:b/>
                <w:bCs/>
              </w:rPr>
            </w:pPr>
            <w:r w:rsidRPr="003A0AD8">
              <w:rPr>
                <w:b/>
                <w:bCs/>
              </w:rPr>
              <w:t>Sicherheit</w:t>
            </w:r>
          </w:p>
          <w:p w14:paraId="5E875960" w14:textId="4620AE53" w:rsidR="00B50638" w:rsidRPr="003A0AD8" w:rsidRDefault="00B50638">
            <w:pPr>
              <w:pStyle w:val="ListParagraph"/>
              <w:numPr>
                <w:ilvl w:val="0"/>
                <w:numId w:val="13"/>
              </w:numPr>
              <w:spacing w:line="259" w:lineRule="auto"/>
              <w:rPr>
                <w:bCs/>
              </w:rPr>
            </w:pPr>
            <w:r w:rsidRPr="003A0AD8">
              <w:rPr>
                <w:bCs/>
              </w:rPr>
              <w:t>Integrität</w:t>
            </w:r>
          </w:p>
        </w:tc>
        <w:tc>
          <w:tcPr>
            <w:tcW w:w="5062" w:type="dxa"/>
          </w:tcPr>
          <w:p w14:paraId="097CA1FA" w14:textId="29B2E508" w:rsidR="00B50638" w:rsidRPr="003A0AD8" w:rsidRDefault="00B50638" w:rsidP="00A5432B">
            <w:r w:rsidRPr="003A0AD8">
              <w:t>D</w:t>
            </w:r>
            <w:r w:rsidR="00413298" w:rsidRPr="003A0AD8">
              <w:t>er</w:t>
            </w:r>
            <w:r w:rsidRPr="003A0AD8">
              <w:t xml:space="preserve"> zentrale Speicherort für die Daten der Applikation ist das Backend System der </w:t>
            </w:r>
            <w:r w:rsidR="00413298" w:rsidRPr="003A0AD8">
              <w:t>«</w:t>
            </w:r>
            <w:r w:rsidRPr="003A0AD8">
              <w:t>Baustellen App</w:t>
            </w:r>
            <w:r w:rsidR="00413298" w:rsidRPr="003A0AD8">
              <w:t>»</w:t>
            </w:r>
            <w:r w:rsidRPr="003A0AD8">
              <w:t>. Da wä</w:t>
            </w:r>
            <w:r w:rsidR="00413298" w:rsidRPr="003A0AD8">
              <w:t>h</w:t>
            </w:r>
            <w:r w:rsidRPr="003A0AD8">
              <w:t>rend der Verwendung der mobilen App im offline Modus konkur</w:t>
            </w:r>
            <w:r w:rsidR="00413298" w:rsidRPr="003A0AD8">
              <w:t>r</w:t>
            </w:r>
            <w:r w:rsidRPr="003A0AD8">
              <w:t>ierende Datenmanipulationen auftreten können, muss sichergestellt werden, dass die Integrität der Daten gewährleistet ist.</w:t>
            </w:r>
          </w:p>
          <w:p w14:paraId="0D5EAF18" w14:textId="77777777" w:rsidR="00B50638" w:rsidRPr="003A0AD8" w:rsidRDefault="00B50638" w:rsidP="00A5432B"/>
          <w:p w14:paraId="046FD2D6" w14:textId="77777777" w:rsidR="00B50638" w:rsidRPr="003A0AD8" w:rsidRDefault="00B50638" w:rsidP="00A5432B">
            <w:r w:rsidRPr="003A0AD8">
              <w:t>Das System muss Konflikte in konkurrierenden Datenbearbeitungen transparent lösen.</w:t>
            </w:r>
          </w:p>
        </w:tc>
      </w:tr>
      <w:tr w:rsidR="00B50638" w:rsidRPr="003A0AD8" w14:paraId="78B2A624" w14:textId="77777777" w:rsidTr="00B50638">
        <w:tc>
          <w:tcPr>
            <w:tcW w:w="972" w:type="dxa"/>
          </w:tcPr>
          <w:p w14:paraId="565E752C" w14:textId="5F3CFE68" w:rsidR="00B50638" w:rsidRPr="003A0AD8" w:rsidRDefault="007F01A3" w:rsidP="00A5432B">
            <w:r w:rsidRPr="003A0AD8">
              <w:t>QZ-003</w:t>
            </w:r>
          </w:p>
        </w:tc>
        <w:tc>
          <w:tcPr>
            <w:tcW w:w="3328" w:type="dxa"/>
          </w:tcPr>
          <w:p w14:paraId="00C1F620" w14:textId="097007A5" w:rsidR="00B50638" w:rsidRPr="003A0AD8" w:rsidRDefault="009F33A8" w:rsidP="00A5432B">
            <w:pPr>
              <w:rPr>
                <w:b/>
                <w:bCs/>
              </w:rPr>
            </w:pPr>
            <w:r w:rsidRPr="003A0AD8">
              <w:rPr>
                <w:b/>
                <w:bCs/>
              </w:rPr>
              <w:t>Benutzbarkeit</w:t>
            </w:r>
          </w:p>
          <w:p w14:paraId="2C0BD4A3" w14:textId="23E1BD5C" w:rsidR="00B50638" w:rsidRPr="003A0AD8" w:rsidRDefault="009F33A8">
            <w:pPr>
              <w:pStyle w:val="ListParagraph"/>
              <w:numPr>
                <w:ilvl w:val="0"/>
                <w:numId w:val="13"/>
              </w:numPr>
              <w:spacing w:line="259" w:lineRule="auto"/>
              <w:rPr>
                <w:bCs/>
              </w:rPr>
            </w:pPr>
            <w:r w:rsidRPr="003A0AD8">
              <w:rPr>
                <w:bCs/>
              </w:rPr>
              <w:t>Bedienbarkeit</w:t>
            </w:r>
          </w:p>
        </w:tc>
        <w:tc>
          <w:tcPr>
            <w:tcW w:w="5062" w:type="dxa"/>
          </w:tcPr>
          <w:p w14:paraId="3F18EF39" w14:textId="1B9594C6" w:rsidR="00B50638" w:rsidRPr="003A0AD8" w:rsidRDefault="00B50638" w:rsidP="00A5432B">
            <w:r w:rsidRPr="003A0AD8">
              <w:t>Das System soll de</w:t>
            </w:r>
            <w:r w:rsidR="00413298" w:rsidRPr="003A0AD8">
              <w:t>n</w:t>
            </w:r>
            <w:r w:rsidRPr="003A0AD8">
              <w:t xml:space="preserve"> Mitarbeiter auf der Baustelle unterstützen. Jede Interaktion mit der Applikation muss effizient und einfach erledigt werden können.</w:t>
            </w:r>
            <w:r w:rsidR="009F33A8" w:rsidRPr="003A0AD8">
              <w:t xml:space="preserve"> Systemprozesse sollen den Benutzer nicht blockieren.</w:t>
            </w:r>
          </w:p>
          <w:p w14:paraId="618995C1" w14:textId="77777777" w:rsidR="009F33A8" w:rsidRPr="003A0AD8" w:rsidRDefault="009F33A8" w:rsidP="00A5432B"/>
          <w:p w14:paraId="5CE92EBB" w14:textId="6B148864" w:rsidR="009F33A8" w:rsidRPr="003A0AD8" w:rsidRDefault="009F33A8" w:rsidP="00A5432B">
            <w:r w:rsidRPr="003A0AD8">
              <w:t>Wenn das System auf die Antwort eines Prozesses warten MUSS, dann ist dies dem Benutzer transparent darzustellen.</w:t>
            </w:r>
          </w:p>
        </w:tc>
      </w:tr>
    </w:tbl>
    <w:p w14:paraId="6F26177C" w14:textId="36D67728" w:rsidR="00D21C82" w:rsidRPr="003A0AD8" w:rsidRDefault="00D21C82" w:rsidP="00D21C82">
      <w:pPr>
        <w:pStyle w:val="Heading3"/>
      </w:pPr>
      <w:bookmarkStart w:id="98" w:name="_Toc192418303"/>
      <w:r w:rsidRPr="003A0AD8">
        <w:t>Stakeholder</w:t>
      </w:r>
      <w:bookmarkEnd w:id="98"/>
    </w:p>
    <w:p w14:paraId="44B691E1" w14:textId="59018088" w:rsidR="00B50638" w:rsidRPr="003A0AD8" w:rsidRDefault="00B50638" w:rsidP="00B50638">
      <w:r w:rsidRPr="003A0AD8">
        <w:t>In der folgenden Tabelle werden die Stakeholder de</w:t>
      </w:r>
      <w:r w:rsidR="009D5E87" w:rsidRPr="003A0AD8">
        <w:t>s MVPs aufgelistet und beschrieben.</w:t>
      </w:r>
    </w:p>
    <w:p w14:paraId="0792AEE5" w14:textId="22ED6B5C" w:rsidR="009D5E87" w:rsidRPr="003A0AD8" w:rsidRDefault="009D5E87" w:rsidP="009D5E87">
      <w:pPr>
        <w:pStyle w:val="Caption"/>
        <w:keepNext/>
      </w:pPr>
      <w:bookmarkStart w:id="99" w:name="_Toc192418397"/>
      <w:r w:rsidRPr="003A0AD8">
        <w:t xml:space="preserve">Tabelle </w:t>
      </w:r>
      <w:fldSimple w:instr=" SEQ Tabelle \* ARABIC ">
        <w:r w:rsidR="00DA5AC4" w:rsidRPr="003A0AD8">
          <w:rPr>
            <w:noProof/>
          </w:rPr>
          <w:t>9</w:t>
        </w:r>
      </w:fldSimple>
      <w:r w:rsidRPr="003A0AD8">
        <w:t xml:space="preserve"> Stakeholder des </w:t>
      </w:r>
      <w:r w:rsidR="00DA5F0E" w:rsidRPr="003A0AD8">
        <w:t>«</w:t>
      </w:r>
      <w:r w:rsidRPr="003A0AD8">
        <w:t>Baustellen App</w:t>
      </w:r>
      <w:r w:rsidR="00DA5F0E" w:rsidRPr="003A0AD8">
        <w:t>»</w:t>
      </w:r>
      <w:r w:rsidRPr="003A0AD8">
        <w:t xml:space="preserve"> MVPs</w:t>
      </w:r>
      <w:bookmarkEnd w:id="99"/>
    </w:p>
    <w:tbl>
      <w:tblPr>
        <w:tblStyle w:val="TabelleBFH2"/>
        <w:tblW w:w="4257" w:type="pct"/>
        <w:tblLook w:val="0020" w:firstRow="1" w:lastRow="0" w:firstColumn="0" w:lastColumn="0" w:noHBand="0" w:noVBand="0"/>
      </w:tblPr>
      <w:tblGrid>
        <w:gridCol w:w="1825"/>
        <w:gridCol w:w="6235"/>
      </w:tblGrid>
      <w:tr w:rsidR="00127827" w:rsidRPr="003A0AD8"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3A0AD8" w:rsidRDefault="009D5E87" w:rsidP="009D5E87">
            <w:r w:rsidRPr="003A0AD8">
              <w:t>Wer</w:t>
            </w:r>
          </w:p>
        </w:tc>
        <w:tc>
          <w:tcPr>
            <w:tcW w:w="0" w:type="auto"/>
          </w:tcPr>
          <w:p w14:paraId="00162971" w14:textId="26AD892C" w:rsidR="009D5E87" w:rsidRPr="003A0AD8" w:rsidRDefault="009D5E87" w:rsidP="009D5E87">
            <w:r w:rsidRPr="003A0AD8">
              <w:t>Interesse, Bezug</w:t>
            </w:r>
          </w:p>
        </w:tc>
      </w:tr>
      <w:tr w:rsidR="00127827" w:rsidRPr="003A0AD8" w14:paraId="2E2F7388" w14:textId="77777777" w:rsidTr="009D5E87">
        <w:tc>
          <w:tcPr>
            <w:tcW w:w="0" w:type="auto"/>
          </w:tcPr>
          <w:p w14:paraId="62797693" w14:textId="0D999786" w:rsidR="009D5E87" w:rsidRPr="003A0AD8" w:rsidRDefault="009D5E87" w:rsidP="009D5E87">
            <w:commentRangeStart w:id="100"/>
            <w:r w:rsidRPr="003A0AD8">
              <w:t xml:space="preserve">Mitarbeiter </w:t>
            </w:r>
            <w:commentRangeEnd w:id="100"/>
            <w:r w:rsidR="00413298" w:rsidRPr="003A0AD8">
              <w:rPr>
                <w:rStyle w:val="CommentReference"/>
              </w:rPr>
              <w:commentReference w:id="100"/>
            </w:r>
            <w:r w:rsidRPr="003A0AD8">
              <w:t>auf der Baustelle</w:t>
            </w:r>
          </w:p>
        </w:tc>
        <w:tc>
          <w:tcPr>
            <w:tcW w:w="0" w:type="auto"/>
          </w:tcPr>
          <w:p w14:paraId="4D219D19" w14:textId="50F841EA" w:rsidR="009D5E87" w:rsidRPr="003A0AD8" w:rsidRDefault="009D5E87" w:rsidP="009D5E87">
            <w:r w:rsidRPr="003A0AD8">
              <w:t xml:space="preserve">Will schnell und immer auf Projektdaten zugreifen und Notizen sehen und erfassen können. Erwartet Zugriff auf Funktionen und Daten </w:t>
            </w:r>
            <w:r w:rsidR="00232916" w:rsidRPr="003A0AD8">
              <w:t>via mobiles Endgerät</w:t>
            </w:r>
            <w:r w:rsidRPr="003A0AD8">
              <w:t>.</w:t>
            </w:r>
          </w:p>
          <w:p w14:paraId="1D94B87A" w14:textId="77777777" w:rsidR="009D5E87" w:rsidRPr="003A0AD8" w:rsidRDefault="009D5E87">
            <w:pPr>
              <w:pStyle w:val="ListParagraph"/>
              <w:numPr>
                <w:ilvl w:val="0"/>
                <w:numId w:val="14"/>
              </w:numPr>
              <w:spacing w:after="160" w:line="259" w:lineRule="auto"/>
            </w:pPr>
            <w:r w:rsidRPr="003A0AD8">
              <w:t>Kann alle Projekte betrachten</w:t>
            </w:r>
          </w:p>
          <w:p w14:paraId="09E68798" w14:textId="77777777" w:rsidR="009D5E87" w:rsidRPr="003A0AD8" w:rsidRDefault="009D5E87">
            <w:pPr>
              <w:pStyle w:val="ListParagraph"/>
              <w:numPr>
                <w:ilvl w:val="0"/>
                <w:numId w:val="14"/>
              </w:numPr>
              <w:spacing w:after="160" w:line="259" w:lineRule="auto"/>
            </w:pPr>
            <w:r w:rsidRPr="003A0AD8">
              <w:t>Kann in allen Projekten Notizen erfassen</w:t>
            </w:r>
          </w:p>
          <w:p w14:paraId="528F3301" w14:textId="77777777" w:rsidR="009D5E87" w:rsidRPr="003A0AD8" w:rsidRDefault="009D5E87">
            <w:pPr>
              <w:pStyle w:val="ListParagraph"/>
              <w:numPr>
                <w:ilvl w:val="0"/>
                <w:numId w:val="14"/>
              </w:numPr>
              <w:spacing w:after="160" w:line="259" w:lineRule="auto"/>
            </w:pPr>
            <w:r w:rsidRPr="003A0AD8">
              <w:t>Kann Dokumente abfragen</w:t>
            </w:r>
          </w:p>
          <w:p w14:paraId="2D97A8B2" w14:textId="59766750" w:rsidR="009D5E87" w:rsidRPr="003A0AD8" w:rsidRDefault="009D5E87">
            <w:pPr>
              <w:pStyle w:val="ListParagraph"/>
              <w:numPr>
                <w:ilvl w:val="0"/>
                <w:numId w:val="14"/>
              </w:numPr>
              <w:spacing w:after="160" w:line="259" w:lineRule="auto"/>
            </w:pPr>
            <w:r w:rsidRPr="003A0AD8">
              <w:t xml:space="preserve">Kann Bilder aufnehmen und in Notizen </w:t>
            </w:r>
            <w:r w:rsidR="00232916" w:rsidRPr="003A0AD8">
              <w:t>a</w:t>
            </w:r>
            <w:r w:rsidRPr="003A0AD8">
              <w:t>blegen</w:t>
            </w:r>
          </w:p>
        </w:tc>
      </w:tr>
      <w:tr w:rsidR="00127827" w:rsidRPr="003A0AD8" w14:paraId="506D2E9C" w14:textId="77777777" w:rsidTr="009D5E87">
        <w:tc>
          <w:tcPr>
            <w:tcW w:w="0" w:type="auto"/>
          </w:tcPr>
          <w:p w14:paraId="4732D1DF" w14:textId="12BBDFB7" w:rsidR="009D5E87" w:rsidRPr="003A0AD8" w:rsidRDefault="009D5E87" w:rsidP="009D5E87">
            <w:r w:rsidRPr="003A0AD8">
              <w:t xml:space="preserve">Projektleiter </w:t>
            </w:r>
          </w:p>
        </w:tc>
        <w:tc>
          <w:tcPr>
            <w:tcW w:w="0" w:type="auto"/>
          </w:tcPr>
          <w:p w14:paraId="7CDDACE5" w14:textId="5A91FFB6" w:rsidR="009D5E87" w:rsidRPr="003A0AD8" w:rsidRDefault="009D5E87" w:rsidP="009D5E87">
            <w:r w:rsidRPr="003A0AD8">
              <w:t>Muss auf die Projektdaten zugreifen können</w:t>
            </w:r>
            <w:r w:rsidR="00232916" w:rsidRPr="003A0AD8">
              <w:t>,</w:t>
            </w:r>
            <w:r w:rsidRPr="003A0AD8">
              <w:t xml:space="preserve"> </w:t>
            </w:r>
            <w:r w:rsidR="00232916" w:rsidRPr="003A0AD8">
              <w:t>s</w:t>
            </w:r>
            <w:r w:rsidRPr="003A0AD8">
              <w:t xml:space="preserve">owohl im Backoffice wie auch auf der Baustelle. </w:t>
            </w:r>
            <w:r w:rsidR="00127827" w:rsidRPr="003A0AD8">
              <w:t>Will Projekte primär am Desktop administrieren. Will Projektdaten auf der Baustelle mit einem mobilen Endgerät betrachten.</w:t>
            </w:r>
          </w:p>
          <w:p w14:paraId="20ED96F4" w14:textId="77777777" w:rsidR="00127827" w:rsidRPr="003A0AD8" w:rsidRDefault="00127827">
            <w:pPr>
              <w:pStyle w:val="ListParagraph"/>
              <w:numPr>
                <w:ilvl w:val="0"/>
                <w:numId w:val="15"/>
              </w:numPr>
              <w:spacing w:after="160" w:line="259" w:lineRule="auto"/>
            </w:pPr>
            <w:r w:rsidRPr="003A0AD8">
              <w:t>Kann Projekte erstellen</w:t>
            </w:r>
          </w:p>
          <w:p w14:paraId="55C4DD3D" w14:textId="77777777" w:rsidR="00127827" w:rsidRPr="003A0AD8" w:rsidRDefault="00127827">
            <w:pPr>
              <w:pStyle w:val="ListParagraph"/>
              <w:numPr>
                <w:ilvl w:val="0"/>
                <w:numId w:val="15"/>
              </w:numPr>
              <w:spacing w:after="160" w:line="259" w:lineRule="auto"/>
            </w:pPr>
            <w:r w:rsidRPr="003A0AD8">
              <w:lastRenderedPageBreak/>
              <w:t xml:space="preserve">Kann </w:t>
            </w:r>
            <w:r w:rsidRPr="003A0AD8">
              <w:rPr>
                <w:b/>
              </w:rPr>
              <w:t>seine</w:t>
            </w:r>
            <w:r w:rsidRPr="003A0AD8">
              <w:t xml:space="preserve"> Projekte bearbeiten</w:t>
            </w:r>
          </w:p>
          <w:p w14:paraId="3632A83E" w14:textId="7626E362" w:rsidR="00127827" w:rsidRPr="003A0AD8" w:rsidRDefault="00127827">
            <w:pPr>
              <w:pStyle w:val="ListParagraph"/>
              <w:numPr>
                <w:ilvl w:val="0"/>
                <w:numId w:val="15"/>
              </w:numPr>
              <w:spacing w:after="160" w:line="259" w:lineRule="auto"/>
            </w:pPr>
            <w:r w:rsidRPr="003A0AD8">
              <w:t>Kann Notizen erfassen</w:t>
            </w:r>
          </w:p>
        </w:tc>
      </w:tr>
      <w:tr w:rsidR="00127827" w:rsidRPr="003A0AD8" w14:paraId="6F482ED7" w14:textId="77777777" w:rsidTr="009D5E87">
        <w:tc>
          <w:tcPr>
            <w:tcW w:w="0" w:type="auto"/>
          </w:tcPr>
          <w:p w14:paraId="07A1F995" w14:textId="09269868" w:rsidR="009D5E87" w:rsidRPr="003A0AD8" w:rsidRDefault="009D5E87" w:rsidP="009D5E87">
            <w:r w:rsidRPr="003A0AD8">
              <w:t>Sachbearbeiter</w:t>
            </w:r>
          </w:p>
        </w:tc>
        <w:tc>
          <w:tcPr>
            <w:tcW w:w="0" w:type="auto"/>
          </w:tcPr>
          <w:p w14:paraId="6DE688DF" w14:textId="77777777" w:rsidR="009D5E87" w:rsidRPr="003A0AD8" w:rsidRDefault="009D5E87" w:rsidP="009D5E87">
            <w:r w:rsidRPr="003A0AD8">
              <w:t>Bearbeitet Projektdaten aus dem Backoffice.</w:t>
            </w:r>
            <w:r w:rsidR="00127827" w:rsidRPr="003A0AD8">
              <w:t xml:space="preserve"> Verwendet primär einen Desktoprechner.</w:t>
            </w:r>
          </w:p>
          <w:p w14:paraId="22DF48D9" w14:textId="77777777" w:rsidR="00127827" w:rsidRPr="003A0AD8" w:rsidRDefault="00127827">
            <w:pPr>
              <w:pStyle w:val="ListParagraph"/>
              <w:numPr>
                <w:ilvl w:val="0"/>
                <w:numId w:val="16"/>
              </w:numPr>
              <w:spacing w:after="160" w:line="259" w:lineRule="auto"/>
            </w:pPr>
            <w:r w:rsidRPr="003A0AD8">
              <w:t>Kann Projekte erstellen</w:t>
            </w:r>
          </w:p>
          <w:p w14:paraId="6AFA73DD" w14:textId="77777777" w:rsidR="00127827" w:rsidRPr="003A0AD8" w:rsidRDefault="00127827">
            <w:pPr>
              <w:pStyle w:val="ListParagraph"/>
              <w:numPr>
                <w:ilvl w:val="0"/>
                <w:numId w:val="16"/>
              </w:numPr>
              <w:spacing w:after="160" w:line="259" w:lineRule="auto"/>
            </w:pPr>
            <w:r w:rsidRPr="003A0AD8">
              <w:t>Kann alle Projekte bearbeiten</w:t>
            </w:r>
          </w:p>
          <w:p w14:paraId="02902781" w14:textId="51096CB2" w:rsidR="00127827" w:rsidRPr="003A0AD8" w:rsidRDefault="00127827">
            <w:pPr>
              <w:pStyle w:val="ListParagraph"/>
              <w:numPr>
                <w:ilvl w:val="0"/>
                <w:numId w:val="16"/>
              </w:numPr>
              <w:spacing w:after="160" w:line="259" w:lineRule="auto"/>
            </w:pPr>
            <w:r w:rsidRPr="003A0AD8">
              <w:t>Kann Notizen erfassen</w:t>
            </w:r>
          </w:p>
        </w:tc>
      </w:tr>
    </w:tbl>
    <w:p w14:paraId="6419603A" w14:textId="1D18BE5D" w:rsidR="009D5E87" w:rsidRPr="003A0AD8" w:rsidRDefault="00F5603C" w:rsidP="00F5603C">
      <w:pPr>
        <w:pStyle w:val="Heading3"/>
      </w:pPr>
      <w:bookmarkStart w:id="101" w:name="_Toc192418304"/>
      <w:r w:rsidRPr="003A0AD8">
        <w:t>Randbedingungen</w:t>
      </w:r>
      <w:bookmarkEnd w:id="101"/>
    </w:p>
    <w:p w14:paraId="53427932" w14:textId="0CD854E7" w:rsidR="00F5603C" w:rsidRPr="003A0AD8" w:rsidRDefault="00F5603C" w:rsidP="00F5603C">
      <w:r w:rsidRPr="003A0AD8">
        <w:t>In der folgenden Tabelle sind die relevanten Randbedingungen beschrieben.</w:t>
      </w:r>
    </w:p>
    <w:p w14:paraId="2F92DC85" w14:textId="36A53F47" w:rsidR="0074273E" w:rsidRPr="003A0AD8" w:rsidRDefault="0074273E" w:rsidP="0074273E">
      <w:pPr>
        <w:pStyle w:val="Caption"/>
        <w:keepNext/>
      </w:pPr>
      <w:bookmarkStart w:id="102" w:name="_Toc192418398"/>
      <w:r w:rsidRPr="003A0AD8">
        <w:t xml:space="preserve">Tabelle </w:t>
      </w:r>
      <w:fldSimple w:instr=" SEQ Tabelle \* ARABIC ">
        <w:r w:rsidR="00DA5AC4" w:rsidRPr="003A0AD8">
          <w:rPr>
            <w:noProof/>
          </w:rPr>
          <w:t>10</w:t>
        </w:r>
      </w:fldSimple>
      <w:r w:rsidRPr="003A0AD8">
        <w:t xml:space="preserve"> Randbedingungen</w:t>
      </w:r>
      <w:bookmarkEnd w:id="102"/>
    </w:p>
    <w:tbl>
      <w:tblPr>
        <w:tblStyle w:val="TabelleBFH2"/>
        <w:tblW w:w="0" w:type="auto"/>
        <w:tblInd w:w="95" w:type="dxa"/>
        <w:tblLook w:val="04A0" w:firstRow="1" w:lastRow="0" w:firstColumn="1" w:lastColumn="0" w:noHBand="0" w:noVBand="1"/>
      </w:tblPr>
      <w:tblGrid>
        <w:gridCol w:w="1039"/>
        <w:gridCol w:w="8323"/>
      </w:tblGrid>
      <w:tr w:rsidR="00F5603C" w:rsidRPr="003A0AD8"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3A0AD8" w:rsidRDefault="00F5603C" w:rsidP="00F5603C">
            <w:r w:rsidRPr="003A0AD8">
              <w:t>Id</w:t>
            </w:r>
          </w:p>
        </w:tc>
        <w:tc>
          <w:tcPr>
            <w:tcW w:w="8323" w:type="dxa"/>
          </w:tcPr>
          <w:p w14:paraId="4A5C5B5F" w14:textId="2B1D2AE9" w:rsidR="00F5603C" w:rsidRPr="003A0AD8" w:rsidRDefault="00F5603C" w:rsidP="00F5603C">
            <w:r w:rsidRPr="003A0AD8">
              <w:t>Randbedingung</w:t>
            </w:r>
          </w:p>
        </w:tc>
      </w:tr>
      <w:tr w:rsidR="00F5603C" w:rsidRPr="003A0AD8" w14:paraId="55A3EE1E" w14:textId="77777777" w:rsidTr="00F5603C">
        <w:tc>
          <w:tcPr>
            <w:tcW w:w="1039" w:type="dxa"/>
          </w:tcPr>
          <w:p w14:paraId="519F40A0" w14:textId="1812775B" w:rsidR="00F5603C" w:rsidRPr="003A0AD8" w:rsidRDefault="00F5603C" w:rsidP="00F5603C">
            <w:r w:rsidRPr="003A0AD8">
              <w:t>RB001</w:t>
            </w:r>
          </w:p>
        </w:tc>
        <w:tc>
          <w:tcPr>
            <w:tcW w:w="8323" w:type="dxa"/>
          </w:tcPr>
          <w:p w14:paraId="657F09B2" w14:textId="2C449B21" w:rsidR="0074273E" w:rsidRPr="003A0AD8" w:rsidRDefault="00F5603C" w:rsidP="00F5603C">
            <w:r w:rsidRPr="003A0AD8">
              <w:t>Der MVP muss mobile Endgeräte mit Betriebs</w:t>
            </w:r>
            <w:r w:rsidR="00232916" w:rsidRPr="003A0AD8">
              <w:t>s</w:t>
            </w:r>
            <w:r w:rsidRPr="003A0AD8">
              <w:t xml:space="preserve">ystem </w:t>
            </w:r>
            <w:r w:rsidR="0074273E" w:rsidRPr="003A0AD8">
              <w:t xml:space="preserve">ab </w:t>
            </w:r>
            <w:r w:rsidRPr="003A0AD8">
              <w:t>iOS</w:t>
            </w:r>
            <w:r w:rsidR="0074273E" w:rsidRPr="003A0AD8">
              <w:t xml:space="preserve"> Version</w:t>
            </w:r>
            <w:r w:rsidRPr="003A0AD8">
              <w:t xml:space="preserve"> </w:t>
            </w:r>
            <w:r w:rsidR="0074273E" w:rsidRPr="003A0AD8">
              <w:t>16</w:t>
            </w:r>
            <w:r w:rsidRPr="003A0AD8">
              <w:t xml:space="preserve"> und Android</w:t>
            </w:r>
            <w:r w:rsidR="0074273E" w:rsidRPr="003A0AD8">
              <w:t xml:space="preserve"> Version</w:t>
            </w:r>
            <w:r w:rsidRPr="003A0AD8">
              <w:t xml:space="preserve"> </w:t>
            </w:r>
            <w:r w:rsidR="0074273E" w:rsidRPr="003A0AD8">
              <w:t>12 kompatibel sein.</w:t>
            </w:r>
          </w:p>
        </w:tc>
      </w:tr>
      <w:tr w:rsidR="0074273E" w:rsidRPr="003A0AD8" w14:paraId="3D76C466" w14:textId="77777777" w:rsidTr="00F5603C">
        <w:tc>
          <w:tcPr>
            <w:tcW w:w="1039" w:type="dxa"/>
          </w:tcPr>
          <w:p w14:paraId="1D4D3953" w14:textId="2C772D12" w:rsidR="0074273E" w:rsidRPr="003A0AD8" w:rsidRDefault="0074273E" w:rsidP="00F5603C">
            <w:r w:rsidRPr="003A0AD8">
              <w:t>RB002</w:t>
            </w:r>
          </w:p>
        </w:tc>
        <w:tc>
          <w:tcPr>
            <w:tcW w:w="8323" w:type="dxa"/>
          </w:tcPr>
          <w:p w14:paraId="369CEE82" w14:textId="0D47698D" w:rsidR="0074273E" w:rsidRPr="003A0AD8" w:rsidRDefault="0074273E" w:rsidP="00F5603C">
            <w:r w:rsidRPr="003A0AD8">
              <w:t>Für die Umsetzung müssen Microsoft Technologien wie ASP.NET und C# verwendet werden.</w:t>
            </w:r>
          </w:p>
        </w:tc>
      </w:tr>
      <w:tr w:rsidR="0074273E" w:rsidRPr="003A0AD8" w14:paraId="21CB3F48" w14:textId="77777777" w:rsidTr="00F5603C">
        <w:tc>
          <w:tcPr>
            <w:tcW w:w="1039" w:type="dxa"/>
          </w:tcPr>
          <w:p w14:paraId="7AEABE4C" w14:textId="0B0F5CB9" w:rsidR="0074273E" w:rsidRPr="003A0AD8" w:rsidRDefault="0074273E" w:rsidP="00F5603C">
            <w:r w:rsidRPr="003A0AD8">
              <w:t>RB003</w:t>
            </w:r>
          </w:p>
        </w:tc>
        <w:tc>
          <w:tcPr>
            <w:tcW w:w="8323" w:type="dxa"/>
          </w:tcPr>
          <w:p w14:paraId="1A935908" w14:textId="692BBB00" w:rsidR="0074273E" w:rsidRPr="003A0AD8" w:rsidRDefault="0074273E" w:rsidP="00F5603C">
            <w:r w:rsidRPr="003A0AD8">
              <w:t xml:space="preserve">Als Plattform für die </w:t>
            </w:r>
            <w:r w:rsidR="00232916" w:rsidRPr="003A0AD8">
              <w:t>«</w:t>
            </w:r>
            <w:r w:rsidRPr="003A0AD8">
              <w:t>Baustellen App</w:t>
            </w:r>
            <w:r w:rsidR="00232916" w:rsidRPr="003A0AD8">
              <w:t>»</w:t>
            </w:r>
            <w:r w:rsidRPr="003A0AD8">
              <w:t xml:space="preserve"> soll die Public Cloud von </w:t>
            </w:r>
            <w:r w:rsidR="00232916" w:rsidRPr="003A0AD8">
              <w:t>Microsoft</w:t>
            </w:r>
            <w:r w:rsidRPr="003A0AD8">
              <w:t xml:space="preserve"> «Azure» zum Einsatz kommen.</w:t>
            </w:r>
          </w:p>
        </w:tc>
      </w:tr>
    </w:tbl>
    <w:p w14:paraId="78C31A46" w14:textId="1A8B3C64" w:rsidR="00F5603C" w:rsidRPr="003A0AD8" w:rsidRDefault="0074273E" w:rsidP="0074273E">
      <w:pPr>
        <w:pStyle w:val="Heading3"/>
      </w:pPr>
      <w:bookmarkStart w:id="103" w:name="_Toc192418305"/>
      <w:r w:rsidRPr="003A0AD8">
        <w:t>Kontextabgrenzung</w:t>
      </w:r>
      <w:bookmarkEnd w:id="103"/>
    </w:p>
    <w:p w14:paraId="7B4A6C08" w14:textId="03D0E1FA" w:rsidR="0074273E" w:rsidRPr="003A0AD8" w:rsidRDefault="0074273E" w:rsidP="0074273E">
      <w:r w:rsidRPr="003A0AD8">
        <w:t xml:space="preserve">Im folgenden Abschnitt wird der Kontext der </w:t>
      </w:r>
      <w:r w:rsidR="00232916" w:rsidRPr="003A0AD8">
        <w:t>«</w:t>
      </w:r>
      <w:r w:rsidRPr="003A0AD8">
        <w:t>Baustellen App</w:t>
      </w:r>
      <w:r w:rsidR="00232916" w:rsidRPr="003A0AD8">
        <w:t>»</w:t>
      </w:r>
      <w:r w:rsidRPr="003A0AD8">
        <w:t xml:space="preserve"> als Blackbox </w:t>
      </w:r>
      <w:r w:rsidR="003F1551" w:rsidRPr="003A0AD8">
        <w:t>dargestellt</w:t>
      </w:r>
      <w:r w:rsidRPr="003A0AD8">
        <w:t xml:space="preserve"> und </w:t>
      </w:r>
      <w:r w:rsidR="00232916" w:rsidRPr="003A0AD8">
        <w:t>b</w:t>
      </w:r>
      <w:r w:rsidRPr="003A0AD8">
        <w:t>eschrieben.</w:t>
      </w:r>
    </w:p>
    <w:p w14:paraId="7130ED52" w14:textId="1020CDD8" w:rsidR="0074273E" w:rsidRPr="003A0AD8" w:rsidRDefault="0074273E" w:rsidP="0074273E">
      <w:pPr>
        <w:pStyle w:val="Heading4"/>
      </w:pPr>
      <w:r w:rsidRPr="003A0AD8">
        <w:t>Fachlicher Kontext (</w:t>
      </w:r>
      <w:r w:rsidR="00DA5F0E" w:rsidRPr="003A0AD8">
        <w:t>«</w:t>
      </w:r>
      <w:r w:rsidR="003F1551" w:rsidRPr="003A0AD8">
        <w:t>Baustellen App</w:t>
      </w:r>
      <w:r w:rsidR="00DA5F0E" w:rsidRPr="003A0AD8">
        <w:t>»</w:t>
      </w:r>
      <w:r w:rsidR="003F1551" w:rsidRPr="003A0AD8">
        <w:t xml:space="preserve"> als </w:t>
      </w:r>
      <w:r w:rsidRPr="003A0AD8">
        <w:t>Blackbox)</w:t>
      </w:r>
    </w:p>
    <w:p w14:paraId="1F7099E0" w14:textId="77777777" w:rsidR="007262E8" w:rsidRPr="003A0AD8" w:rsidRDefault="0016528C" w:rsidP="007262E8">
      <w:pPr>
        <w:keepNext/>
      </w:pPr>
      <w:r w:rsidRPr="003A0AD8">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499FDDC5" w:rsidR="0074273E" w:rsidRPr="003A0AD8" w:rsidRDefault="007262E8" w:rsidP="007262E8">
      <w:pPr>
        <w:pStyle w:val="Caption"/>
      </w:pPr>
      <w:bookmarkStart w:id="104" w:name="_Toc192418351"/>
      <w:r w:rsidRPr="003A0AD8">
        <w:t xml:space="preserve">Abbildung </w:t>
      </w:r>
      <w:fldSimple w:instr=" SEQ Abbildung \* ARABIC ">
        <w:r w:rsidR="00DA5AC4" w:rsidRPr="003A0AD8">
          <w:rPr>
            <w:noProof/>
          </w:rPr>
          <w:t>16</w:t>
        </w:r>
      </w:fldSimple>
      <w:r w:rsidRPr="003A0AD8">
        <w:t xml:space="preserve"> Fachlicher Kontext</w:t>
      </w:r>
      <w:bookmarkEnd w:id="104"/>
    </w:p>
    <w:p w14:paraId="5365C664" w14:textId="624EC42A" w:rsidR="00FC4365" w:rsidRPr="003A0AD8" w:rsidRDefault="00FC4365" w:rsidP="00FC4365">
      <w:r w:rsidRPr="003A0AD8">
        <w:t xml:space="preserve">In der </w:t>
      </w:r>
      <w:r w:rsidR="00232916" w:rsidRPr="003A0AD8">
        <w:t>folgenden</w:t>
      </w:r>
      <w:r w:rsidRPr="003A0AD8">
        <w:t xml:space="preserve"> Tabelle werden die Akteure und externen Systeme beschrieben.</w:t>
      </w:r>
    </w:p>
    <w:p w14:paraId="7E0EC1D1" w14:textId="7A3F1514" w:rsidR="00FC4365" w:rsidRPr="003A0AD8" w:rsidRDefault="00FC4365" w:rsidP="00FC4365">
      <w:pPr>
        <w:pStyle w:val="Caption"/>
        <w:keepNext/>
      </w:pPr>
      <w:bookmarkStart w:id="105" w:name="_Toc192418399"/>
      <w:r w:rsidRPr="003A0AD8">
        <w:lastRenderedPageBreak/>
        <w:t xml:space="preserve">Tabelle </w:t>
      </w:r>
      <w:fldSimple w:instr=" SEQ Tabelle \* ARABIC ">
        <w:r w:rsidR="00DA5AC4" w:rsidRPr="003A0AD8">
          <w:rPr>
            <w:noProof/>
          </w:rPr>
          <w:t>11</w:t>
        </w:r>
      </w:fldSimple>
      <w:r w:rsidRPr="003A0AD8">
        <w:t xml:space="preserve"> Akteure und System</w:t>
      </w:r>
      <w:r w:rsidR="00232916" w:rsidRPr="003A0AD8">
        <w:t>e</w:t>
      </w:r>
      <w:r w:rsidRPr="003A0AD8">
        <w:t xml:space="preserve"> im Kontext der </w:t>
      </w:r>
      <w:r w:rsidR="00232916" w:rsidRPr="003A0AD8">
        <w:t>«</w:t>
      </w:r>
      <w:r w:rsidRPr="003A0AD8">
        <w:t>Baustellen App</w:t>
      </w:r>
      <w:r w:rsidR="00232916" w:rsidRPr="003A0AD8">
        <w:t>»</w:t>
      </w:r>
      <w:bookmarkEnd w:id="105"/>
    </w:p>
    <w:tbl>
      <w:tblPr>
        <w:tblStyle w:val="TabelleBFH2"/>
        <w:tblW w:w="9408" w:type="dxa"/>
        <w:tblInd w:w="90" w:type="dxa"/>
        <w:tblLook w:val="04A0" w:firstRow="1" w:lastRow="0" w:firstColumn="1" w:lastColumn="0" w:noHBand="0" w:noVBand="1"/>
      </w:tblPr>
      <w:tblGrid>
        <w:gridCol w:w="2037"/>
        <w:gridCol w:w="7371"/>
      </w:tblGrid>
      <w:tr w:rsidR="007262E8" w:rsidRPr="003A0AD8"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3A0AD8" w:rsidRDefault="007262E8" w:rsidP="007262E8">
            <w:r w:rsidRPr="003A0AD8">
              <w:t>Aktor/System</w:t>
            </w:r>
          </w:p>
        </w:tc>
        <w:tc>
          <w:tcPr>
            <w:tcW w:w="7371" w:type="dxa"/>
          </w:tcPr>
          <w:p w14:paraId="52DA83F6" w14:textId="77777777" w:rsidR="007262E8" w:rsidRPr="003A0AD8" w:rsidRDefault="007262E8" w:rsidP="007262E8">
            <w:r w:rsidRPr="003A0AD8">
              <w:t>Beschreibung</w:t>
            </w:r>
          </w:p>
        </w:tc>
      </w:tr>
      <w:tr w:rsidR="007262E8" w:rsidRPr="003A0AD8" w14:paraId="56ED0888" w14:textId="77777777" w:rsidTr="007262E8">
        <w:tc>
          <w:tcPr>
            <w:tcW w:w="2037" w:type="dxa"/>
          </w:tcPr>
          <w:p w14:paraId="7DD1F3AD" w14:textId="77777777" w:rsidR="007262E8" w:rsidRPr="003A0AD8" w:rsidRDefault="007262E8" w:rsidP="007262E8">
            <w:r w:rsidRPr="003A0AD8">
              <w:t>Projektleiter</w:t>
            </w:r>
          </w:p>
        </w:tc>
        <w:tc>
          <w:tcPr>
            <w:tcW w:w="7371" w:type="dxa"/>
          </w:tcPr>
          <w:p w14:paraId="62544BCE" w14:textId="2E9A9365" w:rsidR="007262E8" w:rsidRPr="003A0AD8" w:rsidRDefault="007262E8" w:rsidP="007262E8">
            <w:r w:rsidRPr="003A0AD8">
              <w:t xml:space="preserve">Der Projektleiter ist </w:t>
            </w:r>
            <w:r w:rsidR="00232916" w:rsidRPr="003A0AD8">
              <w:t>verantwortlich</w:t>
            </w:r>
            <w:r w:rsidRPr="003A0AD8">
              <w:t xml:space="preserve"> für d</w:t>
            </w:r>
            <w:r w:rsidR="00A44A54" w:rsidRPr="003A0AD8">
              <w:t xml:space="preserve">as </w:t>
            </w:r>
            <w:r w:rsidR="00232916" w:rsidRPr="003A0AD8">
              <w:t>Management</w:t>
            </w:r>
            <w:r w:rsidR="00A44A54" w:rsidRPr="003A0AD8">
              <w:t xml:space="preserve"> </w:t>
            </w:r>
            <w:r w:rsidRPr="003A0AD8">
              <w:t xml:space="preserve">der Projekte der Helion AG. Er kann die </w:t>
            </w:r>
            <w:r w:rsidR="00232916" w:rsidRPr="003A0AD8">
              <w:t>i</w:t>
            </w:r>
            <w:r w:rsidRPr="003A0AD8">
              <w:t>hm zugewiesenen Projekte bearbeiten.</w:t>
            </w:r>
          </w:p>
        </w:tc>
      </w:tr>
      <w:tr w:rsidR="007262E8" w:rsidRPr="003A0AD8" w14:paraId="423FB31E" w14:textId="77777777" w:rsidTr="007262E8">
        <w:tc>
          <w:tcPr>
            <w:tcW w:w="2037" w:type="dxa"/>
          </w:tcPr>
          <w:p w14:paraId="5E6D3C6B" w14:textId="77777777" w:rsidR="007262E8" w:rsidRPr="003A0AD8" w:rsidRDefault="007262E8" w:rsidP="007262E8">
            <w:r w:rsidRPr="003A0AD8">
              <w:t>Sachbearbeiter</w:t>
            </w:r>
          </w:p>
        </w:tc>
        <w:tc>
          <w:tcPr>
            <w:tcW w:w="7371" w:type="dxa"/>
          </w:tcPr>
          <w:p w14:paraId="01D778BE" w14:textId="34EF2B33" w:rsidR="007262E8" w:rsidRPr="003A0AD8" w:rsidRDefault="007262E8" w:rsidP="007262E8">
            <w:r w:rsidRPr="003A0AD8">
              <w:t xml:space="preserve">Der Sachbearbeiter ist im Backoffice der Helion AG tätig und kann alle Projekte betrachten und bearbeiten. Er </w:t>
            </w:r>
            <w:r w:rsidR="00A44A54" w:rsidRPr="003A0AD8">
              <w:t>mutiert Projektdaten auf Anweisung</w:t>
            </w:r>
            <w:r w:rsidR="00232916" w:rsidRPr="003A0AD8">
              <w:t xml:space="preserve"> des Projektleiters</w:t>
            </w:r>
            <w:r w:rsidR="00A44A54" w:rsidRPr="003A0AD8">
              <w:t xml:space="preserve"> und führt im Rahmen der </w:t>
            </w:r>
            <w:r w:rsidR="00232916" w:rsidRPr="003A0AD8">
              <w:t>BackOffice Tätigkeit</w:t>
            </w:r>
            <w:r w:rsidR="00A44A54" w:rsidRPr="003A0AD8">
              <w:t xml:space="preserve"> nötige Prozessschritte in der </w:t>
            </w:r>
            <w:r w:rsidR="00232916" w:rsidRPr="003A0AD8">
              <w:t>«</w:t>
            </w:r>
            <w:r w:rsidR="00A44A54" w:rsidRPr="003A0AD8">
              <w:t>Baustellen App</w:t>
            </w:r>
            <w:r w:rsidR="00232916" w:rsidRPr="003A0AD8">
              <w:t>»</w:t>
            </w:r>
            <w:r w:rsidR="00A44A54" w:rsidRPr="003A0AD8">
              <w:t xml:space="preserve"> aus.</w:t>
            </w:r>
          </w:p>
        </w:tc>
      </w:tr>
      <w:tr w:rsidR="007262E8" w:rsidRPr="003A0AD8" w14:paraId="5FCC05C0" w14:textId="77777777" w:rsidTr="007262E8">
        <w:tc>
          <w:tcPr>
            <w:tcW w:w="2037" w:type="dxa"/>
          </w:tcPr>
          <w:p w14:paraId="20C7522E" w14:textId="77777777" w:rsidR="007262E8" w:rsidRPr="003A0AD8" w:rsidRDefault="007262E8" w:rsidP="007262E8">
            <w:r w:rsidRPr="003A0AD8">
              <w:t>Mitarbeiter auf der Baustelle</w:t>
            </w:r>
          </w:p>
        </w:tc>
        <w:tc>
          <w:tcPr>
            <w:tcW w:w="7371" w:type="dxa"/>
          </w:tcPr>
          <w:p w14:paraId="724F1B02" w14:textId="16F98FA4" w:rsidR="007262E8" w:rsidRPr="003A0AD8" w:rsidRDefault="00A44A54" w:rsidP="007262E8">
            <w:r w:rsidRPr="003A0AD8">
              <w:t xml:space="preserve">Der Mitarbeiter auf der Baustelle ist für die Umsetzung der Projekte auf der Baustelle zuständig. </w:t>
            </w:r>
            <w:r w:rsidR="003F1551" w:rsidRPr="003A0AD8">
              <w:t>Er erfasst Fehler in der Logistik in der «Logistik Power App»</w:t>
            </w:r>
            <w:r w:rsidRPr="003A0AD8">
              <w:t xml:space="preserve"> und nimmt Anlagen gemäss Protokoll in Betrieb.</w:t>
            </w:r>
          </w:p>
        </w:tc>
      </w:tr>
      <w:tr w:rsidR="00A44A54" w:rsidRPr="003A0AD8" w14:paraId="3BF90F84" w14:textId="77777777" w:rsidTr="007262E8">
        <w:tc>
          <w:tcPr>
            <w:tcW w:w="2037" w:type="dxa"/>
          </w:tcPr>
          <w:p w14:paraId="11121FDF" w14:textId="4513AC37" w:rsidR="00A44A54" w:rsidRPr="003A0AD8" w:rsidRDefault="00A44A54" w:rsidP="007262E8">
            <w:r w:rsidRPr="003A0AD8">
              <w:t>MS Teams</w:t>
            </w:r>
          </w:p>
        </w:tc>
        <w:tc>
          <w:tcPr>
            <w:tcW w:w="7371" w:type="dxa"/>
          </w:tcPr>
          <w:p w14:paraId="7F5D5E56" w14:textId="6B3283A8" w:rsidR="00A44A54" w:rsidRPr="003A0AD8" w:rsidRDefault="00A44A54" w:rsidP="007262E8">
            <w:r w:rsidRPr="003A0AD8">
              <w:t xml:space="preserve">Wird für die Kollaboration von Personal und Kunden verwendet. Für das Projekt wichtige Chats und Kanäle können in der </w:t>
            </w:r>
            <w:r w:rsidR="00232916" w:rsidRPr="003A0AD8">
              <w:t>«</w:t>
            </w:r>
            <w:r w:rsidRPr="003A0AD8">
              <w:t>Baustellen App</w:t>
            </w:r>
            <w:r w:rsidR="00232916" w:rsidRPr="003A0AD8">
              <w:t>»</w:t>
            </w:r>
            <w:r w:rsidRPr="003A0AD8">
              <w:t xml:space="preserve"> verlinkt werden.</w:t>
            </w:r>
          </w:p>
        </w:tc>
      </w:tr>
      <w:tr w:rsidR="00A44A54" w:rsidRPr="003A0AD8" w14:paraId="42CFF3C0" w14:textId="77777777" w:rsidTr="007262E8">
        <w:tc>
          <w:tcPr>
            <w:tcW w:w="2037" w:type="dxa"/>
          </w:tcPr>
          <w:p w14:paraId="0C36FA4D" w14:textId="12039BFD" w:rsidR="00A44A54" w:rsidRPr="003A0AD8" w:rsidRDefault="00A44A54" w:rsidP="007262E8">
            <w:r w:rsidRPr="003A0AD8">
              <w:t>MS Sharepoint</w:t>
            </w:r>
          </w:p>
        </w:tc>
        <w:tc>
          <w:tcPr>
            <w:tcW w:w="7371" w:type="dxa"/>
          </w:tcPr>
          <w:p w14:paraId="342D2422" w14:textId="7B5ED8D7" w:rsidR="00A44A54" w:rsidRPr="003A0AD8" w:rsidRDefault="00A44A54" w:rsidP="007262E8">
            <w:r w:rsidRPr="003A0AD8">
              <w:t xml:space="preserve">Sharepoint wird für die Ablage von Dokumenten verwendet. Die </w:t>
            </w:r>
            <w:r w:rsidR="00232916" w:rsidRPr="003A0AD8">
              <w:t>«</w:t>
            </w:r>
            <w:r w:rsidRPr="003A0AD8">
              <w:t xml:space="preserve">Baustellen </w:t>
            </w:r>
            <w:r w:rsidR="00232916" w:rsidRPr="003A0AD8">
              <w:t xml:space="preserve">App» </w:t>
            </w:r>
            <w:r w:rsidRPr="003A0AD8">
              <w:t>verlinkt einerseits auf Dokumente in Sharepoint und legt andererseits Dokumente in Sharepoint ab.</w:t>
            </w:r>
          </w:p>
        </w:tc>
      </w:tr>
      <w:tr w:rsidR="00A44A54" w:rsidRPr="003A0AD8" w14:paraId="41F39731" w14:textId="77777777" w:rsidTr="007262E8">
        <w:tc>
          <w:tcPr>
            <w:tcW w:w="2037" w:type="dxa"/>
          </w:tcPr>
          <w:p w14:paraId="73E92F34" w14:textId="7A6A49CF" w:rsidR="00A44A54" w:rsidRPr="003A0AD8" w:rsidRDefault="006859BC" w:rsidP="007262E8">
            <w:r w:rsidRPr="003A0AD8">
              <w:t>Logistik Power App</w:t>
            </w:r>
          </w:p>
        </w:tc>
        <w:tc>
          <w:tcPr>
            <w:tcW w:w="7371" w:type="dxa"/>
          </w:tcPr>
          <w:p w14:paraId="53C4DA32" w14:textId="1866587D" w:rsidR="00A44A54" w:rsidRPr="003A0AD8" w:rsidRDefault="00A44A54" w:rsidP="007262E8">
            <w:r w:rsidRPr="003A0AD8">
              <w:t>In diesem System werden Materialbestellungen</w:t>
            </w:r>
            <w:r w:rsidR="006859BC" w:rsidRPr="003A0AD8">
              <w:t xml:space="preserve"> für ein Projekt</w:t>
            </w:r>
            <w:r w:rsidRPr="003A0AD8">
              <w:t xml:space="preserve"> abgewickelt.</w:t>
            </w:r>
            <w:r w:rsidR="006859BC" w:rsidRPr="003A0AD8">
              <w:t xml:space="preserve"> Ist die Materialbestellung fehlerhaft, kann dies via «Baustellen App» gemeldet werden.</w:t>
            </w:r>
          </w:p>
        </w:tc>
      </w:tr>
      <w:tr w:rsidR="00A44A54" w:rsidRPr="003A0AD8" w14:paraId="4ECD954B" w14:textId="77777777" w:rsidTr="007262E8">
        <w:tc>
          <w:tcPr>
            <w:tcW w:w="2037" w:type="dxa"/>
          </w:tcPr>
          <w:p w14:paraId="7E72F04E" w14:textId="6FBE2C85" w:rsidR="00A44A54" w:rsidRPr="003A0AD8" w:rsidRDefault="00A44A54" w:rsidP="007262E8">
            <w:r w:rsidRPr="003A0AD8">
              <w:t>CRM – M365</w:t>
            </w:r>
          </w:p>
        </w:tc>
        <w:tc>
          <w:tcPr>
            <w:tcW w:w="7371" w:type="dxa"/>
          </w:tcPr>
          <w:p w14:paraId="1A79D42D" w14:textId="75455689" w:rsidR="00A44A54" w:rsidRPr="003A0AD8" w:rsidRDefault="00A44A54" w:rsidP="007262E8">
            <w:r w:rsidRPr="003A0AD8">
              <w:t>In diesem System</w:t>
            </w:r>
            <w:r w:rsidR="003F1551" w:rsidRPr="003A0AD8">
              <w:t xml:space="preserve"> «CRM-M365»</w:t>
            </w:r>
            <w:r w:rsidRPr="003A0AD8">
              <w:t xml:space="preserve"> werden die Kundendaten der Helion AG verwaltet. Die </w:t>
            </w:r>
            <w:r w:rsidR="00232916" w:rsidRPr="003A0AD8">
              <w:t>«</w:t>
            </w:r>
            <w:r w:rsidRPr="003A0AD8">
              <w:t>Baustellen App</w:t>
            </w:r>
            <w:r w:rsidR="00232916" w:rsidRPr="003A0AD8">
              <w:t>»</w:t>
            </w:r>
            <w:r w:rsidR="003F1551" w:rsidRPr="003A0AD8">
              <w:t xml:space="preserve"> kann </w:t>
            </w:r>
            <w:r w:rsidRPr="003A0AD8">
              <w:t>Kundendaten</w:t>
            </w:r>
            <w:r w:rsidR="003F1551" w:rsidRPr="003A0AD8">
              <w:t xml:space="preserve"> direkt</w:t>
            </w:r>
            <w:r w:rsidRPr="003A0AD8">
              <w:t xml:space="preserve"> aus diesem System</w:t>
            </w:r>
            <w:r w:rsidR="003F1551" w:rsidRPr="003A0AD8">
              <w:t xml:space="preserve"> beziehen</w:t>
            </w:r>
            <w:r w:rsidRPr="003A0AD8">
              <w:t>.</w:t>
            </w:r>
          </w:p>
        </w:tc>
      </w:tr>
    </w:tbl>
    <w:p w14:paraId="5D3BC140" w14:textId="4D48B506" w:rsidR="00825A40" w:rsidRPr="003A0AD8" w:rsidRDefault="00AE7F9C" w:rsidP="00AE7F9C">
      <w:pPr>
        <w:pStyle w:val="Heading3"/>
      </w:pPr>
      <w:bookmarkStart w:id="106" w:name="_Toc192418306"/>
      <w:r w:rsidRPr="003A0AD8">
        <w:t>Lösungsstrategie</w:t>
      </w:r>
      <w:bookmarkEnd w:id="106"/>
    </w:p>
    <w:p w14:paraId="28B4664F" w14:textId="6757A715" w:rsidR="00F66437" w:rsidRPr="003A0AD8" w:rsidRDefault="00F66437" w:rsidP="00F66437">
      <w:r w:rsidRPr="003A0AD8">
        <w:t>In diesem Abschnitt wird die Lösungsstrategie für die «Baustellen App» aufgezeigt</w:t>
      </w:r>
    </w:p>
    <w:p w14:paraId="612C4403" w14:textId="6C3E6510" w:rsidR="00AE7F9C" w:rsidRPr="003A0AD8" w:rsidRDefault="00882F49" w:rsidP="00F66437">
      <w:pPr>
        <w:pStyle w:val="Heading4"/>
      </w:pPr>
      <w:r w:rsidRPr="003A0AD8">
        <w:t>Offline-Verfügbarkeit</w:t>
      </w:r>
    </w:p>
    <w:p w14:paraId="6105EA55" w14:textId="250280D8" w:rsidR="00F66437" w:rsidRPr="003A0AD8" w:rsidRDefault="00F66437" w:rsidP="00F66437">
      <w:r w:rsidRPr="003A0AD8">
        <w:t>Um dem Mitarbeiter auf der Baustelle eine einfache Möglichkeit zu bieten</w:t>
      </w:r>
      <w:r w:rsidR="00882F49" w:rsidRPr="003A0AD8">
        <w:t>,</w:t>
      </w:r>
      <w:r w:rsidRPr="003A0AD8">
        <w:t xml:space="preserve"> auf die Projektdaten zuzugreifen, wird eine native, mobile Applikation erstellt. Dieser mobile Client bietet die Möglichkeit</w:t>
      </w:r>
      <w:r w:rsidR="00882F49" w:rsidRPr="003A0AD8">
        <w:t>,</w:t>
      </w:r>
      <w:r w:rsidRPr="003A0AD8">
        <w:t xml:space="preserve"> die Applikation offline zu nutzen, Daten zu erfassen </w:t>
      </w:r>
      <w:r w:rsidR="00882F49" w:rsidRPr="003A0AD8">
        <w:t xml:space="preserve">sowie </w:t>
      </w:r>
      <w:r w:rsidRPr="003A0AD8">
        <w:t>Bilder zu speichern. Die Datenmanipulationen werden</w:t>
      </w:r>
      <w:r w:rsidR="005F1394" w:rsidRPr="003A0AD8">
        <w:t>,</w:t>
      </w:r>
      <w:r w:rsidRPr="003A0AD8">
        <w:t xml:space="preserve"> </w:t>
      </w:r>
      <w:r w:rsidR="005F1394" w:rsidRPr="003A0AD8">
        <w:t xml:space="preserve">sobald die Konnektivität wiederhergestellt wurde, </w:t>
      </w:r>
      <w:r w:rsidRPr="003A0AD8">
        <w:t>auf dem mobilen Gerät zwischengespeichert und in das Backend synchronisiert.</w:t>
      </w:r>
      <w:r w:rsidR="00691579" w:rsidRPr="003A0AD8">
        <w:t xml:space="preserve"> Damit Projektdaten offline </w:t>
      </w:r>
      <w:r w:rsidR="005F1394" w:rsidRPr="003A0AD8">
        <w:t>verfügbar</w:t>
      </w:r>
      <w:r w:rsidR="00691579" w:rsidRPr="003A0AD8">
        <w:t xml:space="preserve"> werden, erhält der Benutzer die Möglichkeit,</w:t>
      </w:r>
      <w:r w:rsidR="00BE38B8" w:rsidRPr="003A0AD8">
        <w:t xml:space="preserve"> seine</w:t>
      </w:r>
      <w:r w:rsidR="00691579" w:rsidRPr="003A0AD8">
        <w:t xml:space="preserve"> Projekte als «Favoriten» zu markieren. Markierte Projekte werden </w:t>
      </w:r>
      <w:r w:rsidR="005F1394" w:rsidRPr="003A0AD8">
        <w:t>synchronisiert</w:t>
      </w:r>
      <w:r w:rsidR="00691579" w:rsidRPr="003A0AD8">
        <w:t>.</w:t>
      </w:r>
    </w:p>
    <w:p w14:paraId="3B4F4C63" w14:textId="26B085EF" w:rsidR="00F66437" w:rsidRPr="003A0AD8" w:rsidRDefault="00D26F7C" w:rsidP="00D26F7C">
      <w:pPr>
        <w:pStyle w:val="Heading4"/>
      </w:pPr>
      <w:r w:rsidRPr="003A0AD8">
        <w:t>Datensynchronisation</w:t>
      </w:r>
    </w:p>
    <w:p w14:paraId="59FFCDB5" w14:textId="05083901" w:rsidR="00D26F7C" w:rsidRPr="003A0AD8" w:rsidRDefault="00D26F7C" w:rsidP="00D26F7C">
      <w:r w:rsidRPr="003A0AD8">
        <w:t xml:space="preserve">Da hier ein Multi-User System mit verteilten Komponenten und offline Fähigkeit realisiert werden soll, wird an die Synchronisation der Daten besondere </w:t>
      </w:r>
      <w:r w:rsidR="002253FB" w:rsidRPr="003A0AD8">
        <w:t>Anforderungen</w:t>
      </w:r>
      <w:r w:rsidRPr="003A0AD8">
        <w:t xml:space="preserve"> gestellt. Anhand einer Nutzwertanalyse (Kapitel </w:t>
      </w:r>
      <w:r w:rsidRPr="003A0AD8">
        <w:fldChar w:fldCharType="begin"/>
      </w:r>
      <w:r w:rsidRPr="003A0AD8">
        <w:instrText xml:space="preserve"> REF _Ref189387422 \r \h </w:instrText>
      </w:r>
      <w:r w:rsidRPr="003A0AD8">
        <w:fldChar w:fldCharType="separate"/>
      </w:r>
      <w:r w:rsidR="00DA5AC4" w:rsidRPr="003A0AD8">
        <w:t>4.3.11.4</w:t>
      </w:r>
      <w:r w:rsidRPr="003A0AD8">
        <w:fldChar w:fldCharType="end"/>
      </w:r>
      <w:r w:rsidRPr="003A0AD8">
        <w:t xml:space="preserve">) wurde die geeignetste Methode festgestellt. Die gewählte Methode hat die Konsequenz, dass Konflikte anhand der «Last Write Wins» Regel gelöst werden. Diese Entscheidung und </w:t>
      </w:r>
      <w:r w:rsidR="002253FB" w:rsidRPr="003A0AD8">
        <w:t>mitführende</w:t>
      </w:r>
      <w:r w:rsidRPr="003A0AD8">
        <w:t xml:space="preserve"> Konsequenz wurde</w:t>
      </w:r>
      <w:r w:rsidR="00BE38B8" w:rsidRPr="003A0AD8">
        <w:t>n</w:t>
      </w:r>
      <w:r w:rsidRPr="003A0AD8">
        <w:t xml:space="preserve"> von der Helion AG akzeptiert.</w:t>
      </w:r>
    </w:p>
    <w:p w14:paraId="08007DD5" w14:textId="0A4F409D" w:rsidR="00D26F7C" w:rsidRPr="003A0AD8" w:rsidRDefault="00D26F7C" w:rsidP="00D26F7C">
      <w:pPr>
        <w:pStyle w:val="Heading4"/>
      </w:pPr>
      <w:r w:rsidRPr="003A0AD8">
        <w:t>Wartbarkeit und Erweiterbarkeit</w:t>
      </w:r>
    </w:p>
    <w:p w14:paraId="301A1F63" w14:textId="7437966E" w:rsidR="00D26F7C" w:rsidRPr="003A0AD8" w:rsidRDefault="00D26F7C" w:rsidP="00D26F7C">
      <w:r w:rsidRPr="003A0AD8">
        <w:t xml:space="preserve">Die «Baustellen App» wird </w:t>
      </w:r>
      <w:r w:rsidR="002253FB" w:rsidRPr="003A0AD8">
        <w:t>modular</w:t>
      </w:r>
      <w:r w:rsidRPr="003A0AD8">
        <w:t xml:space="preserve">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3A0AD8" w:rsidRDefault="00D26F7C" w:rsidP="00D26F7C">
      <w:pPr>
        <w:pStyle w:val="Heading4"/>
      </w:pPr>
      <w:r w:rsidRPr="003A0AD8">
        <w:t>Sicherheit</w:t>
      </w:r>
    </w:p>
    <w:p w14:paraId="2F9D40FA" w14:textId="38B879A7" w:rsidR="00D26F7C" w:rsidRPr="003A0AD8" w:rsidRDefault="007D1468" w:rsidP="00D26F7C">
      <w:r w:rsidRPr="003A0AD8">
        <w:t xml:space="preserve">Benutzer müssen sich </w:t>
      </w:r>
      <w:r w:rsidR="002253FB" w:rsidRPr="003A0AD8">
        <w:t>a</w:t>
      </w:r>
      <w:r w:rsidRPr="003A0AD8">
        <w:t xml:space="preserve">uthentifizieren. Auf Grund der </w:t>
      </w:r>
      <w:r w:rsidR="002253FB" w:rsidRPr="003A0AD8">
        <w:t xml:space="preserve">Entscheidung </w:t>
      </w:r>
      <w:r w:rsidRPr="003A0AD8">
        <w:t xml:space="preserve">der Helion AG </w:t>
      </w:r>
      <w:r w:rsidR="002253FB" w:rsidRPr="003A0AD8">
        <w:t xml:space="preserve">die </w:t>
      </w:r>
      <w:r w:rsidRPr="003A0AD8">
        <w:t>Azure Cloud als Plattform für die «Baustellen App»</w:t>
      </w:r>
      <w:r w:rsidR="00981003" w:rsidRPr="003A0AD8">
        <w:t xml:space="preserve"> </w:t>
      </w:r>
      <w:r w:rsidR="002253FB" w:rsidRPr="003A0AD8">
        <w:t>zu verwenden</w:t>
      </w:r>
      <w:r w:rsidRPr="003A0AD8">
        <w:t xml:space="preserve">, wird für die Authentifizierung Azure Entra ID </w:t>
      </w:r>
      <w:r w:rsidRPr="003A0AD8">
        <w:lastRenderedPageBreak/>
        <w:t>eingesetzt. Ein Rollenmodell, welche</w:t>
      </w:r>
      <w:r w:rsidR="002253FB" w:rsidRPr="003A0AD8">
        <w:t>s</w:t>
      </w:r>
      <w:r w:rsidRPr="003A0AD8">
        <w:t xml:space="preserve"> entlang der fachlichen Akteure aufgebaut ist, gewährt gezielte Rechte für die Anwender.</w:t>
      </w:r>
    </w:p>
    <w:p w14:paraId="778A0280" w14:textId="5AFF57B4" w:rsidR="007D1468" w:rsidRPr="003A0AD8" w:rsidRDefault="007D1468" w:rsidP="007D1468">
      <w:pPr>
        <w:pStyle w:val="Heading4"/>
      </w:pPr>
      <w:r w:rsidRPr="003A0AD8">
        <w:t>Performance</w:t>
      </w:r>
    </w:p>
    <w:p w14:paraId="43EB58B2" w14:textId="254B5C96" w:rsidR="007D1468" w:rsidRPr="003A0AD8" w:rsidRDefault="007D1468" w:rsidP="007D1468">
      <w:r w:rsidRPr="003A0AD8">
        <w:t xml:space="preserve">Um schnelle Antwortzeiten für Anfragen an das Backend zu erreichen, wird das Backend als Microservice Architektur aufgebaut. Die Last wird so auf mehrere </w:t>
      </w:r>
      <w:r w:rsidR="002253FB" w:rsidRPr="003A0AD8">
        <w:t>Services</w:t>
      </w:r>
      <w:r w:rsidRPr="003A0AD8">
        <w:t xml:space="preserve"> verteilt, welche einzeln skalierbar sind</w:t>
      </w:r>
      <w:r w:rsidR="002253FB" w:rsidRPr="003A0AD8">
        <w:t>,</w:t>
      </w:r>
      <w:r w:rsidRPr="003A0AD8">
        <w:t xml:space="preserve"> </w:t>
      </w:r>
      <w:r w:rsidR="002253FB" w:rsidRPr="003A0AD8">
        <w:t xml:space="preserve">wodurch </w:t>
      </w:r>
      <w:r w:rsidRPr="003A0AD8">
        <w:t>die «Baustellen App» sehr flexibel auf Lastschwankungen reagieren</w:t>
      </w:r>
      <w:r w:rsidR="002253FB" w:rsidRPr="003A0AD8">
        <w:t xml:space="preserve"> kann</w:t>
      </w:r>
      <w:r w:rsidRPr="003A0AD8">
        <w:t>.</w:t>
      </w:r>
    </w:p>
    <w:p w14:paraId="04E28084" w14:textId="73AB9278" w:rsidR="007D1468" w:rsidRPr="003A0AD8" w:rsidRDefault="007D1468" w:rsidP="007D1468">
      <w:pPr>
        <w:pStyle w:val="Heading4"/>
      </w:pPr>
      <w:r w:rsidRPr="003A0AD8">
        <w:t>Web Frontend</w:t>
      </w:r>
    </w:p>
    <w:p w14:paraId="102F870D" w14:textId="495E0EED" w:rsidR="007D1468" w:rsidRPr="003A0AD8" w:rsidRDefault="007D1468" w:rsidP="007D1468">
      <w:r w:rsidRPr="003A0AD8">
        <w:t xml:space="preserve">Für das Management der Projekte wird ein Webportal realisiert. Da diese Arbeit vorwiegend am Desktop geschieht, </w:t>
      </w:r>
      <w:r w:rsidR="002253FB" w:rsidRPr="003A0AD8">
        <w:t>bietet</w:t>
      </w:r>
      <w:r w:rsidRPr="003A0AD8">
        <w:t xml:space="preserve"> ein Webportal die bessere Benutzererfahrung für die Administration von Datensätzen als eine mobile App. Das Webportal wird als Single Page Application (SPA) mit dem bewährten Angular Framework realisiert.</w:t>
      </w:r>
    </w:p>
    <w:p w14:paraId="77A74671" w14:textId="6AEB3E45" w:rsidR="007D1468" w:rsidRPr="003A0AD8" w:rsidRDefault="007D1468" w:rsidP="007D1468">
      <w:pPr>
        <w:pStyle w:val="Heading4"/>
      </w:pPr>
      <w:r w:rsidRPr="003A0AD8">
        <w:t>Mobile App</w:t>
      </w:r>
    </w:p>
    <w:p w14:paraId="49E17E3A" w14:textId="7B9E35EC" w:rsidR="007D1468" w:rsidRPr="003A0AD8" w:rsidRDefault="007D1468" w:rsidP="007D1468">
      <w:r w:rsidRPr="003A0AD8">
        <w:t xml:space="preserve">Für die Anwendung im Feld kommt eine mobile App für iOS und Android zum Einsatz. In diesem Kontext ist </w:t>
      </w:r>
      <w:r w:rsidR="00BE38B8" w:rsidRPr="003A0AD8">
        <w:t>Datenv</w:t>
      </w:r>
      <w:r w:rsidRPr="003A0AD8">
        <w:t>erfügbarkeit (auch offline)</w:t>
      </w:r>
      <w:r w:rsidR="00BE38B8" w:rsidRPr="003A0AD8">
        <w:t xml:space="preserve"> </w:t>
      </w:r>
      <w:r w:rsidRPr="003A0AD8">
        <w:t xml:space="preserve">und </w:t>
      </w:r>
      <w:r w:rsidR="00BE38B8" w:rsidRPr="003A0AD8">
        <w:t>Zugriffsg</w:t>
      </w:r>
      <w:r w:rsidRPr="003A0AD8">
        <w:t xml:space="preserve">eschwindigkeit von Bedeutung. Die mobile Applikation ist auf diese Qualitätsmerkmale zugeschnitten, damit der Mitarbeiter auf der Baustelle die bestmögliche Effizienz in der Verwendung der </w:t>
      </w:r>
      <w:r w:rsidR="00C3484E" w:rsidRPr="003A0AD8">
        <w:t>«</w:t>
      </w:r>
      <w:r w:rsidRPr="003A0AD8">
        <w:t>Baustellen App</w:t>
      </w:r>
      <w:r w:rsidR="00C3484E" w:rsidRPr="003A0AD8">
        <w:t>»</w:t>
      </w:r>
      <w:r w:rsidRPr="003A0AD8">
        <w:t xml:space="preserve"> erhält. Die Mobile Applikation wird mit dem Framework .NET Maui von Microsoft realisiert. Dies ermöglicht den Bau einer mobilen Applikation für iOS und Android aus einer Codebase.</w:t>
      </w:r>
    </w:p>
    <w:p w14:paraId="408716C8" w14:textId="18CAF584" w:rsidR="007D1468" w:rsidRPr="003A0AD8" w:rsidRDefault="007D1468" w:rsidP="007D1468">
      <w:pPr>
        <w:pStyle w:val="Heading4"/>
      </w:pPr>
      <w:r w:rsidRPr="003A0AD8">
        <w:t>Auslieferungsstrategie</w:t>
      </w:r>
    </w:p>
    <w:p w14:paraId="63B77EFD" w14:textId="14AA4C8E" w:rsidR="007D1468" w:rsidRPr="003A0AD8" w:rsidRDefault="007D1468" w:rsidP="007D1468">
      <w:r w:rsidRPr="003A0AD8">
        <w:t xml:space="preserve">Das Backend wird in einer </w:t>
      </w:r>
      <w:r w:rsidR="00B53974" w:rsidRPr="003A0AD8">
        <w:t>«P</w:t>
      </w:r>
      <w:r w:rsidRPr="003A0AD8">
        <w:t>ublic Cloud</w:t>
      </w:r>
      <w:r w:rsidR="00B53974" w:rsidRPr="003A0AD8">
        <w:t>»</w:t>
      </w:r>
      <w:r w:rsidRPr="003A0AD8">
        <w:t xml:space="preserve"> auf einer Container Plattform betrieben. Das Webfrontend ist über die gleiche Domäne wie das Backend verfügbar und kann von jedem Rechner mit Verbindung zum Internet aufgerufen werden. Die mobile App </w:t>
      </w:r>
      <w:r w:rsidR="00BE38B8" w:rsidRPr="003A0AD8">
        <w:t>soll mit einer Mobile Device Management Lösung (MDM) auf die Geräte der Mitarbeiter ausgeliefert werden.</w:t>
      </w:r>
    </w:p>
    <w:p w14:paraId="5846E3DA" w14:textId="2905C62E" w:rsidR="007D1468" w:rsidRPr="003A0AD8" w:rsidRDefault="007D1468" w:rsidP="007D1468">
      <w:pPr>
        <w:pStyle w:val="Heading3"/>
      </w:pPr>
      <w:bookmarkStart w:id="107" w:name="_Toc192418307"/>
      <w:r w:rsidRPr="003A0AD8">
        <w:t>Bausteinsicht</w:t>
      </w:r>
      <w:bookmarkEnd w:id="107"/>
    </w:p>
    <w:p w14:paraId="432E2394" w14:textId="72CFC63D" w:rsidR="00EF5A71" w:rsidRPr="003A0AD8" w:rsidRDefault="00EF5A71" w:rsidP="00EF5A71">
      <w:r w:rsidRPr="003A0AD8">
        <w:t xml:space="preserve">Im folgenden Kapitel werden </w:t>
      </w:r>
      <w:r w:rsidR="00C3484E" w:rsidRPr="003A0AD8">
        <w:t>die statischen Bausteine</w:t>
      </w:r>
      <w:r w:rsidRPr="003A0AD8">
        <w:t xml:space="preserve"> in verschiedenen Ebenen dargestellt.</w:t>
      </w:r>
    </w:p>
    <w:p w14:paraId="11697836" w14:textId="56A26A86" w:rsidR="007D1468" w:rsidRPr="003A0AD8" w:rsidRDefault="00EF5A71" w:rsidP="00EF5A71">
      <w:pPr>
        <w:pStyle w:val="Heading4"/>
      </w:pPr>
      <w:r w:rsidRPr="003A0AD8">
        <w:t>Whitebox des Gesamtsystem (Level 0)</w:t>
      </w:r>
    </w:p>
    <w:p w14:paraId="32660D34" w14:textId="38DB89B3" w:rsidR="00EF5A71" w:rsidRPr="003A0AD8" w:rsidRDefault="00EF5A71" w:rsidP="00EF5A71">
      <w:r w:rsidRPr="003A0AD8">
        <w:t xml:space="preserve">Die erste Bausteinsicht wird mit zwei Diagrammen dargestellt. </w:t>
      </w:r>
    </w:p>
    <w:p w14:paraId="4C65902A" w14:textId="6F587A7D" w:rsidR="00021AFA" w:rsidRPr="003A0AD8" w:rsidRDefault="00021AFA">
      <w:pPr>
        <w:spacing w:line="240" w:lineRule="auto"/>
      </w:pPr>
      <w:r w:rsidRPr="003A0AD8">
        <w:br w:type="page"/>
      </w:r>
    </w:p>
    <w:p w14:paraId="1EDEFEED" w14:textId="2DA83D9A" w:rsidR="00EF5A71" w:rsidRPr="003A0AD8" w:rsidRDefault="00EF5A71" w:rsidP="007C0001">
      <w:pPr>
        <w:pStyle w:val="Heading5"/>
      </w:pPr>
      <w:r w:rsidRPr="003A0AD8">
        <w:lastRenderedPageBreak/>
        <w:t>Fachlicher Kontext</w:t>
      </w:r>
    </w:p>
    <w:p w14:paraId="5B3C8913" w14:textId="4C6E71F0" w:rsidR="00EF5A71" w:rsidRPr="003A0AD8" w:rsidRDefault="00EF5A71" w:rsidP="00EF5A71">
      <w:r w:rsidRPr="003A0AD8">
        <w:t xml:space="preserve">In </w:t>
      </w:r>
      <w:r w:rsidR="00EE284C" w:rsidRPr="003A0AD8">
        <w:fldChar w:fldCharType="begin"/>
      </w:r>
      <w:r w:rsidR="00EE284C" w:rsidRPr="003A0AD8">
        <w:instrText xml:space="preserve"> REF _Ref189814349 \h </w:instrText>
      </w:r>
      <w:r w:rsidR="00EE284C" w:rsidRPr="003A0AD8">
        <w:fldChar w:fldCharType="separate"/>
      </w:r>
      <w:r w:rsidR="00DA5AC4" w:rsidRPr="003A0AD8">
        <w:t xml:space="preserve">Abbildung </w:t>
      </w:r>
      <w:r w:rsidR="00DA5AC4" w:rsidRPr="003A0AD8">
        <w:rPr>
          <w:noProof/>
        </w:rPr>
        <w:t>17</w:t>
      </w:r>
      <w:r w:rsidR="00EE284C" w:rsidRPr="003A0AD8">
        <w:fldChar w:fldCharType="end"/>
      </w:r>
      <w:r w:rsidR="00EE284C" w:rsidRPr="003A0AD8">
        <w:t xml:space="preserve"> </w:t>
      </w:r>
      <w:r w:rsidRPr="003A0AD8">
        <w:t xml:space="preserve">sind die fachlichen Beziehungen zu den </w:t>
      </w:r>
      <w:r w:rsidR="00C3484E" w:rsidRPr="003A0AD8">
        <w:t>verschiedenen</w:t>
      </w:r>
      <w:r w:rsidRPr="003A0AD8">
        <w:t xml:space="preserve"> Bausteine</w:t>
      </w:r>
      <w:r w:rsidR="004B2487" w:rsidRPr="003A0AD8">
        <w:t>n</w:t>
      </w:r>
      <w:r w:rsidRPr="003A0AD8">
        <w:t xml:space="preserve"> dargestellt.</w:t>
      </w:r>
    </w:p>
    <w:p w14:paraId="59F068CF" w14:textId="77777777" w:rsidR="00EE284C" w:rsidRPr="003A0AD8" w:rsidRDefault="00EE284C" w:rsidP="00EF5A71"/>
    <w:p w14:paraId="64A410FA" w14:textId="1BAF82BF" w:rsidR="00EF5A71" w:rsidRPr="003A0AD8" w:rsidRDefault="00EF4E1B" w:rsidP="00EE284C">
      <w:pPr>
        <w:keepNext/>
        <w:jc w:val="center"/>
      </w:pPr>
      <w:r w:rsidRPr="003A0AD8">
        <w:rPr>
          <w:noProof/>
        </w:rPr>
        <w:drawing>
          <wp:inline distT="0" distB="0" distL="0" distR="0" wp14:anchorId="37378D9D" wp14:editId="2D15294B">
            <wp:extent cx="6005999" cy="5257328"/>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6005999" cy="5257328"/>
                    </a:xfrm>
                    <a:prstGeom prst="rect">
                      <a:avLst/>
                    </a:prstGeom>
                  </pic:spPr>
                </pic:pic>
              </a:graphicData>
            </a:graphic>
          </wp:inline>
        </w:drawing>
      </w:r>
    </w:p>
    <w:p w14:paraId="1A119C6A" w14:textId="1F343F5E" w:rsidR="00EF5A71" w:rsidRPr="003A0AD8" w:rsidRDefault="00EF5A71" w:rsidP="00EE284C">
      <w:pPr>
        <w:pStyle w:val="Caption"/>
        <w:jc w:val="center"/>
      </w:pPr>
      <w:bookmarkStart w:id="108" w:name="_Ref189814349"/>
      <w:bookmarkStart w:id="109" w:name="_Toc192418352"/>
      <w:r w:rsidRPr="003A0AD8">
        <w:t xml:space="preserve">Abbildung </w:t>
      </w:r>
      <w:fldSimple w:instr=" SEQ Abbildung \* ARABIC ">
        <w:r w:rsidR="00DA5AC4" w:rsidRPr="003A0AD8">
          <w:rPr>
            <w:noProof/>
          </w:rPr>
          <w:t>17</w:t>
        </w:r>
      </w:fldSimple>
      <w:bookmarkEnd w:id="108"/>
      <w:r w:rsidRPr="003A0AD8">
        <w:t xml:space="preserve"> Bausteinsicht Level 0 Fachlicher Kontext</w:t>
      </w:r>
      <w:bookmarkEnd w:id="109"/>
    </w:p>
    <w:p w14:paraId="3B7A5B6E" w14:textId="18F24094" w:rsidR="00021AFA" w:rsidRPr="003A0AD8" w:rsidRDefault="00021AFA">
      <w:pPr>
        <w:spacing w:line="240" w:lineRule="auto"/>
      </w:pPr>
      <w:r w:rsidRPr="003A0AD8">
        <w:br w:type="page"/>
      </w:r>
    </w:p>
    <w:p w14:paraId="3000D80A" w14:textId="6F30BAC7" w:rsidR="00EE284C" w:rsidRPr="003A0AD8" w:rsidRDefault="00EE284C" w:rsidP="007C0001">
      <w:pPr>
        <w:pStyle w:val="Heading5"/>
      </w:pPr>
      <w:r w:rsidRPr="003A0AD8">
        <w:lastRenderedPageBreak/>
        <w:t>Technischer Kontext</w:t>
      </w:r>
    </w:p>
    <w:p w14:paraId="2D748979" w14:textId="046316C9" w:rsidR="00EE284C" w:rsidRPr="003A0AD8" w:rsidRDefault="00EE284C" w:rsidP="00EE284C">
      <w:r w:rsidRPr="003A0AD8">
        <w:t>I</w:t>
      </w:r>
      <w:r w:rsidR="00C3484E" w:rsidRPr="003A0AD8">
        <w:t>n</w:t>
      </w:r>
      <w:r w:rsidRPr="003A0AD8">
        <w:t xml:space="preserve"> </w:t>
      </w:r>
      <w:r w:rsidR="008576CC" w:rsidRPr="003A0AD8">
        <w:fldChar w:fldCharType="begin"/>
      </w:r>
      <w:r w:rsidR="008576CC" w:rsidRPr="003A0AD8">
        <w:instrText xml:space="preserve"> REF _Ref189814822 \h </w:instrText>
      </w:r>
      <w:r w:rsidR="008576CC" w:rsidRPr="003A0AD8">
        <w:fldChar w:fldCharType="separate"/>
      </w:r>
      <w:r w:rsidR="00DA5AC4" w:rsidRPr="003A0AD8">
        <w:t xml:space="preserve">Abbildung </w:t>
      </w:r>
      <w:r w:rsidR="00DA5AC4" w:rsidRPr="003A0AD8">
        <w:rPr>
          <w:noProof/>
        </w:rPr>
        <w:t>18</w:t>
      </w:r>
      <w:r w:rsidR="008576CC" w:rsidRPr="003A0AD8">
        <w:fldChar w:fldCharType="end"/>
      </w:r>
      <w:r w:rsidR="008576CC" w:rsidRPr="003A0AD8">
        <w:t xml:space="preserve"> sind die</w:t>
      </w:r>
      <w:r w:rsidR="006C3B51" w:rsidRPr="003A0AD8">
        <w:t xml:space="preserve"> Schnittstellen</w:t>
      </w:r>
      <w:r w:rsidR="000A0D95" w:rsidRPr="003A0AD8">
        <w:t xml:space="preserve"> unter den einzelnen Komponenten dargestellt.</w:t>
      </w:r>
    </w:p>
    <w:p w14:paraId="7A9C0EC4" w14:textId="77777777" w:rsidR="00EE284C" w:rsidRPr="003A0AD8" w:rsidRDefault="00EE284C" w:rsidP="00EE284C"/>
    <w:p w14:paraId="7BF38B0B" w14:textId="5CD1230E" w:rsidR="00EE284C" w:rsidRPr="003A0AD8" w:rsidRDefault="00EF4E1B" w:rsidP="00EE284C">
      <w:pPr>
        <w:keepNext/>
        <w:jc w:val="center"/>
      </w:pPr>
      <w:r w:rsidRPr="003A0AD8">
        <w:rPr>
          <w:noProof/>
        </w:rPr>
        <w:drawing>
          <wp:inline distT="0" distB="0" distL="0" distR="0" wp14:anchorId="5E3AA4D4" wp14:editId="2BD3D775">
            <wp:extent cx="6011544" cy="5342970"/>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011544" cy="5342970"/>
                    </a:xfrm>
                    <a:prstGeom prst="rect">
                      <a:avLst/>
                    </a:prstGeom>
                  </pic:spPr>
                </pic:pic>
              </a:graphicData>
            </a:graphic>
          </wp:inline>
        </w:drawing>
      </w:r>
    </w:p>
    <w:p w14:paraId="31AE5A90" w14:textId="251E0B53" w:rsidR="00EE284C" w:rsidRPr="003A0AD8" w:rsidRDefault="00EE284C" w:rsidP="00EE284C">
      <w:pPr>
        <w:pStyle w:val="Caption"/>
        <w:jc w:val="center"/>
      </w:pPr>
      <w:bookmarkStart w:id="110" w:name="_Ref189814822"/>
      <w:bookmarkStart w:id="111" w:name="_Toc192418353"/>
      <w:r w:rsidRPr="003A0AD8">
        <w:t xml:space="preserve">Abbildung </w:t>
      </w:r>
      <w:fldSimple w:instr=" SEQ Abbildung \* ARABIC ">
        <w:r w:rsidR="00DA5AC4" w:rsidRPr="003A0AD8">
          <w:rPr>
            <w:noProof/>
          </w:rPr>
          <w:t>18</w:t>
        </w:r>
      </w:fldSimple>
      <w:bookmarkEnd w:id="110"/>
      <w:r w:rsidRPr="003A0AD8">
        <w:t xml:space="preserve"> Bausteinsicht Level 0 Technischer Kontext</w:t>
      </w:r>
      <w:bookmarkEnd w:id="111"/>
    </w:p>
    <w:p w14:paraId="4AB7D594" w14:textId="3573A989" w:rsidR="000A0D95" w:rsidRPr="003A0AD8" w:rsidRDefault="000A0D95" w:rsidP="007C0001">
      <w:pPr>
        <w:pStyle w:val="Heading5"/>
      </w:pPr>
      <w:r w:rsidRPr="003A0AD8">
        <w:t>Begründung</w:t>
      </w:r>
    </w:p>
    <w:p w14:paraId="302A6E94" w14:textId="2DD59C27" w:rsidR="000D3484" w:rsidRPr="003A0AD8" w:rsidRDefault="000A0D95" w:rsidP="000A0D95">
      <w:r w:rsidRPr="003A0AD8">
        <w:t xml:space="preserve">Die </w:t>
      </w:r>
      <w:r w:rsidR="00C3484E" w:rsidRPr="003A0AD8">
        <w:t>«</w:t>
      </w:r>
      <w:r w:rsidRPr="003A0AD8">
        <w:t>Baustellen App</w:t>
      </w:r>
      <w:r w:rsidR="00C3484E" w:rsidRPr="003A0AD8">
        <w:t>»</w:t>
      </w:r>
      <w:r w:rsidRPr="003A0AD8">
        <w:t xml:space="preserve"> besteht aus verschiedenen Komponenten, um die Last und Verantwortlichkeiten zu verteilen. Die Bu</w:t>
      </w:r>
      <w:r w:rsidR="00B16537" w:rsidRPr="003A0AD8">
        <w:t>s</w:t>
      </w:r>
      <w:r w:rsidRPr="003A0AD8">
        <w:t>i</w:t>
      </w:r>
      <w:r w:rsidR="00C3484E" w:rsidRPr="003A0AD8">
        <w:t>n</w:t>
      </w:r>
      <w:r w:rsidRPr="003A0AD8">
        <w:t>ess</w:t>
      </w:r>
      <w:r w:rsidR="00C3484E" w:rsidRPr="003A0AD8">
        <w:t>-L</w:t>
      </w:r>
      <w:r w:rsidRPr="003A0AD8">
        <w:t xml:space="preserve">ogik </w:t>
      </w:r>
      <w:r w:rsidR="002177E1" w:rsidRPr="003A0AD8">
        <w:t>der gesamten Applikation wird in die Domäne</w:t>
      </w:r>
      <w:r w:rsidR="00C3484E" w:rsidRPr="003A0AD8">
        <w:t>n</w:t>
      </w:r>
      <w:r w:rsidR="002177E1" w:rsidRPr="003A0AD8">
        <w:t xml:space="preserve"> Projekte, Notizen, Inbetriebnahme </w:t>
      </w:r>
      <w:r w:rsidR="00C3484E" w:rsidRPr="003A0AD8">
        <w:t xml:space="preserve">sowie </w:t>
      </w:r>
      <w:r w:rsidR="002177E1" w:rsidRPr="003A0AD8">
        <w:t>Identität aufgeteilt</w:t>
      </w:r>
      <w:r w:rsidR="00CE5166" w:rsidRPr="003A0AD8">
        <w:t xml:space="preserve"> und als Microservices aufgebaut. Dadurch lässt sich das System in Zukunft um weitere Domänen erweitern</w:t>
      </w:r>
      <w:r w:rsidRPr="003A0AD8">
        <w:t>. Schnittstellen</w:t>
      </w:r>
      <w:r w:rsidR="00CE5166" w:rsidRPr="003A0AD8">
        <w:t xml:space="preserve"> zu den Services und dem API</w:t>
      </w:r>
      <w:r w:rsidR="00BE38B8" w:rsidRPr="003A0AD8">
        <w:t>-</w:t>
      </w:r>
      <w:r w:rsidR="00CE5166" w:rsidRPr="003A0AD8">
        <w:t xml:space="preserve">Gateway werden </w:t>
      </w:r>
      <w:r w:rsidRPr="003A0AD8">
        <w:t>als HTTPS</w:t>
      </w:r>
      <w:r w:rsidR="00BE38B8" w:rsidRPr="003A0AD8">
        <w:t>/REST</w:t>
      </w:r>
      <w:r w:rsidRPr="003A0AD8">
        <w:t xml:space="preserve"> Schnittstelle</w:t>
      </w:r>
      <w:r w:rsidR="002458A8" w:rsidRPr="003A0AD8">
        <w:t>n</w:t>
      </w:r>
      <w:r w:rsidRPr="003A0AD8">
        <w:t xml:space="preserve"> implementiert. HTTPS</w:t>
      </w:r>
      <w:r w:rsidR="00BE38B8" w:rsidRPr="003A0AD8">
        <w:t>/REST</w:t>
      </w:r>
      <w:r w:rsidRPr="003A0AD8">
        <w:t xml:space="preserve"> ist stabil, bewährt und etabliert. Damit Probleme bezüglich CORS </w:t>
      </w:r>
      <w:r w:rsidR="002177E1" w:rsidRPr="003A0AD8">
        <w:t>in der Webapplika</w:t>
      </w:r>
      <w:r w:rsidR="00C3484E" w:rsidRPr="003A0AD8">
        <w:t>ti</w:t>
      </w:r>
      <w:r w:rsidR="002177E1" w:rsidRPr="003A0AD8">
        <w:t xml:space="preserve">on </w:t>
      </w:r>
      <w:r w:rsidRPr="003A0AD8">
        <w:t>verhindert werden können, wird zwischen Services und Web oder Mobile Frontend ein API</w:t>
      </w:r>
      <w:r w:rsidR="00BE38B8" w:rsidRPr="003A0AD8">
        <w:t>-</w:t>
      </w:r>
      <w:r w:rsidRPr="003A0AD8">
        <w:t xml:space="preserve">Gateway </w:t>
      </w:r>
      <w:r w:rsidR="00C3484E" w:rsidRPr="003A0AD8">
        <w:t>realisiert</w:t>
      </w:r>
      <w:r w:rsidRPr="003A0AD8">
        <w:t>.</w:t>
      </w:r>
    </w:p>
    <w:p w14:paraId="76D45DB4" w14:textId="77777777" w:rsidR="000D3484" w:rsidRPr="003A0AD8" w:rsidRDefault="000D3484">
      <w:pPr>
        <w:spacing w:line="240" w:lineRule="auto"/>
      </w:pPr>
      <w:r w:rsidRPr="003A0AD8">
        <w:br w:type="page"/>
      </w:r>
    </w:p>
    <w:p w14:paraId="5294A0C8" w14:textId="6D90F023" w:rsidR="008D4C39" w:rsidRPr="003A0AD8" w:rsidRDefault="008D4C39" w:rsidP="007C0001">
      <w:pPr>
        <w:pStyle w:val="Heading5"/>
      </w:pPr>
      <w:r w:rsidRPr="003A0AD8">
        <w:lastRenderedPageBreak/>
        <w:t>Enthaltene Bausteine</w:t>
      </w:r>
    </w:p>
    <w:p w14:paraId="37821EA5" w14:textId="10D95F3A" w:rsidR="00FD4EAB" w:rsidRPr="003A0AD8" w:rsidRDefault="00FD4EAB" w:rsidP="00FD4EAB">
      <w:pPr>
        <w:pStyle w:val="Caption"/>
        <w:keepNext/>
      </w:pPr>
      <w:bookmarkStart w:id="112" w:name="_Toc192418400"/>
      <w:r w:rsidRPr="003A0AD8">
        <w:t xml:space="preserve">Tabelle </w:t>
      </w:r>
      <w:fldSimple w:instr=" SEQ Tabelle \* ARABIC ">
        <w:r w:rsidR="00DA5AC4" w:rsidRPr="003A0AD8">
          <w:rPr>
            <w:noProof/>
          </w:rPr>
          <w:t>12</w:t>
        </w:r>
      </w:fldSimple>
      <w:r w:rsidRPr="003A0AD8">
        <w:t xml:space="preserve"> Beschreibung der System Bausteine</w:t>
      </w:r>
      <w:bookmarkEnd w:id="112"/>
    </w:p>
    <w:tbl>
      <w:tblPr>
        <w:tblStyle w:val="TabelleBFH2"/>
        <w:tblW w:w="0" w:type="auto"/>
        <w:tblLook w:val="04A0" w:firstRow="1" w:lastRow="0" w:firstColumn="1" w:lastColumn="0" w:noHBand="0" w:noVBand="1"/>
      </w:tblPr>
      <w:tblGrid>
        <w:gridCol w:w="3034"/>
        <w:gridCol w:w="6348"/>
      </w:tblGrid>
      <w:tr w:rsidR="008D4C39" w:rsidRPr="003A0AD8"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3A0AD8" w:rsidRDefault="008D4C39" w:rsidP="000A0D95">
            <w:r w:rsidRPr="003A0AD8">
              <w:t>Baustein</w:t>
            </w:r>
          </w:p>
        </w:tc>
        <w:tc>
          <w:tcPr>
            <w:tcW w:w="6348" w:type="dxa"/>
          </w:tcPr>
          <w:p w14:paraId="36757369" w14:textId="7BE3CE1D" w:rsidR="008D4C39" w:rsidRPr="003A0AD8" w:rsidRDefault="008D4C39" w:rsidP="000A0D95">
            <w:r w:rsidRPr="003A0AD8">
              <w:t>Beschreibung</w:t>
            </w:r>
          </w:p>
        </w:tc>
      </w:tr>
      <w:tr w:rsidR="008D4C39" w:rsidRPr="003A0AD8" w14:paraId="58F3B967" w14:textId="77777777" w:rsidTr="00FD4EAB">
        <w:tc>
          <w:tcPr>
            <w:tcW w:w="3034" w:type="dxa"/>
          </w:tcPr>
          <w:p w14:paraId="4D9A54F3" w14:textId="212AF24E" w:rsidR="008D4C39" w:rsidRPr="003A0AD8" w:rsidRDefault="008D4C39" w:rsidP="000A0D95">
            <w:r w:rsidRPr="003A0AD8">
              <w:t>Mobile Client</w:t>
            </w:r>
          </w:p>
        </w:tc>
        <w:tc>
          <w:tcPr>
            <w:tcW w:w="6348" w:type="dxa"/>
          </w:tcPr>
          <w:p w14:paraId="34B9DA2D" w14:textId="202A8DE7" w:rsidR="008D4C39" w:rsidRPr="003A0AD8" w:rsidRDefault="008D4C39" w:rsidP="000A0D95">
            <w:r w:rsidRPr="003A0AD8">
              <w:t xml:space="preserve">Die mobile App ist der Zugang für Mitarbeiter auf der Baustelle. Der </w:t>
            </w:r>
            <w:r w:rsidR="00ED2163" w:rsidRPr="003A0AD8">
              <w:t>Hauptzweck</w:t>
            </w:r>
            <w:r w:rsidRPr="003A0AD8">
              <w:t xml:space="preserve"> ist die Informationsbeschaffung auf der Baustelle für die Mitarbeiter und Projektleiter.</w:t>
            </w:r>
          </w:p>
        </w:tc>
      </w:tr>
      <w:tr w:rsidR="008D4C39" w:rsidRPr="003A0AD8" w14:paraId="705CE835" w14:textId="77777777" w:rsidTr="00FD4EAB">
        <w:tc>
          <w:tcPr>
            <w:tcW w:w="3034" w:type="dxa"/>
          </w:tcPr>
          <w:p w14:paraId="09464C64" w14:textId="01C7B29A" w:rsidR="008D4C39" w:rsidRPr="003A0AD8" w:rsidRDefault="00ED2163" w:rsidP="008D4C39">
            <w:r w:rsidRPr="003A0AD8">
              <w:t>Webportal</w:t>
            </w:r>
          </w:p>
        </w:tc>
        <w:tc>
          <w:tcPr>
            <w:tcW w:w="6348" w:type="dxa"/>
          </w:tcPr>
          <w:p w14:paraId="68ED3D7E" w14:textId="317E4FA2" w:rsidR="008D4C39" w:rsidRPr="003A0AD8" w:rsidRDefault="008D4C39" w:rsidP="008D4C39">
            <w:pPr>
              <w:tabs>
                <w:tab w:val="left" w:pos="915"/>
              </w:tabs>
            </w:pPr>
            <w:r w:rsidRPr="003A0AD8">
              <w:t>Im Webportal werden die Projekte administriert. Das Webportal ist für den Zugang von einem Desktop/Laptop Rechner ausgelegt.</w:t>
            </w:r>
          </w:p>
        </w:tc>
      </w:tr>
      <w:tr w:rsidR="008D4C39" w:rsidRPr="003A0AD8" w14:paraId="7DF7AFFF" w14:textId="77777777" w:rsidTr="00FD4EAB">
        <w:tc>
          <w:tcPr>
            <w:tcW w:w="3034" w:type="dxa"/>
          </w:tcPr>
          <w:p w14:paraId="569FCC9A" w14:textId="12C29D1A" w:rsidR="008D4C39" w:rsidRPr="003A0AD8" w:rsidRDefault="008D4C39" w:rsidP="008D4C39">
            <w:r w:rsidRPr="003A0AD8">
              <w:t>API Gateway</w:t>
            </w:r>
          </w:p>
        </w:tc>
        <w:tc>
          <w:tcPr>
            <w:tcW w:w="6348" w:type="dxa"/>
          </w:tcPr>
          <w:p w14:paraId="4B790D15" w14:textId="07B40968" w:rsidR="008D4C39" w:rsidRPr="003A0AD8" w:rsidRDefault="008D4C39" w:rsidP="008D4C39">
            <w:r w:rsidRPr="003A0AD8">
              <w:t xml:space="preserve">Der </w:t>
            </w:r>
            <w:r w:rsidR="00ED2163" w:rsidRPr="003A0AD8">
              <w:t>API</w:t>
            </w:r>
            <w:r w:rsidR="00257D72" w:rsidRPr="003A0AD8">
              <w:t xml:space="preserve"> </w:t>
            </w:r>
            <w:r w:rsidR="00ED2163" w:rsidRPr="003A0AD8">
              <w:t>Gateway</w:t>
            </w:r>
            <w:r w:rsidRPr="003A0AD8">
              <w:t xml:space="preserve"> ist ein Reverse Proxy. Er dient als Single Entry Point für das Webportal </w:t>
            </w:r>
            <w:r w:rsidR="00ED2163" w:rsidRPr="003A0AD8">
              <w:t xml:space="preserve">sowie </w:t>
            </w:r>
            <w:r w:rsidRPr="003A0AD8">
              <w:t>den mobile</w:t>
            </w:r>
            <w:r w:rsidR="00ED2163" w:rsidRPr="003A0AD8">
              <w:t>n</w:t>
            </w:r>
            <w:r w:rsidRPr="003A0AD8">
              <w:t xml:space="preserve"> Client und verteilt die Anfragen an die Services im Backend. Ausserdem sichert er die Routen</w:t>
            </w:r>
            <w:r w:rsidR="00ED2163" w:rsidRPr="003A0AD8">
              <w:t>,</w:t>
            </w:r>
            <w:r w:rsidRPr="003A0AD8">
              <w:t xml:space="preserve"> indem er die Weiterleitung für nicht authentifizierte Benutzer blockiert.</w:t>
            </w:r>
          </w:p>
        </w:tc>
      </w:tr>
      <w:tr w:rsidR="008D4C39" w:rsidRPr="003A0AD8" w14:paraId="1D8634AB" w14:textId="77777777" w:rsidTr="00FD4EAB">
        <w:tc>
          <w:tcPr>
            <w:tcW w:w="3034" w:type="dxa"/>
          </w:tcPr>
          <w:p w14:paraId="0B0D768C" w14:textId="33CA8288" w:rsidR="008D4C39" w:rsidRPr="003A0AD8" w:rsidRDefault="008D4C39" w:rsidP="008D4C39">
            <w:r w:rsidRPr="003A0AD8">
              <w:t>Project Service</w:t>
            </w:r>
          </w:p>
        </w:tc>
        <w:tc>
          <w:tcPr>
            <w:tcW w:w="6348" w:type="dxa"/>
          </w:tcPr>
          <w:p w14:paraId="1E898A2A" w14:textId="34043ECD" w:rsidR="008D4C39" w:rsidRPr="003A0AD8" w:rsidRDefault="002E1A65" w:rsidP="008D4C39">
            <w:r w:rsidRPr="003A0AD8">
              <w:t>Der Projekt Service erlaubt die Erfassung und Bearbeitung der Projekte.</w:t>
            </w:r>
          </w:p>
        </w:tc>
      </w:tr>
      <w:tr w:rsidR="008D4C39" w:rsidRPr="003A0AD8" w14:paraId="3EB42FC5" w14:textId="77777777" w:rsidTr="00FD4EAB">
        <w:tc>
          <w:tcPr>
            <w:tcW w:w="3034" w:type="dxa"/>
          </w:tcPr>
          <w:p w14:paraId="693D4F2F" w14:textId="12F03050" w:rsidR="008D4C39" w:rsidRPr="003A0AD8" w:rsidRDefault="008D4C39" w:rsidP="008D4C39">
            <w:r w:rsidRPr="003A0AD8">
              <w:t>Note Service</w:t>
            </w:r>
          </w:p>
        </w:tc>
        <w:tc>
          <w:tcPr>
            <w:tcW w:w="6348" w:type="dxa"/>
          </w:tcPr>
          <w:p w14:paraId="7013B283" w14:textId="369D3179" w:rsidR="008D4C39" w:rsidRPr="003A0AD8" w:rsidRDefault="002E1A65" w:rsidP="008D4C39">
            <w:r w:rsidRPr="003A0AD8">
              <w:t>Der Not</w:t>
            </w:r>
            <w:r w:rsidR="00ED2163" w:rsidRPr="003A0AD8">
              <w:t>e</w:t>
            </w:r>
            <w:r w:rsidRPr="003A0AD8">
              <w:t xml:space="preserve"> Service erlaubt das Erfassen </w:t>
            </w:r>
            <w:r w:rsidR="00FD4EAB" w:rsidRPr="003A0AD8">
              <w:t xml:space="preserve">und Bearbeiten </w:t>
            </w:r>
            <w:r w:rsidRPr="003A0AD8">
              <w:t>von Notizen.</w:t>
            </w:r>
          </w:p>
        </w:tc>
      </w:tr>
      <w:tr w:rsidR="008D4C39" w:rsidRPr="003A0AD8" w14:paraId="117545C6" w14:textId="77777777" w:rsidTr="00FD4EAB">
        <w:tc>
          <w:tcPr>
            <w:tcW w:w="3034" w:type="dxa"/>
          </w:tcPr>
          <w:p w14:paraId="70D6E9B7" w14:textId="509DB5EE" w:rsidR="008D4C39" w:rsidRPr="003A0AD8" w:rsidRDefault="008D4C39" w:rsidP="008D4C39">
            <w:r w:rsidRPr="003A0AD8">
              <w:t>Commissioning Service</w:t>
            </w:r>
          </w:p>
        </w:tc>
        <w:tc>
          <w:tcPr>
            <w:tcW w:w="6348" w:type="dxa"/>
          </w:tcPr>
          <w:p w14:paraId="7FD109E3" w14:textId="28EAAACF" w:rsidR="008D4C39" w:rsidRPr="003A0AD8" w:rsidRDefault="002E1A65" w:rsidP="008D4C39">
            <w:r w:rsidRPr="003A0AD8">
              <w:t xml:space="preserve">Der Inbetriebnahme Service beinhaltet das </w:t>
            </w:r>
            <w:r w:rsidR="00ED2163" w:rsidRPr="003A0AD8">
              <w:t>E</w:t>
            </w:r>
            <w:r w:rsidRPr="003A0AD8">
              <w:t xml:space="preserve">rfassen von </w:t>
            </w:r>
            <w:r w:rsidR="00ED2163" w:rsidRPr="003A0AD8">
              <w:t>IBN-Checklisten</w:t>
            </w:r>
            <w:r w:rsidRPr="003A0AD8">
              <w:t xml:space="preserve">. Der Service erlaubt das </w:t>
            </w:r>
            <w:r w:rsidR="00ED2163" w:rsidRPr="003A0AD8">
              <w:t>E</w:t>
            </w:r>
            <w:r w:rsidRPr="003A0AD8">
              <w:t xml:space="preserve">rstellen von </w:t>
            </w:r>
            <w:r w:rsidR="00ED2163" w:rsidRPr="003A0AD8">
              <w:t>IBN-Protokollen</w:t>
            </w:r>
            <w:r w:rsidRPr="003A0AD8">
              <w:t xml:space="preserve"> anhand der IBN</w:t>
            </w:r>
            <w:r w:rsidR="00ED2163" w:rsidRPr="003A0AD8">
              <w:t>-</w:t>
            </w:r>
            <w:r w:rsidRPr="003A0AD8">
              <w:t>Checklisten.</w:t>
            </w:r>
          </w:p>
        </w:tc>
      </w:tr>
      <w:tr w:rsidR="008D4C39" w:rsidRPr="003A0AD8" w14:paraId="79E10EA9" w14:textId="77777777" w:rsidTr="00FD4EAB">
        <w:tc>
          <w:tcPr>
            <w:tcW w:w="3034" w:type="dxa"/>
          </w:tcPr>
          <w:p w14:paraId="2876CBD2" w14:textId="6CB8E74C" w:rsidR="008D4C39" w:rsidRPr="003A0AD8" w:rsidRDefault="008D4C39" w:rsidP="008D4C39">
            <w:r w:rsidRPr="003A0AD8">
              <w:t>Identity Service</w:t>
            </w:r>
          </w:p>
        </w:tc>
        <w:tc>
          <w:tcPr>
            <w:tcW w:w="6348" w:type="dxa"/>
          </w:tcPr>
          <w:p w14:paraId="7075FFBE" w14:textId="1B4A3126" w:rsidR="008D4C39" w:rsidRPr="003A0AD8" w:rsidRDefault="002E1A65" w:rsidP="008D4C39">
            <w:r w:rsidRPr="003A0AD8">
              <w:t xml:space="preserve">Dieser Service kümmert sich um die Benutzerverwaltung. Benutzer können erfasst und einer Applikationsrolle zugeordnet werden. Dieser Service </w:t>
            </w:r>
            <w:r w:rsidR="00ED2163" w:rsidRPr="003A0AD8">
              <w:t>autorisiert</w:t>
            </w:r>
            <w:r w:rsidRPr="003A0AD8">
              <w:t xml:space="preserve"> die Benutzer innerhalb der Services.</w:t>
            </w:r>
          </w:p>
        </w:tc>
      </w:tr>
      <w:tr w:rsidR="00402D96" w:rsidRPr="003A0AD8" w14:paraId="2602C45E" w14:textId="77777777" w:rsidTr="00FD4EAB">
        <w:tc>
          <w:tcPr>
            <w:tcW w:w="3034" w:type="dxa"/>
          </w:tcPr>
          <w:p w14:paraId="1AB0645B" w14:textId="75824AD4" w:rsidR="00402D96" w:rsidRPr="003A0AD8" w:rsidRDefault="00402D96" w:rsidP="008D4C39">
            <w:r w:rsidRPr="003A0AD8">
              <w:t>File Service</w:t>
            </w:r>
          </w:p>
        </w:tc>
        <w:tc>
          <w:tcPr>
            <w:tcW w:w="6348" w:type="dxa"/>
          </w:tcPr>
          <w:p w14:paraId="7C06A55C" w14:textId="41F651F0" w:rsidR="00402D96" w:rsidRPr="003A0AD8" w:rsidRDefault="00402D96" w:rsidP="008D4C39">
            <w:r w:rsidRPr="003A0AD8">
              <w:t>Der File Service ist für das Speichern und Ausliefern von Dateien wie Dokumente oder Bilder zuständig.</w:t>
            </w:r>
          </w:p>
        </w:tc>
      </w:tr>
      <w:tr w:rsidR="00EF4E1B" w:rsidRPr="003A0AD8" w14:paraId="26B06F61" w14:textId="77777777" w:rsidTr="00FD4EAB">
        <w:tc>
          <w:tcPr>
            <w:tcW w:w="3034" w:type="dxa"/>
          </w:tcPr>
          <w:p w14:paraId="0973B1F2" w14:textId="2CEF552A" w:rsidR="00EF4E1B" w:rsidRPr="003A0AD8" w:rsidRDefault="00EF4E1B" w:rsidP="008D4C39">
            <w:r w:rsidRPr="003A0AD8">
              <w:t>Customer Service</w:t>
            </w:r>
          </w:p>
        </w:tc>
        <w:tc>
          <w:tcPr>
            <w:tcW w:w="6348" w:type="dxa"/>
          </w:tcPr>
          <w:p w14:paraId="367E4F2E" w14:textId="6697A4F1" w:rsidR="00EF4E1B" w:rsidRPr="003A0AD8" w:rsidRDefault="00EF4E1B" w:rsidP="008D4C39">
            <w:r w:rsidRPr="003A0AD8">
              <w:t xml:space="preserve">Der Customer Service synchronisiert Kunden Daten aus dem CRM der Helion AG und stellt sie für die </w:t>
            </w:r>
            <w:r w:rsidR="00ED2163" w:rsidRPr="003A0AD8">
              <w:t>«</w:t>
            </w:r>
            <w:r w:rsidRPr="003A0AD8">
              <w:t>Baustellen App</w:t>
            </w:r>
            <w:r w:rsidR="00ED2163" w:rsidRPr="003A0AD8">
              <w:t>»</w:t>
            </w:r>
            <w:r w:rsidRPr="003A0AD8">
              <w:t xml:space="preserve"> zur Verfügung.</w:t>
            </w:r>
          </w:p>
        </w:tc>
      </w:tr>
    </w:tbl>
    <w:p w14:paraId="4B678238" w14:textId="55BA7B0A" w:rsidR="00402D96" w:rsidRPr="003A0AD8" w:rsidRDefault="00402D96" w:rsidP="007C0001">
      <w:pPr>
        <w:pStyle w:val="Heading5"/>
      </w:pPr>
      <w:r w:rsidRPr="003A0AD8">
        <w:t>Schnittstellen</w:t>
      </w:r>
    </w:p>
    <w:p w14:paraId="77CEB95F" w14:textId="629C164E" w:rsidR="00EF4E1B" w:rsidRPr="003A0AD8" w:rsidRDefault="00EF4E1B" w:rsidP="000A0D95">
      <w:r w:rsidRPr="003A0AD8">
        <w:t>In der folgenden Tabelle werden die Schnittstellen zu den externen Systemen beschrieben.</w:t>
      </w:r>
    </w:p>
    <w:p w14:paraId="3E4ED6A8" w14:textId="4066FB08" w:rsidR="00917056" w:rsidRPr="003A0AD8" w:rsidRDefault="00917056" w:rsidP="00917056">
      <w:pPr>
        <w:pStyle w:val="Caption"/>
        <w:keepNext/>
      </w:pPr>
      <w:bookmarkStart w:id="113" w:name="_Toc192418401"/>
      <w:r w:rsidRPr="003A0AD8">
        <w:t xml:space="preserve">Tabelle </w:t>
      </w:r>
      <w:fldSimple w:instr=" SEQ Tabelle \* ARABIC ">
        <w:r w:rsidR="00DA5AC4" w:rsidRPr="003A0AD8">
          <w:rPr>
            <w:noProof/>
          </w:rPr>
          <w:t>13</w:t>
        </w:r>
      </w:fldSimple>
      <w:r w:rsidRPr="003A0AD8">
        <w:t xml:space="preserve"> Beschreibung der Schnittstellen</w:t>
      </w:r>
      <w:r w:rsidR="00EF1012" w:rsidRPr="003A0AD8">
        <w:t xml:space="preserve"> des Gesamtsystems</w:t>
      </w:r>
      <w:r w:rsidRPr="003A0AD8">
        <w:t xml:space="preserve"> zu den externen Systemen</w:t>
      </w:r>
      <w:bookmarkEnd w:id="113"/>
    </w:p>
    <w:tbl>
      <w:tblPr>
        <w:tblStyle w:val="TabelleBFH2"/>
        <w:tblW w:w="0" w:type="auto"/>
        <w:tblLook w:val="04A0" w:firstRow="1" w:lastRow="0" w:firstColumn="1" w:lastColumn="0" w:noHBand="0" w:noVBand="1"/>
      </w:tblPr>
      <w:tblGrid>
        <w:gridCol w:w="2467"/>
        <w:gridCol w:w="2693"/>
        <w:gridCol w:w="4222"/>
      </w:tblGrid>
      <w:tr w:rsidR="00402D96" w:rsidRPr="003A0AD8"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3A0AD8" w:rsidRDefault="00402D96" w:rsidP="000A0D95">
            <w:pPr>
              <w:rPr>
                <w:b w:val="0"/>
              </w:rPr>
            </w:pPr>
            <w:r w:rsidRPr="003A0AD8">
              <w:rPr>
                <w:b w:val="0"/>
              </w:rPr>
              <w:t>Schnittstelle</w:t>
            </w:r>
          </w:p>
        </w:tc>
        <w:tc>
          <w:tcPr>
            <w:tcW w:w="2693" w:type="dxa"/>
          </w:tcPr>
          <w:p w14:paraId="1AF27724" w14:textId="7BB35E74" w:rsidR="00402D96" w:rsidRPr="003A0AD8" w:rsidRDefault="00402D96" w:rsidP="000A0D95">
            <w:pPr>
              <w:rPr>
                <w:b w:val="0"/>
              </w:rPr>
            </w:pPr>
            <w:r w:rsidRPr="003A0AD8">
              <w:rPr>
                <w:b w:val="0"/>
              </w:rPr>
              <w:t>Risiko</w:t>
            </w:r>
          </w:p>
        </w:tc>
        <w:tc>
          <w:tcPr>
            <w:tcW w:w="4222" w:type="dxa"/>
          </w:tcPr>
          <w:p w14:paraId="62D15A85" w14:textId="21FAA342" w:rsidR="00402D96" w:rsidRPr="003A0AD8" w:rsidRDefault="00402D96" w:rsidP="000A0D95">
            <w:pPr>
              <w:rPr>
                <w:b w:val="0"/>
              </w:rPr>
            </w:pPr>
            <w:r w:rsidRPr="003A0AD8">
              <w:rPr>
                <w:b w:val="0"/>
              </w:rPr>
              <w:t>Beschreibung</w:t>
            </w:r>
          </w:p>
        </w:tc>
      </w:tr>
      <w:tr w:rsidR="00402D96" w:rsidRPr="003A0AD8" w14:paraId="382CE5C4" w14:textId="77777777" w:rsidTr="00EF4E1B">
        <w:tc>
          <w:tcPr>
            <w:tcW w:w="2467" w:type="dxa"/>
          </w:tcPr>
          <w:p w14:paraId="23657533" w14:textId="4E9BBABA" w:rsidR="00402D96" w:rsidRPr="003A0AD8" w:rsidRDefault="00EF4E1B" w:rsidP="000A0D95">
            <w:r w:rsidRPr="003A0AD8">
              <w:t>MS SharePoint/Teams</w:t>
            </w:r>
          </w:p>
        </w:tc>
        <w:tc>
          <w:tcPr>
            <w:tcW w:w="2693" w:type="dxa"/>
          </w:tcPr>
          <w:p w14:paraId="064DF03C" w14:textId="2E9CB993" w:rsidR="00402D96" w:rsidRPr="003A0AD8" w:rsidRDefault="00EF4E1B" w:rsidP="000A0D95">
            <w:r w:rsidRPr="003A0AD8">
              <w:t>Für das Projekt relevante Chats und Dokumente können nicht geöffnet werden</w:t>
            </w:r>
          </w:p>
        </w:tc>
        <w:tc>
          <w:tcPr>
            <w:tcW w:w="4222" w:type="dxa"/>
          </w:tcPr>
          <w:p w14:paraId="7705E4F1" w14:textId="4CE327E5" w:rsidR="00402D96" w:rsidRPr="003A0AD8" w:rsidRDefault="00EF4E1B" w:rsidP="000A0D95">
            <w:r w:rsidRPr="003A0AD8">
              <w:t xml:space="preserve">Teams und SharePoint sind </w:t>
            </w:r>
            <w:r w:rsidR="00633D1C" w:rsidRPr="003A0AD8">
              <w:t>Standardapplikationen</w:t>
            </w:r>
            <w:r w:rsidRPr="003A0AD8">
              <w:t xml:space="preserve"> aus dem Hause Microsoft und dienen </w:t>
            </w:r>
            <w:r w:rsidR="00633D1C" w:rsidRPr="003A0AD8">
              <w:t>d</w:t>
            </w:r>
            <w:r w:rsidRPr="003A0AD8">
              <w:t>er Kollaboration (Teams) der Mitarbeiter und Dokumenten Management (SharePoint) im Projekt.</w:t>
            </w:r>
          </w:p>
        </w:tc>
      </w:tr>
      <w:tr w:rsidR="00EF4E1B" w:rsidRPr="003A0AD8" w14:paraId="290A6F3F" w14:textId="77777777" w:rsidTr="00EF4E1B">
        <w:tc>
          <w:tcPr>
            <w:tcW w:w="2467" w:type="dxa"/>
          </w:tcPr>
          <w:p w14:paraId="3F10A9CA" w14:textId="37ABB6B4" w:rsidR="00402D96" w:rsidRPr="003A0AD8" w:rsidRDefault="00EF4E1B" w:rsidP="000A0D95">
            <w:r w:rsidRPr="003A0AD8">
              <w:t>CRM – Dynamics</w:t>
            </w:r>
          </w:p>
        </w:tc>
        <w:tc>
          <w:tcPr>
            <w:tcW w:w="2693" w:type="dxa"/>
          </w:tcPr>
          <w:p w14:paraId="7D4E7A41" w14:textId="5FB064C5" w:rsidR="00402D96" w:rsidRPr="003A0AD8" w:rsidRDefault="00EF4E1B" w:rsidP="000A0D95">
            <w:r w:rsidRPr="003A0AD8">
              <w:t xml:space="preserve">Aktuelle Kundendaten können nicht in die </w:t>
            </w:r>
            <w:r w:rsidR="00633D1C" w:rsidRPr="003A0AD8">
              <w:t>«</w:t>
            </w:r>
            <w:r w:rsidRPr="003A0AD8">
              <w:t>Baustellen App</w:t>
            </w:r>
            <w:r w:rsidR="00633D1C" w:rsidRPr="003A0AD8">
              <w:t>»</w:t>
            </w:r>
            <w:r w:rsidRPr="003A0AD8">
              <w:t xml:space="preserve"> synchronisiert werden</w:t>
            </w:r>
          </w:p>
        </w:tc>
        <w:tc>
          <w:tcPr>
            <w:tcW w:w="4222" w:type="dxa"/>
          </w:tcPr>
          <w:p w14:paraId="46B50194" w14:textId="2160B495" w:rsidR="00402D96" w:rsidRPr="003A0AD8" w:rsidRDefault="00EF4E1B" w:rsidP="000A0D95">
            <w:r w:rsidRPr="003A0AD8">
              <w:t>Das CRM enthält die Kundendaten der Helion AG und soll als Masterquelle für Kundendaten in den Projekten eingesetzt werden.</w:t>
            </w:r>
          </w:p>
        </w:tc>
      </w:tr>
      <w:tr w:rsidR="00EF4E1B" w:rsidRPr="003A0AD8" w14:paraId="5ECE8E27" w14:textId="77777777" w:rsidTr="00EF4E1B">
        <w:tc>
          <w:tcPr>
            <w:tcW w:w="2467" w:type="dxa"/>
          </w:tcPr>
          <w:p w14:paraId="13158796" w14:textId="20BDF1BF" w:rsidR="00EF4E1B" w:rsidRPr="003A0AD8" w:rsidRDefault="00EF4E1B" w:rsidP="000A0D95">
            <w:r w:rsidRPr="003A0AD8">
              <w:t>Logistik Power App</w:t>
            </w:r>
          </w:p>
        </w:tc>
        <w:tc>
          <w:tcPr>
            <w:tcW w:w="2693" w:type="dxa"/>
          </w:tcPr>
          <w:p w14:paraId="3BFF3479" w14:textId="493437BB" w:rsidR="00EF4E1B" w:rsidRPr="003A0AD8" w:rsidRDefault="00EF4E1B" w:rsidP="000A0D95">
            <w:r w:rsidRPr="003A0AD8">
              <w:t>Fehler in den Materiallieferungen können nicht erfasst werden</w:t>
            </w:r>
            <w:r w:rsidR="00917056" w:rsidRPr="003A0AD8">
              <w:t>.</w:t>
            </w:r>
          </w:p>
        </w:tc>
        <w:tc>
          <w:tcPr>
            <w:tcW w:w="4222" w:type="dxa"/>
          </w:tcPr>
          <w:p w14:paraId="488CDB86" w14:textId="0DE7E895" w:rsidR="00EF4E1B" w:rsidRPr="003A0AD8" w:rsidRDefault="00917056" w:rsidP="000A0D95">
            <w:commentRangeStart w:id="114"/>
            <w:r w:rsidRPr="003A0AD8">
              <w:t>Die Logistik App ist eine Power App, welche u</w:t>
            </w:r>
            <w:r w:rsidR="00633D1C" w:rsidRPr="003A0AD8">
              <w:t xml:space="preserve">. </w:t>
            </w:r>
            <w:r w:rsidRPr="003A0AD8">
              <w:t>a. für Material</w:t>
            </w:r>
            <w:r w:rsidR="00633D1C" w:rsidRPr="003A0AD8">
              <w:t>b</w:t>
            </w:r>
            <w:r w:rsidRPr="003A0AD8">
              <w:t>estellung</w:t>
            </w:r>
            <w:r w:rsidR="00E72830" w:rsidRPr="003A0AD8">
              <w:t>en und die Meldung von Lieferfehlern</w:t>
            </w:r>
            <w:r w:rsidRPr="003A0AD8">
              <w:t xml:space="preserve"> verwendet wird. Aus dem Projekt soll die Logistik App geöffnet werden können, um Fehler in den Materiallieferungen erfassen zu können.</w:t>
            </w:r>
            <w:commentRangeEnd w:id="114"/>
            <w:r w:rsidR="00633D1C" w:rsidRPr="003A0AD8">
              <w:rPr>
                <w:rStyle w:val="CommentReference"/>
              </w:rPr>
              <w:commentReference w:id="114"/>
            </w:r>
          </w:p>
        </w:tc>
      </w:tr>
    </w:tbl>
    <w:p w14:paraId="532F0B55" w14:textId="45EC6681" w:rsidR="00402D96" w:rsidRPr="003A0AD8" w:rsidRDefault="00917056" w:rsidP="00917056">
      <w:pPr>
        <w:pStyle w:val="Heading4"/>
      </w:pPr>
      <w:r w:rsidRPr="003A0AD8">
        <w:lastRenderedPageBreak/>
        <w:t>Mobile App</w:t>
      </w:r>
      <w:r w:rsidR="00BE38B8" w:rsidRPr="003A0AD8">
        <w:t>likation</w:t>
      </w:r>
      <w:r w:rsidR="00DE534C" w:rsidRPr="003A0AD8">
        <w:t xml:space="preserve"> (Level 1)</w:t>
      </w:r>
    </w:p>
    <w:p w14:paraId="3C981958" w14:textId="397F9518" w:rsidR="00917056" w:rsidRPr="003A0AD8" w:rsidRDefault="00A109EE" w:rsidP="00917056">
      <w:r w:rsidRPr="003A0AD8">
        <w:t xml:space="preserve">In diesem Abschnitt wird die Komponente </w:t>
      </w:r>
      <w:r w:rsidR="00BE38B8" w:rsidRPr="003A0AD8">
        <w:t>«</w:t>
      </w:r>
      <w:r w:rsidRPr="003A0AD8">
        <w:t>Mobile</w:t>
      </w:r>
      <w:r w:rsidR="00BE38B8" w:rsidRPr="003A0AD8">
        <w:t xml:space="preserve"> Client»</w:t>
      </w:r>
      <w:r w:rsidRPr="003A0AD8">
        <w:t xml:space="preserve"> beschrieben.</w:t>
      </w:r>
    </w:p>
    <w:p w14:paraId="6799690B" w14:textId="77777777" w:rsidR="00A109EE" w:rsidRPr="003A0AD8" w:rsidRDefault="00A109EE" w:rsidP="00EF15D2">
      <w:pPr>
        <w:jc w:val="center"/>
      </w:pPr>
    </w:p>
    <w:p w14:paraId="5A087E4B" w14:textId="77777777" w:rsidR="00EF15D2" w:rsidRPr="003A0AD8" w:rsidRDefault="00EF15D2" w:rsidP="00EF15D2">
      <w:pPr>
        <w:keepNext/>
        <w:jc w:val="center"/>
      </w:pPr>
      <w:r w:rsidRPr="003A0AD8">
        <w:rPr>
          <w:noProof/>
        </w:rPr>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7F385BDB" w:rsidR="00EF15D2" w:rsidRPr="003A0AD8" w:rsidRDefault="00EF15D2" w:rsidP="00EF15D2">
      <w:pPr>
        <w:pStyle w:val="Caption"/>
        <w:jc w:val="center"/>
      </w:pPr>
      <w:bookmarkStart w:id="115" w:name="_Toc192418354"/>
      <w:r w:rsidRPr="003A0AD8">
        <w:t xml:space="preserve">Abbildung </w:t>
      </w:r>
      <w:fldSimple w:instr=" SEQ Abbildung \* ARABIC ">
        <w:r w:rsidR="00DA5AC4" w:rsidRPr="003A0AD8">
          <w:rPr>
            <w:noProof/>
          </w:rPr>
          <w:t>19</w:t>
        </w:r>
      </w:fldSimple>
      <w:r w:rsidRPr="003A0AD8">
        <w:t xml:space="preserve"> Bausteinsicht de</w:t>
      </w:r>
      <w:r w:rsidR="001355A0" w:rsidRPr="003A0AD8">
        <w:t>s</w:t>
      </w:r>
      <w:r w:rsidRPr="003A0AD8">
        <w:t xml:space="preserve"> </w:t>
      </w:r>
      <w:r w:rsidR="001355A0" w:rsidRPr="003A0AD8">
        <w:t>«Mobile</w:t>
      </w:r>
      <w:r w:rsidRPr="003A0AD8">
        <w:t xml:space="preserve"> </w:t>
      </w:r>
      <w:r w:rsidR="001355A0" w:rsidRPr="003A0AD8">
        <w:t>Client»</w:t>
      </w:r>
      <w:r w:rsidRPr="003A0AD8">
        <w:t xml:space="preserve"> Level 1</w:t>
      </w:r>
      <w:bookmarkEnd w:id="115"/>
    </w:p>
    <w:p w14:paraId="67B6BFDB" w14:textId="7338B8CD" w:rsidR="00C02266" w:rsidRPr="003A0AD8" w:rsidRDefault="00C02266" w:rsidP="007C0001">
      <w:pPr>
        <w:pStyle w:val="Heading5"/>
      </w:pPr>
      <w:r w:rsidRPr="003A0AD8">
        <w:t>Zweck/Verantwortung</w:t>
      </w:r>
    </w:p>
    <w:p w14:paraId="2A797D27" w14:textId="46F0D9FE" w:rsidR="00C02266" w:rsidRPr="003A0AD8" w:rsidRDefault="00C02266" w:rsidP="00C02266">
      <w:r w:rsidRPr="003A0AD8">
        <w:t>Die mobile App ist der Client für die Installation auf einem mobilen Gerät. Er dient als Zugang zu den Projekten, Notizen und Inbetriebnahme</w:t>
      </w:r>
      <w:r w:rsidR="00633D1C" w:rsidRPr="003A0AD8">
        <w:t>p</w:t>
      </w:r>
      <w:r w:rsidRPr="003A0AD8">
        <w:t>rotokollen für die Mitarbeiter auf der Baustelle.</w:t>
      </w:r>
    </w:p>
    <w:p w14:paraId="046033DE" w14:textId="574CCD78" w:rsidR="00C02266" w:rsidRPr="003A0AD8" w:rsidRDefault="00C02266" w:rsidP="007C0001">
      <w:pPr>
        <w:pStyle w:val="Heading5"/>
      </w:pPr>
      <w:r w:rsidRPr="003A0AD8">
        <w:t>Schnittstellen</w:t>
      </w:r>
    </w:p>
    <w:p w14:paraId="4B02F100" w14:textId="1BEF9A0A" w:rsidR="00EF1012" w:rsidRPr="003A0AD8" w:rsidRDefault="00EF1012" w:rsidP="00EF1012">
      <w:pPr>
        <w:pStyle w:val="Caption"/>
        <w:keepNext/>
      </w:pPr>
      <w:bookmarkStart w:id="116" w:name="_Toc192418402"/>
      <w:r w:rsidRPr="003A0AD8">
        <w:t xml:space="preserve">Tabelle </w:t>
      </w:r>
      <w:fldSimple w:instr=" SEQ Tabelle \* ARABIC ">
        <w:r w:rsidR="00DA5AC4" w:rsidRPr="003A0AD8">
          <w:rPr>
            <w:noProof/>
          </w:rPr>
          <w:t>14</w:t>
        </w:r>
      </w:fldSimple>
      <w:r w:rsidRPr="003A0AD8">
        <w:t xml:space="preserve"> Beschreibung der Schnittstellen de</w:t>
      </w:r>
      <w:r w:rsidR="00143513" w:rsidRPr="003A0AD8">
        <w:t>s</w:t>
      </w:r>
      <w:r w:rsidRPr="003A0AD8">
        <w:t xml:space="preserve"> </w:t>
      </w:r>
      <w:r w:rsidR="00143513" w:rsidRPr="003A0AD8">
        <w:t>«Mobile Client»</w:t>
      </w:r>
      <w:bookmarkEnd w:id="116"/>
    </w:p>
    <w:tbl>
      <w:tblPr>
        <w:tblStyle w:val="TabelleBFH2"/>
        <w:tblW w:w="0" w:type="auto"/>
        <w:tblLook w:val="04A0" w:firstRow="1" w:lastRow="0" w:firstColumn="1" w:lastColumn="0" w:noHBand="0" w:noVBand="1"/>
      </w:tblPr>
      <w:tblGrid>
        <w:gridCol w:w="3034"/>
        <w:gridCol w:w="6348"/>
      </w:tblGrid>
      <w:tr w:rsidR="00C02266" w:rsidRPr="003A0AD8"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3A0AD8" w:rsidRDefault="00C02266" w:rsidP="00C02266">
            <w:pPr>
              <w:rPr>
                <w:b w:val="0"/>
              </w:rPr>
            </w:pPr>
            <w:r w:rsidRPr="003A0AD8">
              <w:rPr>
                <w:b w:val="0"/>
              </w:rPr>
              <w:t>Schnittstelle</w:t>
            </w:r>
          </w:p>
        </w:tc>
        <w:tc>
          <w:tcPr>
            <w:tcW w:w="6348" w:type="dxa"/>
          </w:tcPr>
          <w:p w14:paraId="146DA430" w14:textId="65D6C2E5" w:rsidR="00C02266" w:rsidRPr="003A0AD8" w:rsidRDefault="00C02266" w:rsidP="00C02266">
            <w:pPr>
              <w:rPr>
                <w:b w:val="0"/>
              </w:rPr>
            </w:pPr>
            <w:r w:rsidRPr="003A0AD8">
              <w:rPr>
                <w:b w:val="0"/>
              </w:rPr>
              <w:t>Beschreibung</w:t>
            </w:r>
          </w:p>
        </w:tc>
      </w:tr>
      <w:tr w:rsidR="00C02266" w:rsidRPr="003A0AD8" w14:paraId="36C94625" w14:textId="77777777" w:rsidTr="00C02266">
        <w:tc>
          <w:tcPr>
            <w:tcW w:w="3034" w:type="dxa"/>
          </w:tcPr>
          <w:p w14:paraId="3D4EBBF9" w14:textId="4D345C7F" w:rsidR="00C02266" w:rsidRPr="003A0AD8" w:rsidRDefault="00C02266" w:rsidP="00C02266">
            <w:r w:rsidRPr="003A0AD8">
              <w:t>MS SharePoint/Teams</w:t>
            </w:r>
          </w:p>
        </w:tc>
        <w:tc>
          <w:tcPr>
            <w:tcW w:w="6348" w:type="dxa"/>
          </w:tcPr>
          <w:p w14:paraId="108E1BB2" w14:textId="5A9678FE" w:rsidR="00C02266" w:rsidRPr="003A0AD8" w:rsidRDefault="00C02266" w:rsidP="00C02266">
            <w:r w:rsidRPr="003A0AD8">
              <w:t xml:space="preserve">Aus der Projektansicht in der </w:t>
            </w:r>
            <w:r w:rsidR="00633D1C" w:rsidRPr="003A0AD8">
              <w:t>«</w:t>
            </w:r>
            <w:r w:rsidRPr="003A0AD8">
              <w:t>Baustellen App</w:t>
            </w:r>
            <w:r w:rsidR="00633D1C" w:rsidRPr="003A0AD8">
              <w:t>»</w:t>
            </w:r>
            <w:r w:rsidRPr="003A0AD8">
              <w:t xml:space="preserve"> öffnet der Benutzer ein Dokument (SharePoint) oder Chat (Teams) in der jeweiligen externen App oder in deren Webansicht im Browser. Dokumente oder Chats sind als externe URLs </w:t>
            </w:r>
            <w:r w:rsidR="002E777B" w:rsidRPr="003A0AD8">
              <w:t>abgelegt.</w:t>
            </w:r>
          </w:p>
        </w:tc>
      </w:tr>
      <w:tr w:rsidR="002E777B" w:rsidRPr="003A0AD8" w14:paraId="73F7D2A2" w14:textId="77777777" w:rsidTr="00C02266">
        <w:tc>
          <w:tcPr>
            <w:tcW w:w="3034" w:type="dxa"/>
          </w:tcPr>
          <w:p w14:paraId="61D7DE7C" w14:textId="16D46113" w:rsidR="002E777B" w:rsidRPr="003A0AD8" w:rsidRDefault="002E777B" w:rsidP="00C02266">
            <w:r w:rsidRPr="003A0AD8">
              <w:t>Logistik Power App</w:t>
            </w:r>
          </w:p>
        </w:tc>
        <w:tc>
          <w:tcPr>
            <w:tcW w:w="6348" w:type="dxa"/>
          </w:tcPr>
          <w:p w14:paraId="317F193C" w14:textId="0DFBB270" w:rsidR="002E777B" w:rsidRPr="003A0AD8" w:rsidRDefault="002E777B" w:rsidP="00C02266">
            <w:r w:rsidRPr="003A0AD8">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3A0AD8" w14:paraId="128E75C5" w14:textId="77777777" w:rsidTr="00C02266">
        <w:tc>
          <w:tcPr>
            <w:tcW w:w="3034" w:type="dxa"/>
          </w:tcPr>
          <w:p w14:paraId="711CBB61" w14:textId="5D587021" w:rsidR="002E777B" w:rsidRPr="003A0AD8" w:rsidRDefault="002E777B" w:rsidP="00C02266">
            <w:r w:rsidRPr="003A0AD8">
              <w:t>API Gateway</w:t>
            </w:r>
          </w:p>
        </w:tc>
        <w:tc>
          <w:tcPr>
            <w:tcW w:w="6348" w:type="dxa"/>
          </w:tcPr>
          <w:p w14:paraId="764D67A7" w14:textId="31411D79" w:rsidR="002E777B" w:rsidRPr="003A0AD8" w:rsidRDefault="002E777B" w:rsidP="00C02266">
            <w:r w:rsidRPr="003A0AD8">
              <w:t>Über den API Gateway findet die Kommunikation mit den Backend Services statt.</w:t>
            </w:r>
          </w:p>
        </w:tc>
      </w:tr>
      <w:tr w:rsidR="002E777B" w:rsidRPr="003A0AD8" w14:paraId="2576A361" w14:textId="77777777" w:rsidTr="00C02266">
        <w:tc>
          <w:tcPr>
            <w:tcW w:w="3034" w:type="dxa"/>
          </w:tcPr>
          <w:p w14:paraId="1184CFB6" w14:textId="77A50B0E" w:rsidR="002E777B" w:rsidRPr="003A0AD8" w:rsidRDefault="002E777B" w:rsidP="00C02266">
            <w:r w:rsidRPr="003A0AD8">
              <w:t>Lokaler Speicher</w:t>
            </w:r>
          </w:p>
        </w:tc>
        <w:tc>
          <w:tcPr>
            <w:tcW w:w="6348" w:type="dxa"/>
          </w:tcPr>
          <w:p w14:paraId="2F212434" w14:textId="376DEAC5" w:rsidR="002E777B" w:rsidRPr="003A0AD8" w:rsidRDefault="002E777B" w:rsidP="00C02266">
            <w:r w:rsidRPr="003A0AD8">
              <w:t>Wird zum lokalen Speichern der Daten verwendet, damit die mobile App auch offline verwendet werden kann.</w:t>
            </w:r>
          </w:p>
        </w:tc>
      </w:tr>
      <w:tr w:rsidR="002E777B" w:rsidRPr="003A0AD8" w14:paraId="0AFB89F9" w14:textId="77777777" w:rsidTr="00C02266">
        <w:tc>
          <w:tcPr>
            <w:tcW w:w="3034" w:type="dxa"/>
          </w:tcPr>
          <w:p w14:paraId="449EBAAC" w14:textId="63D69FAF" w:rsidR="002E777B" w:rsidRPr="003A0AD8" w:rsidRDefault="002E777B" w:rsidP="00C02266">
            <w:r w:rsidRPr="003A0AD8">
              <w:t>Kamera</w:t>
            </w:r>
          </w:p>
        </w:tc>
        <w:tc>
          <w:tcPr>
            <w:tcW w:w="6348" w:type="dxa"/>
          </w:tcPr>
          <w:p w14:paraId="186C3A0B" w14:textId="4944E1A9" w:rsidR="002E777B" w:rsidRPr="003A0AD8" w:rsidRDefault="002E777B" w:rsidP="00C02266">
            <w:r w:rsidRPr="003A0AD8">
              <w:t>Wird verwendet</w:t>
            </w:r>
            <w:r w:rsidR="00633D1C" w:rsidRPr="003A0AD8">
              <w:t>,</w:t>
            </w:r>
            <w:r w:rsidRPr="003A0AD8">
              <w:t xml:space="preserve"> um Bilder für die IBN</w:t>
            </w:r>
            <w:r w:rsidR="00633D1C" w:rsidRPr="003A0AD8">
              <w:t>-</w:t>
            </w:r>
            <w:r w:rsidRPr="003A0AD8">
              <w:t>Protokolle oder die Notizen zu machen.</w:t>
            </w:r>
          </w:p>
        </w:tc>
      </w:tr>
    </w:tbl>
    <w:p w14:paraId="139D8B2E" w14:textId="183F2092" w:rsidR="000D3484" w:rsidRPr="003A0AD8" w:rsidRDefault="000D3484" w:rsidP="00021AFA"/>
    <w:p w14:paraId="48D152A3" w14:textId="77777777" w:rsidR="000D3484" w:rsidRPr="003A0AD8" w:rsidRDefault="000D3484">
      <w:pPr>
        <w:spacing w:line="240" w:lineRule="auto"/>
      </w:pPr>
      <w:r w:rsidRPr="003A0AD8">
        <w:br w:type="page"/>
      </w:r>
    </w:p>
    <w:p w14:paraId="5AFFC247" w14:textId="0A8E78BF" w:rsidR="002E777B" w:rsidRPr="003A0AD8" w:rsidRDefault="002E777B" w:rsidP="007C0001">
      <w:pPr>
        <w:pStyle w:val="Heading5"/>
      </w:pPr>
      <w:r w:rsidRPr="003A0AD8">
        <w:lastRenderedPageBreak/>
        <w:t>Qualitäts-/Leistungsmerkmale</w:t>
      </w:r>
    </w:p>
    <w:p w14:paraId="74242750" w14:textId="67EBB99A" w:rsidR="002E777B" w:rsidRPr="003A0AD8" w:rsidRDefault="002E777B">
      <w:pPr>
        <w:pStyle w:val="ListParagraph"/>
        <w:numPr>
          <w:ilvl w:val="0"/>
          <w:numId w:val="34"/>
        </w:numPr>
      </w:pPr>
      <w:r w:rsidRPr="003A0AD8">
        <w:t xml:space="preserve">Die mobile App </w:t>
      </w:r>
      <w:r w:rsidR="000B09D1" w:rsidRPr="003A0AD8">
        <w:t xml:space="preserve">unterstützt </w:t>
      </w:r>
      <w:r w:rsidR="00633D1C" w:rsidRPr="003A0AD8">
        <w:t>Betriebssysteme</w:t>
      </w:r>
      <w:r w:rsidRPr="003A0AD8">
        <w:t xml:space="preserve"> ab Android 12 und iOS 16</w:t>
      </w:r>
      <w:r w:rsidR="000B09D1" w:rsidRPr="003A0AD8">
        <w:t>.</w:t>
      </w:r>
    </w:p>
    <w:p w14:paraId="70B74C4F" w14:textId="296D1A97" w:rsidR="000B09D1" w:rsidRPr="003A0AD8" w:rsidRDefault="000B09D1">
      <w:pPr>
        <w:pStyle w:val="ListParagraph"/>
        <w:numPr>
          <w:ilvl w:val="0"/>
          <w:numId w:val="34"/>
        </w:numPr>
      </w:pPr>
      <w:r w:rsidRPr="003A0AD8">
        <w:t>Die App ist für die Verwendung im Portraitmodus optimiert.</w:t>
      </w:r>
    </w:p>
    <w:p w14:paraId="326FCC71" w14:textId="08012FEB" w:rsidR="000B09D1" w:rsidRPr="003A0AD8" w:rsidRDefault="000B09D1">
      <w:pPr>
        <w:pStyle w:val="ListParagraph"/>
        <w:numPr>
          <w:ilvl w:val="0"/>
          <w:numId w:val="34"/>
        </w:numPr>
      </w:pPr>
      <w:r w:rsidRPr="003A0AD8">
        <w:t xml:space="preserve">Die App </w:t>
      </w:r>
      <w:r w:rsidR="009D47CB" w:rsidRPr="003A0AD8">
        <w:t xml:space="preserve">speichert </w:t>
      </w:r>
      <w:r w:rsidR="00BE38B8" w:rsidRPr="003A0AD8">
        <w:t xml:space="preserve">ausgewählte </w:t>
      </w:r>
      <w:r w:rsidR="009D47CB" w:rsidRPr="003A0AD8">
        <w:t>Daten lokal, damit die Applikation offline verwendet werden kann</w:t>
      </w:r>
      <w:r w:rsidRPr="003A0AD8">
        <w:t>.</w:t>
      </w:r>
    </w:p>
    <w:p w14:paraId="73C6300E" w14:textId="4729F77D" w:rsidR="006F1940" w:rsidRPr="003A0AD8" w:rsidRDefault="005A47F2" w:rsidP="00BE38B8">
      <w:pPr>
        <w:pStyle w:val="ListParagraph"/>
        <w:numPr>
          <w:ilvl w:val="0"/>
          <w:numId w:val="34"/>
        </w:numPr>
      </w:pPr>
      <w:r w:rsidRPr="003A0AD8">
        <w:t xml:space="preserve">Das </w:t>
      </w:r>
      <w:r w:rsidR="00633D1C" w:rsidRPr="003A0AD8">
        <w:t>Software-Design</w:t>
      </w:r>
      <w:r w:rsidR="000B09D1" w:rsidRPr="003A0AD8">
        <w:t xml:space="preserve"> wird nach dem Entwurfsmuster MVVM </w:t>
      </w:r>
      <w:r w:rsidRPr="003A0AD8">
        <w:t xml:space="preserve">umgesetzt (Siehe Kapitel </w:t>
      </w:r>
      <w:r w:rsidRPr="003A0AD8">
        <w:fldChar w:fldCharType="begin"/>
      </w:r>
      <w:r w:rsidRPr="003A0AD8">
        <w:instrText xml:space="preserve"> REF _Ref189858749 \r \h </w:instrText>
      </w:r>
      <w:r w:rsidRPr="003A0AD8">
        <w:fldChar w:fldCharType="separate"/>
      </w:r>
      <w:r w:rsidR="00DA5AC4" w:rsidRPr="003A0AD8">
        <w:t>4.3.11.5</w:t>
      </w:r>
      <w:r w:rsidRPr="003A0AD8">
        <w:fldChar w:fldCharType="end"/>
      </w:r>
      <w:r w:rsidRPr="003A0AD8">
        <w:t>).</w:t>
      </w:r>
    </w:p>
    <w:p w14:paraId="59B879AA" w14:textId="48375BCF" w:rsidR="00EF1012" w:rsidRPr="003A0AD8" w:rsidRDefault="009D47CB" w:rsidP="009D47CB">
      <w:pPr>
        <w:pStyle w:val="Heading4"/>
      </w:pPr>
      <w:r w:rsidRPr="003A0AD8">
        <w:t>Web Portal</w:t>
      </w:r>
      <w:r w:rsidR="00DE534C" w:rsidRPr="003A0AD8">
        <w:t xml:space="preserve"> (Level 1)</w:t>
      </w:r>
    </w:p>
    <w:p w14:paraId="1318DC52" w14:textId="52BB7673" w:rsidR="009D47CB" w:rsidRPr="003A0AD8" w:rsidRDefault="009D47CB" w:rsidP="009D47CB">
      <w:r w:rsidRPr="003A0AD8">
        <w:t xml:space="preserve">In diesem Abschnitt wird die Komponente </w:t>
      </w:r>
      <w:r w:rsidR="005E20CD" w:rsidRPr="003A0AD8">
        <w:t>«</w:t>
      </w:r>
      <w:r w:rsidRPr="003A0AD8">
        <w:t>Web Portal</w:t>
      </w:r>
      <w:r w:rsidR="005E20CD" w:rsidRPr="003A0AD8">
        <w:t>»</w:t>
      </w:r>
      <w:r w:rsidRPr="003A0AD8">
        <w:t xml:space="preserve"> beschri</w:t>
      </w:r>
      <w:r w:rsidR="00BE38B8" w:rsidRPr="003A0AD8">
        <w:t>e</w:t>
      </w:r>
      <w:r w:rsidRPr="003A0AD8">
        <w:t>ben.</w:t>
      </w:r>
    </w:p>
    <w:p w14:paraId="172A8734" w14:textId="77777777" w:rsidR="009D47CB" w:rsidRPr="003A0AD8" w:rsidRDefault="009D47CB" w:rsidP="009D47CB"/>
    <w:p w14:paraId="0AF5C898" w14:textId="77777777" w:rsidR="00615980" w:rsidRPr="003A0AD8" w:rsidRDefault="00615980" w:rsidP="00615980">
      <w:pPr>
        <w:keepNext/>
        <w:jc w:val="center"/>
      </w:pPr>
      <w:r w:rsidRPr="003A0AD8">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4C4533B0" w:rsidR="009D47CB" w:rsidRPr="003A0AD8" w:rsidRDefault="00615980" w:rsidP="00615980">
      <w:pPr>
        <w:pStyle w:val="Caption"/>
        <w:jc w:val="center"/>
      </w:pPr>
      <w:bookmarkStart w:id="117" w:name="_Toc192418355"/>
      <w:r w:rsidRPr="003A0AD8">
        <w:t xml:space="preserve">Abbildung </w:t>
      </w:r>
      <w:fldSimple w:instr=" SEQ Abbildung \* ARABIC ">
        <w:r w:rsidR="00DA5AC4" w:rsidRPr="003A0AD8">
          <w:rPr>
            <w:noProof/>
          </w:rPr>
          <w:t>20</w:t>
        </w:r>
      </w:fldSimple>
      <w:r w:rsidRPr="003A0AD8">
        <w:t xml:space="preserve"> Bausteinsicht </w:t>
      </w:r>
      <w:r w:rsidR="001355A0" w:rsidRPr="003A0AD8">
        <w:t>«</w:t>
      </w:r>
      <w:r w:rsidRPr="003A0AD8">
        <w:t>Web Portal</w:t>
      </w:r>
      <w:r w:rsidR="001355A0" w:rsidRPr="003A0AD8">
        <w:t>»</w:t>
      </w:r>
      <w:r w:rsidR="007C615D" w:rsidRPr="003A0AD8">
        <w:t xml:space="preserve"> Level </w:t>
      </w:r>
      <w:r w:rsidR="009F7BD5" w:rsidRPr="003A0AD8">
        <w:t>1</w:t>
      </w:r>
      <w:bookmarkEnd w:id="117"/>
    </w:p>
    <w:p w14:paraId="5052F479" w14:textId="2245EC93" w:rsidR="00615980" w:rsidRPr="003A0AD8" w:rsidRDefault="00615980" w:rsidP="007C0001">
      <w:pPr>
        <w:pStyle w:val="Heading5"/>
      </w:pPr>
      <w:r w:rsidRPr="003A0AD8">
        <w:t>Zweck/Verantwortung</w:t>
      </w:r>
    </w:p>
    <w:p w14:paraId="001E5620" w14:textId="3FC3804F" w:rsidR="00615980" w:rsidRPr="003A0AD8" w:rsidRDefault="00615980" w:rsidP="00615980">
      <w:r w:rsidRPr="003A0AD8">
        <w:t>Das Web Portal wird zur Administration der Daten durch Sachbearbeiter und Projektleiter verwendet.</w:t>
      </w:r>
    </w:p>
    <w:p w14:paraId="3155F774" w14:textId="2F09B99A" w:rsidR="00615980" w:rsidRPr="003A0AD8" w:rsidRDefault="00615980" w:rsidP="007C0001">
      <w:pPr>
        <w:pStyle w:val="Heading5"/>
      </w:pPr>
      <w:r w:rsidRPr="003A0AD8">
        <w:t>Schnittstellen</w:t>
      </w:r>
    </w:p>
    <w:p w14:paraId="170E3A5B" w14:textId="35F46344" w:rsidR="00A052F1" w:rsidRPr="003A0AD8" w:rsidRDefault="00A052F1" w:rsidP="00A052F1">
      <w:pPr>
        <w:pStyle w:val="Caption"/>
        <w:keepNext/>
      </w:pPr>
      <w:bookmarkStart w:id="118" w:name="_Toc192418403"/>
      <w:r w:rsidRPr="003A0AD8">
        <w:t xml:space="preserve">Tabelle </w:t>
      </w:r>
      <w:fldSimple w:instr=" SEQ Tabelle \* ARABIC ">
        <w:r w:rsidR="00DA5AC4" w:rsidRPr="003A0AD8">
          <w:rPr>
            <w:noProof/>
          </w:rPr>
          <w:t>15</w:t>
        </w:r>
      </w:fldSimple>
      <w:r w:rsidRPr="003A0AD8">
        <w:t xml:space="preserve"> Beschreibung der Schnittstellen des </w:t>
      </w:r>
      <w:r w:rsidR="00143513" w:rsidRPr="003A0AD8">
        <w:t>«</w:t>
      </w:r>
      <w:r w:rsidRPr="003A0AD8">
        <w:t>Web Portals</w:t>
      </w:r>
      <w:r w:rsidR="00143513" w:rsidRPr="003A0AD8">
        <w:t>»</w:t>
      </w:r>
      <w:bookmarkEnd w:id="118"/>
    </w:p>
    <w:tbl>
      <w:tblPr>
        <w:tblStyle w:val="TabelleBFH2"/>
        <w:tblW w:w="0" w:type="auto"/>
        <w:tblLook w:val="04A0" w:firstRow="1" w:lastRow="0" w:firstColumn="1" w:lastColumn="0" w:noHBand="0" w:noVBand="1"/>
      </w:tblPr>
      <w:tblGrid>
        <w:gridCol w:w="3030"/>
        <w:gridCol w:w="6332"/>
      </w:tblGrid>
      <w:tr w:rsidR="00615980" w:rsidRPr="003A0AD8"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3A0AD8" w:rsidRDefault="00615980" w:rsidP="006F6253">
            <w:pPr>
              <w:rPr>
                <w:bCs/>
              </w:rPr>
            </w:pPr>
            <w:r w:rsidRPr="003A0AD8">
              <w:rPr>
                <w:bCs/>
              </w:rPr>
              <w:t>Schnittstelle</w:t>
            </w:r>
          </w:p>
        </w:tc>
        <w:tc>
          <w:tcPr>
            <w:tcW w:w="6332" w:type="dxa"/>
          </w:tcPr>
          <w:p w14:paraId="7BE54038" w14:textId="77777777" w:rsidR="00615980" w:rsidRPr="003A0AD8" w:rsidRDefault="00615980" w:rsidP="006F6253">
            <w:pPr>
              <w:rPr>
                <w:bCs/>
              </w:rPr>
            </w:pPr>
            <w:r w:rsidRPr="003A0AD8">
              <w:rPr>
                <w:bCs/>
              </w:rPr>
              <w:t>Beschreibung</w:t>
            </w:r>
          </w:p>
        </w:tc>
      </w:tr>
      <w:tr w:rsidR="00615980" w:rsidRPr="003A0AD8" w14:paraId="1F155F6A" w14:textId="77777777" w:rsidTr="000F2BDF">
        <w:tc>
          <w:tcPr>
            <w:tcW w:w="3030" w:type="dxa"/>
          </w:tcPr>
          <w:p w14:paraId="7F7827D9" w14:textId="77777777" w:rsidR="00615980" w:rsidRPr="003A0AD8" w:rsidRDefault="00615980" w:rsidP="006F6253">
            <w:r w:rsidRPr="003A0AD8">
              <w:t>API Gateway</w:t>
            </w:r>
          </w:p>
        </w:tc>
        <w:tc>
          <w:tcPr>
            <w:tcW w:w="6332" w:type="dxa"/>
          </w:tcPr>
          <w:p w14:paraId="3F9DAD7D" w14:textId="77777777" w:rsidR="00615980" w:rsidRPr="003A0AD8" w:rsidRDefault="00615980" w:rsidP="00A052F1">
            <w:pPr>
              <w:keepNext/>
            </w:pPr>
            <w:r w:rsidRPr="003A0AD8">
              <w:t>Über den API Gateway findet die Kommunikation mit den Backend Services statt.</w:t>
            </w:r>
          </w:p>
        </w:tc>
      </w:tr>
    </w:tbl>
    <w:p w14:paraId="3406A7FA" w14:textId="28828757" w:rsidR="00615980" w:rsidRPr="003A0AD8" w:rsidRDefault="00615980" w:rsidP="007C0001">
      <w:pPr>
        <w:pStyle w:val="Heading5"/>
      </w:pPr>
      <w:r w:rsidRPr="003A0AD8">
        <w:t>Qualitäts-/Leistungsmerkmale</w:t>
      </w:r>
    </w:p>
    <w:p w14:paraId="5E81703F" w14:textId="34AD1F16" w:rsidR="00840619" w:rsidRPr="003A0AD8" w:rsidRDefault="00840619">
      <w:pPr>
        <w:pStyle w:val="ListParagraph"/>
        <w:numPr>
          <w:ilvl w:val="0"/>
          <w:numId w:val="36"/>
        </w:numPr>
      </w:pPr>
      <w:r w:rsidRPr="003A0AD8">
        <w:t>Ist für die Verwendung im Desktop Browser optimiert.</w:t>
      </w:r>
    </w:p>
    <w:p w14:paraId="64BA4426" w14:textId="02A8E6DD" w:rsidR="00840619" w:rsidRPr="003A0AD8" w:rsidRDefault="00840619" w:rsidP="00840619">
      <w:pPr>
        <w:pStyle w:val="Heading4"/>
      </w:pPr>
      <w:r w:rsidRPr="003A0AD8">
        <w:t>API Gateway</w:t>
      </w:r>
      <w:r w:rsidR="00DE534C" w:rsidRPr="003A0AD8">
        <w:t xml:space="preserve"> (Level 1)</w:t>
      </w:r>
    </w:p>
    <w:p w14:paraId="7B3E6427" w14:textId="565D6BC6" w:rsidR="00840619" w:rsidRPr="003A0AD8" w:rsidRDefault="00840619" w:rsidP="00840619">
      <w:r w:rsidRPr="003A0AD8">
        <w:t>In diesem Abschnitt wird die Komponente «API Gateway» beschrieben.</w:t>
      </w:r>
    </w:p>
    <w:p w14:paraId="355D73F2" w14:textId="77777777" w:rsidR="005E20CD" w:rsidRPr="003A0AD8" w:rsidRDefault="005E20CD" w:rsidP="00840619"/>
    <w:p w14:paraId="5172FDF3" w14:textId="77777777" w:rsidR="007C615D" w:rsidRPr="003A0AD8" w:rsidRDefault="007C615D" w:rsidP="007C615D">
      <w:pPr>
        <w:keepNext/>
        <w:jc w:val="center"/>
      </w:pPr>
      <w:r w:rsidRPr="003A0AD8">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326FD111" w:rsidR="005E20CD" w:rsidRPr="003A0AD8" w:rsidRDefault="007C615D" w:rsidP="007C615D">
      <w:pPr>
        <w:pStyle w:val="Caption"/>
        <w:jc w:val="center"/>
      </w:pPr>
      <w:bookmarkStart w:id="119" w:name="_Toc192418356"/>
      <w:r w:rsidRPr="003A0AD8">
        <w:t xml:space="preserve">Abbildung </w:t>
      </w:r>
      <w:fldSimple w:instr=" SEQ Abbildung \* ARABIC ">
        <w:r w:rsidR="00DA5AC4" w:rsidRPr="003A0AD8">
          <w:rPr>
            <w:noProof/>
          </w:rPr>
          <w:t>21</w:t>
        </w:r>
      </w:fldSimple>
      <w:r w:rsidRPr="003A0AD8">
        <w:t xml:space="preserve"> Bausteinsicht </w:t>
      </w:r>
      <w:r w:rsidR="001355A0" w:rsidRPr="003A0AD8">
        <w:t>«</w:t>
      </w:r>
      <w:r w:rsidR="00BE38B8" w:rsidRPr="003A0AD8">
        <w:t>API</w:t>
      </w:r>
      <w:r w:rsidRPr="003A0AD8">
        <w:t xml:space="preserve"> Gateway</w:t>
      </w:r>
      <w:r w:rsidR="001355A0" w:rsidRPr="003A0AD8">
        <w:t>»</w:t>
      </w:r>
      <w:r w:rsidRPr="003A0AD8">
        <w:t xml:space="preserve"> Level 1</w:t>
      </w:r>
      <w:bookmarkEnd w:id="119"/>
    </w:p>
    <w:p w14:paraId="60A4F0FE" w14:textId="074FC4FA" w:rsidR="007C0001" w:rsidRPr="003A0AD8" w:rsidRDefault="007C0001" w:rsidP="007C0001">
      <w:pPr>
        <w:pStyle w:val="Heading5"/>
      </w:pPr>
      <w:r w:rsidRPr="003A0AD8">
        <w:t>Zweck/Verantwortung</w:t>
      </w:r>
    </w:p>
    <w:p w14:paraId="0807F265" w14:textId="6EED73C2" w:rsidR="00FC6571" w:rsidRPr="003A0AD8" w:rsidRDefault="00FC6571" w:rsidP="00FC6571">
      <w:r w:rsidRPr="003A0AD8">
        <w:t>Der API Gateway ist für das Routing von Anfragen an das «Baustellen App»</w:t>
      </w:r>
      <w:r w:rsidR="00257D72" w:rsidRPr="003A0AD8">
        <w:t>-</w:t>
      </w:r>
      <w:r w:rsidRPr="003A0AD8">
        <w:t>Backend zuständig. Die Komponente ist ein Reverse Proxy</w:t>
      </w:r>
      <w:r w:rsidR="00257D72" w:rsidRPr="003A0AD8">
        <w:t>,</w:t>
      </w:r>
      <w:r w:rsidRPr="003A0AD8">
        <w:t xml:space="preserve"> welcher</w:t>
      </w:r>
      <w:r w:rsidR="00D05530" w:rsidRPr="003A0AD8">
        <w:t xml:space="preserve"> die Anfragen der mobilen App und des Web Portals an die </w:t>
      </w:r>
      <w:r w:rsidR="00D05530" w:rsidRPr="003A0AD8">
        <w:lastRenderedPageBreak/>
        <w:t>Microservices im Backend weiterleitet. Die Hauptaufgabe des API Gateways ist die Kapselung der verschiedenen Service Domänen hinter einer öffentlichen Domäne.</w:t>
      </w:r>
      <w:r w:rsidR="000F2BDF" w:rsidRPr="003A0AD8">
        <w:t xml:space="preserve"> Der Gateway sichert die Routen zu den Backendservices </w:t>
      </w:r>
      <w:r w:rsidR="000270F0" w:rsidRPr="003A0AD8">
        <w:t>v</w:t>
      </w:r>
      <w:r w:rsidR="000F2BDF" w:rsidRPr="003A0AD8">
        <w:t xml:space="preserve">or </w:t>
      </w:r>
      <w:r w:rsidR="000270F0" w:rsidRPr="003A0AD8">
        <w:t>unautorisiertem</w:t>
      </w:r>
      <w:r w:rsidR="000F2BDF" w:rsidRPr="003A0AD8">
        <w:t xml:space="preserve"> Zugriff. Zusätzlich ermöglicht der Gateway die Einhaltung der CORS Regeln für das Web Portal.</w:t>
      </w:r>
    </w:p>
    <w:p w14:paraId="6090736D" w14:textId="77777777" w:rsidR="00021AFA" w:rsidRPr="003A0AD8" w:rsidRDefault="00021AFA" w:rsidP="00FC6571"/>
    <w:p w14:paraId="7E202EED" w14:textId="32364888" w:rsidR="000F2BDF" w:rsidRPr="003A0AD8" w:rsidRDefault="000F2BDF" w:rsidP="000F2BDF">
      <w:pPr>
        <w:pStyle w:val="Heading5"/>
      </w:pPr>
      <w:r w:rsidRPr="003A0AD8">
        <w:t>Schnittstellen</w:t>
      </w:r>
    </w:p>
    <w:p w14:paraId="1FB65A33" w14:textId="0DFC0C7D" w:rsidR="00A052F1" w:rsidRPr="003A0AD8" w:rsidRDefault="00A052F1" w:rsidP="00A052F1">
      <w:pPr>
        <w:pStyle w:val="Caption"/>
        <w:keepNext/>
      </w:pPr>
      <w:bookmarkStart w:id="120" w:name="_Toc192418404"/>
      <w:r w:rsidRPr="003A0AD8">
        <w:t xml:space="preserve">Tabelle </w:t>
      </w:r>
      <w:fldSimple w:instr=" SEQ Tabelle \* ARABIC ">
        <w:r w:rsidR="00DA5AC4" w:rsidRPr="003A0AD8">
          <w:rPr>
            <w:noProof/>
          </w:rPr>
          <w:t>16</w:t>
        </w:r>
      </w:fldSimple>
      <w:r w:rsidRPr="003A0AD8">
        <w:t xml:space="preserve"> Beschreibung der Schnittstellen des </w:t>
      </w:r>
      <w:r w:rsidR="00143513" w:rsidRPr="003A0AD8">
        <w:t>«</w:t>
      </w:r>
      <w:r w:rsidRPr="003A0AD8">
        <w:t>API Gateways</w:t>
      </w:r>
      <w:r w:rsidR="00143513" w:rsidRPr="003A0AD8">
        <w:t>»</w:t>
      </w:r>
      <w:bookmarkEnd w:id="120"/>
    </w:p>
    <w:tbl>
      <w:tblPr>
        <w:tblStyle w:val="TabelleBFH2"/>
        <w:tblW w:w="0" w:type="auto"/>
        <w:tblLook w:val="04A0" w:firstRow="1" w:lastRow="0" w:firstColumn="1" w:lastColumn="0" w:noHBand="0" w:noVBand="1"/>
      </w:tblPr>
      <w:tblGrid>
        <w:gridCol w:w="3459"/>
        <w:gridCol w:w="5923"/>
      </w:tblGrid>
      <w:tr w:rsidR="000F2BDF" w:rsidRPr="003A0AD8"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3A0AD8" w:rsidRDefault="000F2BDF" w:rsidP="000F2BDF">
            <w:r w:rsidRPr="003A0AD8">
              <w:t>Schnittstelle</w:t>
            </w:r>
          </w:p>
        </w:tc>
        <w:tc>
          <w:tcPr>
            <w:tcW w:w="5923" w:type="dxa"/>
          </w:tcPr>
          <w:p w14:paraId="11FC76F8" w14:textId="4625E4A0" w:rsidR="000F2BDF" w:rsidRPr="003A0AD8" w:rsidRDefault="000F2BDF" w:rsidP="000F2BDF">
            <w:r w:rsidRPr="003A0AD8">
              <w:t>Beschreibung</w:t>
            </w:r>
          </w:p>
        </w:tc>
      </w:tr>
      <w:tr w:rsidR="000F2BDF" w:rsidRPr="003A0AD8" w14:paraId="02B3771D" w14:textId="77777777" w:rsidTr="00A052F1">
        <w:tc>
          <w:tcPr>
            <w:tcW w:w="3459" w:type="dxa"/>
          </w:tcPr>
          <w:p w14:paraId="6E63546E" w14:textId="74007656" w:rsidR="000F2BDF" w:rsidRPr="003A0AD8" w:rsidRDefault="00A052F1" w:rsidP="000F2BDF">
            <w:r w:rsidRPr="003A0AD8">
              <w:t>Ankommende Anfragen von «Mobile App» und «Web Portal»</w:t>
            </w:r>
          </w:p>
        </w:tc>
        <w:tc>
          <w:tcPr>
            <w:tcW w:w="5923" w:type="dxa"/>
          </w:tcPr>
          <w:p w14:paraId="73AB0388" w14:textId="260346C2" w:rsidR="000F2BDF" w:rsidRPr="003A0AD8" w:rsidRDefault="00A052F1" w:rsidP="000F2BDF">
            <w:r w:rsidRPr="003A0AD8">
              <w:t>Die Schnittstelle für die Clients ist gegenüber dem Internet exponiert und über eine öffentliche Domäne aufrufbar. Der API Gateway nimmt an dieser Schnittstelle die Anfragen der Clients entgegen.</w:t>
            </w:r>
          </w:p>
        </w:tc>
      </w:tr>
      <w:tr w:rsidR="00A052F1" w:rsidRPr="003A0AD8" w14:paraId="63A8A94F" w14:textId="77777777" w:rsidTr="00A052F1">
        <w:tc>
          <w:tcPr>
            <w:tcW w:w="3459" w:type="dxa"/>
          </w:tcPr>
          <w:p w14:paraId="5C4A6D67" w14:textId="4D1BBB2A" w:rsidR="00A052F1" w:rsidRPr="003A0AD8" w:rsidRDefault="00A052F1" w:rsidP="000F2BDF">
            <w:r w:rsidRPr="003A0AD8">
              <w:t>Backend Services</w:t>
            </w:r>
          </w:p>
        </w:tc>
        <w:tc>
          <w:tcPr>
            <w:tcW w:w="5923" w:type="dxa"/>
          </w:tcPr>
          <w:p w14:paraId="2E53E5EE" w14:textId="447A4756" w:rsidR="00A052F1" w:rsidRPr="003A0AD8" w:rsidRDefault="00A052F1" w:rsidP="000F2BDF">
            <w:r w:rsidRPr="003A0AD8">
              <w:t>Anhand von URI Pfadregeln leitet der Reverse Proxy die Anfragen über die Backend Schnittstellen an die Backend Services weiter.</w:t>
            </w:r>
          </w:p>
        </w:tc>
      </w:tr>
    </w:tbl>
    <w:p w14:paraId="1A72536D" w14:textId="00D29465" w:rsidR="000F2BDF" w:rsidRPr="003A0AD8" w:rsidRDefault="00DE534C" w:rsidP="00A052F1">
      <w:pPr>
        <w:pStyle w:val="Heading5"/>
      </w:pPr>
      <w:r w:rsidRPr="003A0AD8">
        <w:t>Qualitäts-/Leistungsmerkmale</w:t>
      </w:r>
    </w:p>
    <w:p w14:paraId="1BFBF2EA" w14:textId="2AA0BB43" w:rsidR="00DE534C" w:rsidRPr="003A0AD8" w:rsidRDefault="00DE534C">
      <w:pPr>
        <w:pStyle w:val="ListParagraph"/>
        <w:numPr>
          <w:ilvl w:val="0"/>
          <w:numId w:val="36"/>
        </w:numPr>
      </w:pPr>
      <w:r w:rsidRPr="003A0AD8">
        <w:t xml:space="preserve">Sichert Backend Services vor </w:t>
      </w:r>
      <w:r w:rsidR="000270F0" w:rsidRPr="003A0AD8">
        <w:t>unautorisiertem</w:t>
      </w:r>
      <w:r w:rsidRPr="003A0AD8">
        <w:t xml:space="preserve"> Zugriff.</w:t>
      </w:r>
    </w:p>
    <w:p w14:paraId="43C2E3DF" w14:textId="2669EE64" w:rsidR="00DE534C" w:rsidRPr="003A0AD8" w:rsidRDefault="00DE534C">
      <w:pPr>
        <w:pStyle w:val="ListParagraph"/>
        <w:numPr>
          <w:ilvl w:val="0"/>
          <w:numId w:val="36"/>
        </w:numPr>
      </w:pPr>
      <w:r w:rsidRPr="003A0AD8">
        <w:t xml:space="preserve">Kapselt Anfragen an Backend Services für die </w:t>
      </w:r>
      <w:r w:rsidR="00DA5F0E" w:rsidRPr="003A0AD8">
        <w:t>«</w:t>
      </w:r>
      <w:r w:rsidRPr="003A0AD8">
        <w:t>Baustellen App</w:t>
      </w:r>
      <w:r w:rsidR="00DA5F0E" w:rsidRPr="003A0AD8">
        <w:t>»</w:t>
      </w:r>
      <w:r w:rsidRPr="003A0AD8">
        <w:t xml:space="preserve"> Clients.</w:t>
      </w:r>
    </w:p>
    <w:p w14:paraId="778727A5" w14:textId="6DC0D93D" w:rsidR="00DE534C" w:rsidRPr="003A0AD8" w:rsidRDefault="00DE534C" w:rsidP="00DE534C">
      <w:pPr>
        <w:pStyle w:val="Heading4"/>
      </w:pPr>
      <w:r w:rsidRPr="003A0AD8">
        <w:t>Customer Service (Level 1)</w:t>
      </w:r>
    </w:p>
    <w:p w14:paraId="41DC81F0" w14:textId="7F0747D7" w:rsidR="00DE534C" w:rsidRPr="003A0AD8" w:rsidRDefault="00DE534C" w:rsidP="00DE534C">
      <w:r w:rsidRPr="003A0AD8">
        <w:t xml:space="preserve">In diesem Abschnitt wird die Komponente </w:t>
      </w:r>
      <w:r w:rsidR="00F318E8" w:rsidRPr="003A0AD8">
        <w:t>«</w:t>
      </w:r>
      <w:r w:rsidRPr="003A0AD8">
        <w:t xml:space="preserve">Customer </w:t>
      </w:r>
      <w:r w:rsidR="000270F0" w:rsidRPr="003A0AD8">
        <w:t>Service</w:t>
      </w:r>
      <w:r w:rsidR="00F318E8" w:rsidRPr="003A0AD8">
        <w:t>»</w:t>
      </w:r>
      <w:r w:rsidRPr="003A0AD8">
        <w:t xml:space="preserve"> beschri</w:t>
      </w:r>
      <w:r w:rsidR="0088404B" w:rsidRPr="003A0AD8">
        <w:t>e</w:t>
      </w:r>
      <w:r w:rsidRPr="003A0AD8">
        <w:t>ben.</w:t>
      </w:r>
    </w:p>
    <w:p w14:paraId="00E7D59A" w14:textId="77777777" w:rsidR="00DE534C" w:rsidRPr="003A0AD8" w:rsidRDefault="00DE534C" w:rsidP="00DE534C"/>
    <w:p w14:paraId="0B3B2CFD" w14:textId="77777777" w:rsidR="00C15C2D" w:rsidRPr="003A0AD8" w:rsidRDefault="00C15C2D" w:rsidP="00C15C2D">
      <w:pPr>
        <w:keepNext/>
        <w:jc w:val="center"/>
      </w:pPr>
      <w:r w:rsidRPr="003A0AD8">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2C0FF01E" w:rsidR="00DE534C" w:rsidRPr="003A0AD8" w:rsidRDefault="00C15C2D" w:rsidP="00C15C2D">
      <w:pPr>
        <w:pStyle w:val="Caption"/>
        <w:jc w:val="center"/>
      </w:pPr>
      <w:bookmarkStart w:id="121" w:name="_Toc192418357"/>
      <w:r w:rsidRPr="003A0AD8">
        <w:t xml:space="preserve">Abbildung </w:t>
      </w:r>
      <w:fldSimple w:instr=" SEQ Abbildung \* ARABIC ">
        <w:r w:rsidR="00DA5AC4" w:rsidRPr="003A0AD8">
          <w:rPr>
            <w:noProof/>
          </w:rPr>
          <w:t>22</w:t>
        </w:r>
      </w:fldSimple>
      <w:r w:rsidRPr="003A0AD8">
        <w:t xml:space="preserve"> Bausteinsicht </w:t>
      </w:r>
      <w:r w:rsidR="001355A0" w:rsidRPr="003A0AD8">
        <w:t>«</w:t>
      </w:r>
      <w:r w:rsidRPr="003A0AD8">
        <w:t>Customer Service</w:t>
      </w:r>
      <w:r w:rsidR="001355A0" w:rsidRPr="003A0AD8">
        <w:t>»</w:t>
      </w:r>
      <w:r w:rsidRPr="003A0AD8">
        <w:t xml:space="preserve"> Level 1</w:t>
      </w:r>
      <w:bookmarkEnd w:id="121"/>
    </w:p>
    <w:p w14:paraId="69E949BB" w14:textId="2E761EB4" w:rsidR="00C15C2D" w:rsidRPr="003A0AD8" w:rsidRDefault="00C15C2D" w:rsidP="00C15C2D">
      <w:pPr>
        <w:pStyle w:val="Heading5"/>
      </w:pPr>
      <w:r w:rsidRPr="003A0AD8">
        <w:t>Zweck/Verantwortung</w:t>
      </w:r>
    </w:p>
    <w:p w14:paraId="1454CA38" w14:textId="28C9D0D6" w:rsidR="00C15C2D" w:rsidRPr="003A0AD8" w:rsidRDefault="00C15C2D" w:rsidP="00C15C2D">
      <w:r w:rsidRPr="003A0AD8">
        <w:t>Der «Customer Service» ist für die Ablage und Synchronisation von Kundendaten aus dem Backend verantwortlich</w:t>
      </w:r>
      <w:r w:rsidR="00CA748B" w:rsidRPr="003A0AD8">
        <w:t>. Die Kundendaten werden über die API des «Customer Service» verfügbar gemacht.</w:t>
      </w:r>
    </w:p>
    <w:p w14:paraId="65EAF1F8" w14:textId="69BE353B" w:rsidR="00CA748B" w:rsidRPr="003A0AD8" w:rsidRDefault="00CA748B" w:rsidP="00CA748B">
      <w:pPr>
        <w:pStyle w:val="Heading5"/>
      </w:pPr>
      <w:r w:rsidRPr="003A0AD8">
        <w:t>Schnittstellen</w:t>
      </w:r>
    </w:p>
    <w:p w14:paraId="65FB75C9" w14:textId="35858DCE" w:rsidR="00223E99" w:rsidRPr="003A0AD8" w:rsidRDefault="00223E99" w:rsidP="00223E99">
      <w:pPr>
        <w:pStyle w:val="Caption"/>
        <w:keepNext/>
      </w:pPr>
      <w:bookmarkStart w:id="122" w:name="_Toc192418405"/>
      <w:r w:rsidRPr="003A0AD8">
        <w:t xml:space="preserve">Tabelle </w:t>
      </w:r>
      <w:fldSimple w:instr=" SEQ Tabelle \* ARABIC ">
        <w:r w:rsidR="00DA5AC4" w:rsidRPr="003A0AD8">
          <w:rPr>
            <w:noProof/>
          </w:rPr>
          <w:t>17</w:t>
        </w:r>
      </w:fldSimple>
      <w:r w:rsidRPr="003A0AD8">
        <w:t xml:space="preserve"> Beschreibung der </w:t>
      </w:r>
      <w:r w:rsidR="00143513" w:rsidRPr="003A0AD8">
        <w:t>"</w:t>
      </w:r>
      <w:r w:rsidRPr="003A0AD8">
        <w:t xml:space="preserve">Schnittstellen des </w:t>
      </w:r>
      <w:r w:rsidR="00143513" w:rsidRPr="003A0AD8">
        <w:t>«</w:t>
      </w:r>
      <w:r w:rsidRPr="003A0AD8">
        <w:t>Customer Service</w:t>
      </w:r>
      <w:r w:rsidR="00143513" w:rsidRPr="003A0AD8">
        <w:t>»</w:t>
      </w:r>
      <w:bookmarkEnd w:id="122"/>
    </w:p>
    <w:tbl>
      <w:tblPr>
        <w:tblStyle w:val="TabelleBFH2"/>
        <w:tblW w:w="0" w:type="auto"/>
        <w:tblLook w:val="04A0" w:firstRow="1" w:lastRow="0" w:firstColumn="1" w:lastColumn="0" w:noHBand="0" w:noVBand="1"/>
      </w:tblPr>
      <w:tblGrid>
        <w:gridCol w:w="3459"/>
        <w:gridCol w:w="5923"/>
      </w:tblGrid>
      <w:tr w:rsidR="00CA748B" w:rsidRPr="003A0AD8"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3A0AD8" w:rsidRDefault="00CA748B" w:rsidP="006F6253">
            <w:r w:rsidRPr="003A0AD8">
              <w:t>Schnittstelle</w:t>
            </w:r>
          </w:p>
        </w:tc>
        <w:tc>
          <w:tcPr>
            <w:tcW w:w="5923" w:type="dxa"/>
          </w:tcPr>
          <w:p w14:paraId="06410F41" w14:textId="77777777" w:rsidR="00CA748B" w:rsidRPr="003A0AD8" w:rsidRDefault="00CA748B" w:rsidP="006F6253">
            <w:r w:rsidRPr="003A0AD8">
              <w:t>Beschreibung</w:t>
            </w:r>
          </w:p>
        </w:tc>
      </w:tr>
      <w:tr w:rsidR="00CA748B" w:rsidRPr="003A0AD8" w14:paraId="50AE9739" w14:textId="77777777" w:rsidTr="006F6253">
        <w:tc>
          <w:tcPr>
            <w:tcW w:w="3459" w:type="dxa"/>
          </w:tcPr>
          <w:p w14:paraId="6ADCE43D" w14:textId="673F7C27" w:rsidR="00CA748B" w:rsidRPr="003A0AD8" w:rsidRDefault="00CA748B" w:rsidP="006F6253">
            <w:r w:rsidRPr="003A0AD8">
              <w:t>CRM – Dynamics</w:t>
            </w:r>
          </w:p>
        </w:tc>
        <w:tc>
          <w:tcPr>
            <w:tcW w:w="5923" w:type="dxa"/>
          </w:tcPr>
          <w:p w14:paraId="372CE734" w14:textId="4A8FFDED" w:rsidR="00CA748B" w:rsidRPr="003A0AD8" w:rsidRDefault="00223E99" w:rsidP="006F6253">
            <w:r w:rsidRPr="003A0AD8">
              <w:t>Schnittstelle zum CRM von H</w:t>
            </w:r>
            <w:r w:rsidR="000270F0" w:rsidRPr="003A0AD8">
              <w:t>elion</w:t>
            </w:r>
            <w:r w:rsidRPr="003A0AD8">
              <w:t xml:space="preserve"> AG für die Synchronisation von Kundendaten in die </w:t>
            </w:r>
            <w:r w:rsidR="00F318E8" w:rsidRPr="003A0AD8">
              <w:t>«</w:t>
            </w:r>
            <w:r w:rsidRPr="003A0AD8">
              <w:t>Baustellen App</w:t>
            </w:r>
            <w:r w:rsidR="00F318E8" w:rsidRPr="003A0AD8">
              <w:t>»</w:t>
            </w:r>
            <w:r w:rsidRPr="003A0AD8">
              <w:t>.</w:t>
            </w:r>
          </w:p>
        </w:tc>
      </w:tr>
      <w:tr w:rsidR="00CA748B" w:rsidRPr="003A0AD8" w14:paraId="4ED07687" w14:textId="77777777" w:rsidTr="006F6253">
        <w:tc>
          <w:tcPr>
            <w:tcW w:w="3459" w:type="dxa"/>
          </w:tcPr>
          <w:p w14:paraId="54EC3DAC" w14:textId="072B217A" w:rsidR="00CA748B" w:rsidRPr="003A0AD8" w:rsidRDefault="007D1F7E" w:rsidP="006F6253">
            <w:r w:rsidRPr="003A0AD8">
              <w:lastRenderedPageBreak/>
              <w:t>Project Service</w:t>
            </w:r>
          </w:p>
        </w:tc>
        <w:tc>
          <w:tcPr>
            <w:tcW w:w="5923" w:type="dxa"/>
          </w:tcPr>
          <w:p w14:paraId="0606D2C5" w14:textId="0CDD45B3" w:rsidR="00CA748B" w:rsidRPr="003A0AD8" w:rsidRDefault="00223E99" w:rsidP="006F6253">
            <w:r w:rsidRPr="003A0AD8">
              <w:t>Fragt Kundendaten vom «Customer Service» für die Verwendung in einem Projekt</w:t>
            </w:r>
            <w:r w:rsidR="000270F0" w:rsidRPr="003A0AD8">
              <w:t xml:space="preserve"> ab</w:t>
            </w:r>
            <w:r w:rsidRPr="003A0AD8">
              <w:t>.</w:t>
            </w:r>
          </w:p>
        </w:tc>
      </w:tr>
    </w:tbl>
    <w:p w14:paraId="32384CC2" w14:textId="08CB1B74" w:rsidR="00223E99" w:rsidRPr="003A0AD8" w:rsidRDefault="00223E99" w:rsidP="00223E99">
      <w:pPr>
        <w:pStyle w:val="Heading5"/>
      </w:pPr>
      <w:r w:rsidRPr="003A0AD8">
        <w:t>Qualitäts-/Leistungsmerkmale</w:t>
      </w:r>
    </w:p>
    <w:p w14:paraId="6CC5257D" w14:textId="7B6D9207" w:rsidR="00223E99" w:rsidRPr="003A0AD8" w:rsidRDefault="00223E99">
      <w:pPr>
        <w:pStyle w:val="ListParagraph"/>
        <w:numPr>
          <w:ilvl w:val="0"/>
          <w:numId w:val="37"/>
        </w:numPr>
      </w:pPr>
      <w:r w:rsidRPr="003A0AD8">
        <w:t xml:space="preserve">Importiert und normalisiert Kundendaten für die Verwendung in der </w:t>
      </w:r>
      <w:r w:rsidR="000270F0" w:rsidRPr="003A0AD8">
        <w:t>«</w:t>
      </w:r>
      <w:r w:rsidRPr="003A0AD8">
        <w:t>Baustellen App</w:t>
      </w:r>
      <w:r w:rsidR="000270F0" w:rsidRPr="003A0AD8">
        <w:t>»</w:t>
      </w:r>
      <w:r w:rsidRPr="003A0AD8">
        <w:t>.</w:t>
      </w:r>
    </w:p>
    <w:p w14:paraId="311A518D" w14:textId="10DE0E28" w:rsidR="00223E99" w:rsidRPr="003A0AD8" w:rsidRDefault="00223E99">
      <w:pPr>
        <w:pStyle w:val="ListParagraph"/>
        <w:numPr>
          <w:ilvl w:val="0"/>
          <w:numId w:val="37"/>
        </w:numPr>
      </w:pPr>
      <w:r w:rsidRPr="003A0AD8">
        <w:t xml:space="preserve">Stellt Kundendaten innerhalb der </w:t>
      </w:r>
      <w:r w:rsidR="000270F0" w:rsidRPr="003A0AD8">
        <w:t>«</w:t>
      </w:r>
      <w:r w:rsidRPr="003A0AD8">
        <w:t>Baustellen App</w:t>
      </w:r>
      <w:r w:rsidR="000270F0" w:rsidRPr="003A0AD8">
        <w:t>»</w:t>
      </w:r>
      <w:r w:rsidRPr="003A0AD8">
        <w:t xml:space="preserve"> zur Verfügung.</w:t>
      </w:r>
    </w:p>
    <w:p w14:paraId="5BEE39ED" w14:textId="6F6DF3A8" w:rsidR="0075136D" w:rsidRPr="003A0AD8" w:rsidRDefault="0075136D" w:rsidP="0075136D">
      <w:pPr>
        <w:pStyle w:val="Heading4"/>
      </w:pPr>
      <w:r w:rsidRPr="003A0AD8">
        <w:t>Project Service (Level 1)</w:t>
      </w:r>
    </w:p>
    <w:p w14:paraId="1615994F" w14:textId="1E33DADF" w:rsidR="0075136D" w:rsidRPr="003A0AD8" w:rsidRDefault="0075136D" w:rsidP="0075136D">
      <w:r w:rsidRPr="003A0AD8">
        <w:t>In diesem Abschnitt wird die Komponente «Project Service» beschrieben.</w:t>
      </w:r>
    </w:p>
    <w:p w14:paraId="77C5FF89" w14:textId="77777777" w:rsidR="0075136D" w:rsidRPr="003A0AD8" w:rsidRDefault="0075136D" w:rsidP="0075136D"/>
    <w:p w14:paraId="5330C8AF" w14:textId="77777777" w:rsidR="0075136D" w:rsidRPr="003A0AD8" w:rsidRDefault="0075136D" w:rsidP="0075136D">
      <w:pPr>
        <w:keepNext/>
        <w:jc w:val="center"/>
      </w:pPr>
      <w:r w:rsidRPr="003A0AD8">
        <w:rPr>
          <w:noProof/>
        </w:rPr>
        <w:drawing>
          <wp:inline distT="0" distB="0" distL="0" distR="0" wp14:anchorId="21124A39" wp14:editId="5A392DB5">
            <wp:extent cx="4332067" cy="2045526"/>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4332067" cy="2045526"/>
                    </a:xfrm>
                    <a:prstGeom prst="rect">
                      <a:avLst/>
                    </a:prstGeom>
                  </pic:spPr>
                </pic:pic>
              </a:graphicData>
            </a:graphic>
          </wp:inline>
        </w:drawing>
      </w:r>
    </w:p>
    <w:p w14:paraId="694D8256" w14:textId="5129CBB4" w:rsidR="0075136D" w:rsidRPr="003A0AD8" w:rsidRDefault="0075136D" w:rsidP="0075136D">
      <w:pPr>
        <w:pStyle w:val="Caption"/>
        <w:jc w:val="center"/>
      </w:pPr>
      <w:bookmarkStart w:id="123" w:name="_Toc192418358"/>
      <w:r w:rsidRPr="003A0AD8">
        <w:t xml:space="preserve">Abbildung </w:t>
      </w:r>
      <w:fldSimple w:instr=" SEQ Abbildung \* ARABIC ">
        <w:r w:rsidR="00DA5AC4" w:rsidRPr="003A0AD8">
          <w:rPr>
            <w:noProof/>
          </w:rPr>
          <w:t>23</w:t>
        </w:r>
      </w:fldSimple>
      <w:r w:rsidRPr="003A0AD8">
        <w:t xml:space="preserve"> Bausteinsicht des </w:t>
      </w:r>
      <w:r w:rsidR="001355A0" w:rsidRPr="003A0AD8">
        <w:t>«</w:t>
      </w:r>
      <w:r w:rsidRPr="003A0AD8">
        <w:t>Project Service</w:t>
      </w:r>
      <w:r w:rsidR="001355A0" w:rsidRPr="003A0AD8">
        <w:t>»</w:t>
      </w:r>
      <w:r w:rsidRPr="003A0AD8">
        <w:t xml:space="preserve"> Level 1</w:t>
      </w:r>
      <w:bookmarkEnd w:id="123"/>
    </w:p>
    <w:p w14:paraId="6CDF49B4" w14:textId="75452352" w:rsidR="0075136D" w:rsidRPr="003A0AD8" w:rsidRDefault="0075136D" w:rsidP="0075136D">
      <w:pPr>
        <w:pStyle w:val="Heading5"/>
      </w:pPr>
      <w:r w:rsidRPr="003A0AD8">
        <w:t>Zweck/Verantwortung</w:t>
      </w:r>
    </w:p>
    <w:p w14:paraId="6EA2CA17" w14:textId="569CA69D" w:rsidR="0075136D" w:rsidRPr="003A0AD8" w:rsidRDefault="00DC3704" w:rsidP="0075136D">
      <w:r w:rsidRPr="003A0AD8">
        <w:t xml:space="preserve">Der «Project Service» ist für die Projektdaten verantwortlich. Der Service bietet </w:t>
      </w:r>
      <w:r w:rsidR="007F7EB1" w:rsidRPr="003A0AD8">
        <w:t>Standard-Datenmanipulationen</w:t>
      </w:r>
      <w:r w:rsidRPr="003A0AD8">
        <w:t xml:space="preserve"> für Projekte. Projekte können erstellt, verändert und abgeschlossen werd</w:t>
      </w:r>
      <w:r w:rsidR="004C1794" w:rsidRPr="003A0AD8">
        <w:t xml:space="preserve">en. Eine Such </w:t>
      </w:r>
      <w:r w:rsidR="007F7EB1" w:rsidRPr="003A0AD8">
        <w:t>API</w:t>
      </w:r>
      <w:r w:rsidR="004C1794" w:rsidRPr="003A0AD8">
        <w:t xml:space="preserve"> erlaubt die Implementierung von Projektsuchen in Clients. Der Project Service bietet ausserdem eine </w:t>
      </w:r>
      <w:r w:rsidR="007F7EB1" w:rsidRPr="003A0AD8">
        <w:t>API</w:t>
      </w:r>
      <w:r w:rsidR="004C1794" w:rsidRPr="003A0AD8">
        <w:t xml:space="preserve"> für die offline Synchronisation an.</w:t>
      </w:r>
    </w:p>
    <w:p w14:paraId="1D27D191" w14:textId="513453A0" w:rsidR="004C1794" w:rsidRPr="003A0AD8" w:rsidRDefault="004C1794" w:rsidP="004C1794">
      <w:pPr>
        <w:pStyle w:val="Heading5"/>
      </w:pPr>
      <w:r w:rsidRPr="003A0AD8">
        <w:t>Schnittstellen</w:t>
      </w:r>
    </w:p>
    <w:p w14:paraId="0A5C7FC9" w14:textId="089042FA" w:rsidR="00F20BFC" w:rsidRPr="003A0AD8" w:rsidRDefault="00F20BFC" w:rsidP="00F20BFC">
      <w:pPr>
        <w:pStyle w:val="Caption"/>
        <w:keepNext/>
      </w:pPr>
      <w:bookmarkStart w:id="124" w:name="_Toc192418406"/>
      <w:r w:rsidRPr="003A0AD8">
        <w:t xml:space="preserve">Tabelle </w:t>
      </w:r>
      <w:fldSimple w:instr=" SEQ Tabelle \* ARABIC ">
        <w:r w:rsidR="00DA5AC4" w:rsidRPr="003A0AD8">
          <w:rPr>
            <w:noProof/>
          </w:rPr>
          <w:t>18</w:t>
        </w:r>
      </w:fldSimple>
      <w:r w:rsidRPr="003A0AD8">
        <w:t xml:space="preserve"> Beschreibung der </w:t>
      </w:r>
      <w:r w:rsidR="00143513" w:rsidRPr="003A0AD8">
        <w:t>«</w:t>
      </w:r>
      <w:r w:rsidRPr="003A0AD8">
        <w:t>Projekt Service</w:t>
      </w:r>
      <w:r w:rsidR="00143513" w:rsidRPr="003A0AD8">
        <w:t>»</w:t>
      </w:r>
      <w:r w:rsidRPr="003A0AD8">
        <w:t xml:space="preserve"> Schnittstellen</w:t>
      </w:r>
      <w:bookmarkEnd w:id="124"/>
    </w:p>
    <w:tbl>
      <w:tblPr>
        <w:tblStyle w:val="TabelleBFH2"/>
        <w:tblW w:w="0" w:type="auto"/>
        <w:tblLook w:val="04A0" w:firstRow="1" w:lastRow="0" w:firstColumn="1" w:lastColumn="0" w:noHBand="0" w:noVBand="1"/>
      </w:tblPr>
      <w:tblGrid>
        <w:gridCol w:w="3459"/>
        <w:gridCol w:w="5923"/>
      </w:tblGrid>
      <w:tr w:rsidR="004C1794" w:rsidRPr="003A0AD8"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3A0AD8" w:rsidRDefault="004C1794" w:rsidP="006F6253">
            <w:r w:rsidRPr="003A0AD8">
              <w:t>Schnittstelle</w:t>
            </w:r>
          </w:p>
        </w:tc>
        <w:tc>
          <w:tcPr>
            <w:tcW w:w="5923" w:type="dxa"/>
          </w:tcPr>
          <w:p w14:paraId="1FDF2901" w14:textId="77777777" w:rsidR="004C1794" w:rsidRPr="003A0AD8" w:rsidRDefault="004C1794" w:rsidP="006F6253">
            <w:r w:rsidRPr="003A0AD8">
              <w:t>Beschreibung</w:t>
            </w:r>
          </w:p>
        </w:tc>
      </w:tr>
      <w:tr w:rsidR="004C1794" w:rsidRPr="003A0AD8" w14:paraId="6538EC36" w14:textId="77777777" w:rsidTr="006F6253">
        <w:tc>
          <w:tcPr>
            <w:tcW w:w="3459" w:type="dxa"/>
          </w:tcPr>
          <w:p w14:paraId="37393C61" w14:textId="792C6BBE" w:rsidR="004C1794" w:rsidRPr="003A0AD8" w:rsidRDefault="004C1794" w:rsidP="006F6253">
            <w:r w:rsidRPr="003A0AD8">
              <w:t>API Gateway</w:t>
            </w:r>
          </w:p>
        </w:tc>
        <w:tc>
          <w:tcPr>
            <w:tcW w:w="5923" w:type="dxa"/>
          </w:tcPr>
          <w:p w14:paraId="29CE2A49" w14:textId="0F70DA78" w:rsidR="004C1794" w:rsidRPr="003A0AD8" w:rsidRDefault="004C1794" w:rsidP="006F6253">
            <w:r w:rsidRPr="003A0AD8">
              <w:t xml:space="preserve">Über diese Schnittstelle werden Anfragen </w:t>
            </w:r>
            <w:r w:rsidR="00BD63BF" w:rsidRPr="003A0AD8">
              <w:t>von den Clients an den «Project Service» gestellt.</w:t>
            </w:r>
          </w:p>
        </w:tc>
      </w:tr>
      <w:tr w:rsidR="004C1794" w:rsidRPr="003A0AD8" w14:paraId="5AE3F269" w14:textId="77777777" w:rsidTr="006F6253">
        <w:tc>
          <w:tcPr>
            <w:tcW w:w="3459" w:type="dxa"/>
          </w:tcPr>
          <w:p w14:paraId="53CACE93" w14:textId="6D95B4E1" w:rsidR="004C1794" w:rsidRPr="003A0AD8" w:rsidRDefault="004C1794" w:rsidP="006F6253">
            <w:r w:rsidRPr="003A0AD8">
              <w:t>Customer Service</w:t>
            </w:r>
          </w:p>
        </w:tc>
        <w:tc>
          <w:tcPr>
            <w:tcW w:w="5923" w:type="dxa"/>
          </w:tcPr>
          <w:p w14:paraId="2663BA04" w14:textId="41BDF3D9" w:rsidR="004C1794" w:rsidRPr="003A0AD8" w:rsidRDefault="00BD63BF" w:rsidP="006F6253">
            <w:r w:rsidRPr="003A0AD8">
              <w:t xml:space="preserve">Der «Project Service» fragt über diese Schnittstelle Kundendaten </w:t>
            </w:r>
            <w:r w:rsidR="00F20BFC" w:rsidRPr="003A0AD8">
              <w:t>zu den Projekten ab.</w:t>
            </w:r>
          </w:p>
        </w:tc>
      </w:tr>
      <w:tr w:rsidR="004C1794" w:rsidRPr="003A0AD8" w14:paraId="4BE2E905" w14:textId="77777777" w:rsidTr="006F6253">
        <w:tc>
          <w:tcPr>
            <w:tcW w:w="3459" w:type="dxa"/>
          </w:tcPr>
          <w:p w14:paraId="7FADDC62" w14:textId="55817C07" w:rsidR="004C1794" w:rsidRPr="003A0AD8" w:rsidRDefault="004C1794" w:rsidP="006F6253">
            <w:r w:rsidRPr="003A0AD8">
              <w:t>Identity Service</w:t>
            </w:r>
          </w:p>
        </w:tc>
        <w:tc>
          <w:tcPr>
            <w:tcW w:w="5923" w:type="dxa"/>
          </w:tcPr>
          <w:p w14:paraId="4BEC8624" w14:textId="17D59209" w:rsidR="004C1794" w:rsidRPr="003A0AD8" w:rsidRDefault="007F7EB1" w:rsidP="006F6253">
            <w:r w:rsidRPr="003A0AD8">
              <w:t>Autorisiert</w:t>
            </w:r>
            <w:r w:rsidR="002B5231" w:rsidRPr="003A0AD8">
              <w:t>er</w:t>
            </w:r>
            <w:r w:rsidR="00F20BFC" w:rsidRPr="003A0AD8">
              <w:t xml:space="preserve"> Zugriff auf die API Endpoints des «Project Service» und stellt Benutzerdaten zu den Projekten zur Verfügung.</w:t>
            </w:r>
          </w:p>
        </w:tc>
      </w:tr>
    </w:tbl>
    <w:p w14:paraId="3E99EEE7" w14:textId="612F3EC4" w:rsidR="004C1794" w:rsidRPr="003A0AD8" w:rsidRDefault="00F20BFC" w:rsidP="00F20BFC">
      <w:pPr>
        <w:pStyle w:val="Heading5"/>
      </w:pPr>
      <w:r w:rsidRPr="003A0AD8">
        <w:t>Qualitäts-/Leistungsmerkmale</w:t>
      </w:r>
    </w:p>
    <w:p w14:paraId="33A6C1E5" w14:textId="358D2676" w:rsidR="00F20BFC" w:rsidRPr="003A0AD8" w:rsidRDefault="00095124">
      <w:pPr>
        <w:pStyle w:val="ListParagraph"/>
        <w:numPr>
          <w:ilvl w:val="0"/>
          <w:numId w:val="38"/>
        </w:numPr>
      </w:pPr>
      <w:r w:rsidRPr="003A0AD8">
        <w:t xml:space="preserve">Der Service ermöglicht die Synchronisation von </w:t>
      </w:r>
      <w:r w:rsidR="00CA0B73" w:rsidRPr="003A0AD8">
        <w:t>Projek</w:t>
      </w:r>
      <w:r w:rsidR="007F7EB1" w:rsidRPr="003A0AD8">
        <w:t>t</w:t>
      </w:r>
      <w:r w:rsidR="00CA0B73" w:rsidRPr="003A0AD8">
        <w:t>daten für die offline Verwendung.</w:t>
      </w:r>
    </w:p>
    <w:p w14:paraId="6AE2FFF1" w14:textId="6FAA4AF3" w:rsidR="00655963" w:rsidRPr="003A0AD8" w:rsidRDefault="00655963">
      <w:pPr>
        <w:pStyle w:val="ListParagraph"/>
        <w:numPr>
          <w:ilvl w:val="0"/>
          <w:numId w:val="38"/>
        </w:numPr>
      </w:pPr>
      <w:r w:rsidRPr="003A0AD8">
        <w:t xml:space="preserve">Aktionen sind </w:t>
      </w:r>
      <w:r w:rsidR="007F7EB1" w:rsidRPr="003A0AD8">
        <w:t>autorisiert</w:t>
      </w:r>
      <w:r w:rsidR="00F53991" w:rsidRPr="003A0AD8">
        <w:t xml:space="preserve"> und </w:t>
      </w:r>
      <w:r w:rsidR="007F7EB1" w:rsidRPr="003A0AD8">
        <w:t xml:space="preserve">der </w:t>
      </w:r>
      <w:r w:rsidR="00F53991" w:rsidRPr="003A0AD8">
        <w:t>Zugriff auf Projektdaten ist gesichert.</w:t>
      </w:r>
    </w:p>
    <w:p w14:paraId="03E64665" w14:textId="215C09A3" w:rsidR="000D3484" w:rsidRPr="003A0AD8" w:rsidRDefault="000D3484">
      <w:pPr>
        <w:spacing w:line="240" w:lineRule="auto"/>
      </w:pPr>
      <w:r w:rsidRPr="003A0AD8">
        <w:br w:type="page"/>
      </w:r>
    </w:p>
    <w:p w14:paraId="7B89DD1A" w14:textId="14675042" w:rsidR="003E626E" w:rsidRPr="003A0AD8" w:rsidRDefault="005966E2" w:rsidP="003E626E">
      <w:pPr>
        <w:pStyle w:val="Heading4"/>
      </w:pPr>
      <w:r w:rsidRPr="003A0AD8">
        <w:lastRenderedPageBreak/>
        <w:t>Note Service (Level 1)</w:t>
      </w:r>
    </w:p>
    <w:p w14:paraId="47B44145" w14:textId="7734ED00" w:rsidR="005966E2" w:rsidRPr="003A0AD8" w:rsidRDefault="003D3ABE" w:rsidP="005966E2">
      <w:r w:rsidRPr="003A0AD8">
        <w:t>In diesem Abschnitt wird die Komponente «Note Service» beschrieben.</w:t>
      </w:r>
    </w:p>
    <w:p w14:paraId="58103732" w14:textId="77777777" w:rsidR="003D3ABE" w:rsidRPr="003A0AD8" w:rsidRDefault="003D3ABE" w:rsidP="005966E2"/>
    <w:p w14:paraId="3C8DD178" w14:textId="77777777" w:rsidR="003D3ABE" w:rsidRPr="003A0AD8" w:rsidRDefault="003D3ABE" w:rsidP="003D3ABE">
      <w:pPr>
        <w:keepNext/>
        <w:jc w:val="center"/>
      </w:pPr>
      <w:r w:rsidRPr="003A0AD8">
        <w:rPr>
          <w:noProof/>
        </w:rPr>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2510D6C8" w:rsidR="003D3ABE" w:rsidRPr="003A0AD8" w:rsidRDefault="003D3ABE" w:rsidP="003D3ABE">
      <w:pPr>
        <w:pStyle w:val="Caption"/>
        <w:jc w:val="center"/>
      </w:pPr>
      <w:bookmarkStart w:id="125" w:name="_Toc192418359"/>
      <w:r w:rsidRPr="003A0AD8">
        <w:t xml:space="preserve">Abbildung </w:t>
      </w:r>
      <w:fldSimple w:instr=" SEQ Abbildung \* ARABIC ">
        <w:r w:rsidR="00DA5AC4" w:rsidRPr="003A0AD8">
          <w:rPr>
            <w:noProof/>
          </w:rPr>
          <w:t>24</w:t>
        </w:r>
      </w:fldSimple>
      <w:r w:rsidRPr="003A0AD8">
        <w:t xml:space="preserve"> Bausteinsicht des </w:t>
      </w:r>
      <w:r w:rsidR="001355A0" w:rsidRPr="003A0AD8">
        <w:t>«</w:t>
      </w:r>
      <w:r w:rsidRPr="003A0AD8">
        <w:t>Note Service</w:t>
      </w:r>
      <w:r w:rsidR="001355A0" w:rsidRPr="003A0AD8">
        <w:t>»</w:t>
      </w:r>
      <w:r w:rsidRPr="003A0AD8">
        <w:t xml:space="preserve"> Level 1</w:t>
      </w:r>
      <w:bookmarkEnd w:id="125"/>
    </w:p>
    <w:p w14:paraId="32E53E25" w14:textId="41F47BC0" w:rsidR="003D3ABE" w:rsidRPr="003A0AD8" w:rsidRDefault="003D3ABE" w:rsidP="003D3ABE">
      <w:pPr>
        <w:pStyle w:val="Heading5"/>
      </w:pPr>
      <w:r w:rsidRPr="003A0AD8">
        <w:t>Zweck/Verantwortung</w:t>
      </w:r>
    </w:p>
    <w:p w14:paraId="3468FF7A" w14:textId="2729DD86" w:rsidR="003D3ABE" w:rsidRPr="003A0AD8" w:rsidRDefault="00EC089B" w:rsidP="003D3ABE">
      <w:r w:rsidRPr="003A0AD8">
        <w:t>Der Not</w:t>
      </w:r>
      <w:r w:rsidR="007F7EB1" w:rsidRPr="003A0AD8">
        <w:t>e</w:t>
      </w:r>
      <w:r w:rsidRPr="003A0AD8">
        <w:t xml:space="preserve"> Service ist für die Erstellung und </w:t>
      </w:r>
      <w:r w:rsidR="00655963" w:rsidRPr="003A0AD8">
        <w:t>Bearbeitung</w:t>
      </w:r>
      <w:r w:rsidRPr="003A0AD8">
        <w:t xml:space="preserve"> von Notizen zuständig.</w:t>
      </w:r>
      <w:r w:rsidR="00655963" w:rsidRPr="003A0AD8">
        <w:t xml:space="preserve"> Enthält eine Notiz Bilder, werden die Bilddaten an den «File Service» zur Ablage übergeben.</w:t>
      </w:r>
    </w:p>
    <w:p w14:paraId="7C19F681" w14:textId="18B8E900" w:rsidR="00655963" w:rsidRPr="003A0AD8" w:rsidRDefault="00655963" w:rsidP="00655963">
      <w:pPr>
        <w:pStyle w:val="Heading5"/>
      </w:pPr>
      <w:r w:rsidRPr="003A0AD8">
        <w:t>Schnittstellen</w:t>
      </w:r>
    </w:p>
    <w:p w14:paraId="3ADD06EB" w14:textId="4E11E269" w:rsidR="00E849C0" w:rsidRPr="003A0AD8" w:rsidRDefault="00E849C0" w:rsidP="00E849C0">
      <w:pPr>
        <w:pStyle w:val="Caption"/>
        <w:keepNext/>
      </w:pPr>
      <w:bookmarkStart w:id="126" w:name="_Toc192418407"/>
      <w:r w:rsidRPr="003A0AD8">
        <w:t xml:space="preserve">Tabelle </w:t>
      </w:r>
      <w:fldSimple w:instr=" SEQ Tabelle \* ARABIC ">
        <w:r w:rsidR="00DA5AC4" w:rsidRPr="003A0AD8">
          <w:rPr>
            <w:noProof/>
          </w:rPr>
          <w:t>19</w:t>
        </w:r>
      </w:fldSimple>
      <w:r w:rsidRPr="003A0AD8">
        <w:t xml:space="preserve"> Beschreibung der </w:t>
      </w:r>
      <w:r w:rsidR="00143513" w:rsidRPr="003A0AD8">
        <w:t>«</w:t>
      </w:r>
      <w:r w:rsidRPr="003A0AD8">
        <w:t>Note Service</w:t>
      </w:r>
      <w:r w:rsidR="00143513" w:rsidRPr="003A0AD8">
        <w:t>»</w:t>
      </w:r>
      <w:r w:rsidRPr="003A0AD8">
        <w:t xml:space="preserve"> Schnittstellen</w:t>
      </w:r>
      <w:bookmarkEnd w:id="126"/>
    </w:p>
    <w:tbl>
      <w:tblPr>
        <w:tblStyle w:val="TabelleBFH2"/>
        <w:tblW w:w="0" w:type="auto"/>
        <w:tblLook w:val="04A0" w:firstRow="1" w:lastRow="0" w:firstColumn="1" w:lastColumn="0" w:noHBand="0" w:noVBand="1"/>
      </w:tblPr>
      <w:tblGrid>
        <w:gridCol w:w="3034"/>
        <w:gridCol w:w="6348"/>
      </w:tblGrid>
      <w:tr w:rsidR="00655963" w:rsidRPr="003A0AD8"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3A0AD8" w:rsidRDefault="00655963" w:rsidP="00655963">
            <w:r w:rsidRPr="003A0AD8">
              <w:t>Schnittstelle</w:t>
            </w:r>
          </w:p>
        </w:tc>
        <w:tc>
          <w:tcPr>
            <w:tcW w:w="6348" w:type="dxa"/>
          </w:tcPr>
          <w:p w14:paraId="4D73106D" w14:textId="3778A3A7" w:rsidR="00655963" w:rsidRPr="003A0AD8" w:rsidRDefault="00655963" w:rsidP="00655963">
            <w:r w:rsidRPr="003A0AD8">
              <w:t>Beschreibung</w:t>
            </w:r>
          </w:p>
        </w:tc>
      </w:tr>
      <w:tr w:rsidR="00655963" w:rsidRPr="003A0AD8" w14:paraId="26C1E249" w14:textId="77777777" w:rsidTr="00655963">
        <w:tc>
          <w:tcPr>
            <w:tcW w:w="3034" w:type="dxa"/>
          </w:tcPr>
          <w:p w14:paraId="7D408D31" w14:textId="277CD1F6" w:rsidR="00655963" w:rsidRPr="003A0AD8" w:rsidRDefault="00655963" w:rsidP="00655963">
            <w:r w:rsidRPr="003A0AD8">
              <w:t>Identity Service</w:t>
            </w:r>
          </w:p>
        </w:tc>
        <w:tc>
          <w:tcPr>
            <w:tcW w:w="6348" w:type="dxa"/>
          </w:tcPr>
          <w:p w14:paraId="30758025" w14:textId="7FBB00B9" w:rsidR="00655963" w:rsidRPr="003A0AD8" w:rsidRDefault="007F7EB1" w:rsidP="00655963">
            <w:r w:rsidRPr="003A0AD8">
              <w:t>Autorisierter</w:t>
            </w:r>
            <w:r w:rsidR="00655963" w:rsidRPr="003A0AD8">
              <w:t xml:space="preserve"> Zugriff auf die API Endpoints des «Note Service» und stellt Benutzerdaten zu den Notizen zur Verfügung.</w:t>
            </w:r>
          </w:p>
        </w:tc>
      </w:tr>
      <w:tr w:rsidR="00655963" w:rsidRPr="003A0AD8" w14:paraId="28E19E05" w14:textId="77777777" w:rsidTr="00655963">
        <w:tc>
          <w:tcPr>
            <w:tcW w:w="3034" w:type="dxa"/>
          </w:tcPr>
          <w:p w14:paraId="1468CE64" w14:textId="7277DCA9" w:rsidR="00655963" w:rsidRPr="003A0AD8" w:rsidRDefault="00655963" w:rsidP="00655963">
            <w:r w:rsidRPr="003A0AD8">
              <w:t>File Service</w:t>
            </w:r>
          </w:p>
        </w:tc>
        <w:tc>
          <w:tcPr>
            <w:tcW w:w="6348" w:type="dxa"/>
          </w:tcPr>
          <w:p w14:paraId="13C287D4" w14:textId="3FB5FCFC" w:rsidR="00655963" w:rsidRPr="003A0AD8" w:rsidRDefault="00655963" w:rsidP="00655963">
            <w:r w:rsidRPr="003A0AD8">
              <w:t>Schnittstelle für die Ablage von Bildern zu Notizen.</w:t>
            </w:r>
          </w:p>
        </w:tc>
      </w:tr>
      <w:tr w:rsidR="00655963" w:rsidRPr="003A0AD8" w14:paraId="48333214" w14:textId="77777777" w:rsidTr="00655963">
        <w:tc>
          <w:tcPr>
            <w:tcW w:w="3034" w:type="dxa"/>
          </w:tcPr>
          <w:p w14:paraId="5133B541" w14:textId="22AEE77D" w:rsidR="00655963" w:rsidRPr="003A0AD8" w:rsidRDefault="00655963" w:rsidP="00655963">
            <w:r w:rsidRPr="003A0AD8">
              <w:t>API Gateway</w:t>
            </w:r>
          </w:p>
        </w:tc>
        <w:tc>
          <w:tcPr>
            <w:tcW w:w="6348" w:type="dxa"/>
          </w:tcPr>
          <w:p w14:paraId="47BD675D" w14:textId="20AF3D50" w:rsidR="00655963" w:rsidRPr="003A0AD8" w:rsidRDefault="00655963" w:rsidP="00655963">
            <w:r w:rsidRPr="003A0AD8">
              <w:t>Über diese Schnittstelle werden Anfragen von den Clients an den «Note Service» gestellt.</w:t>
            </w:r>
          </w:p>
        </w:tc>
      </w:tr>
    </w:tbl>
    <w:p w14:paraId="167F069D" w14:textId="1C248230" w:rsidR="00655963" w:rsidRPr="003A0AD8" w:rsidRDefault="00E849C0" w:rsidP="00E849C0">
      <w:pPr>
        <w:pStyle w:val="Heading5"/>
      </w:pPr>
      <w:r w:rsidRPr="003A0AD8">
        <w:t>Qualitäts-/Leistungsmerkmale</w:t>
      </w:r>
    </w:p>
    <w:p w14:paraId="71A63481" w14:textId="0B37FC3B" w:rsidR="00E849C0" w:rsidRPr="003A0AD8" w:rsidRDefault="00F53991">
      <w:pPr>
        <w:pStyle w:val="ListParagraph"/>
        <w:numPr>
          <w:ilvl w:val="0"/>
          <w:numId w:val="39"/>
        </w:numPr>
      </w:pPr>
      <w:r w:rsidRPr="003A0AD8">
        <w:t>Zugriff auf die Notizen ist abgesichert.</w:t>
      </w:r>
    </w:p>
    <w:p w14:paraId="09CE85D5" w14:textId="0296AA98" w:rsidR="00F53991" w:rsidRPr="003A0AD8" w:rsidRDefault="00F53991">
      <w:pPr>
        <w:pStyle w:val="ListParagraph"/>
        <w:numPr>
          <w:ilvl w:val="0"/>
          <w:numId w:val="39"/>
        </w:numPr>
      </w:pPr>
      <w:r w:rsidRPr="003A0AD8">
        <w:t>Notizen können für die offline Verwendung synchronisiert werden.</w:t>
      </w:r>
    </w:p>
    <w:p w14:paraId="5A537CCC" w14:textId="608D704A" w:rsidR="000D3484" w:rsidRPr="003A0AD8" w:rsidRDefault="000D3484">
      <w:pPr>
        <w:spacing w:line="240" w:lineRule="auto"/>
      </w:pPr>
      <w:r w:rsidRPr="003A0AD8">
        <w:br w:type="page"/>
      </w:r>
    </w:p>
    <w:p w14:paraId="54A6ADD4" w14:textId="1FC9018E" w:rsidR="00F53991" w:rsidRPr="003A0AD8" w:rsidRDefault="00F53991" w:rsidP="00F53991">
      <w:pPr>
        <w:pStyle w:val="Heading4"/>
      </w:pPr>
      <w:r w:rsidRPr="003A0AD8">
        <w:lastRenderedPageBreak/>
        <w:t>Commissioning Service</w:t>
      </w:r>
    </w:p>
    <w:p w14:paraId="205134C6" w14:textId="16E82150" w:rsidR="00F53991" w:rsidRPr="003A0AD8" w:rsidRDefault="00F53991" w:rsidP="00F53991">
      <w:r w:rsidRPr="003A0AD8">
        <w:t>In diesem Abschnitt wird die Komponente «Commissioning Service» beschrieben.</w:t>
      </w:r>
    </w:p>
    <w:p w14:paraId="18C9F974" w14:textId="77777777" w:rsidR="00F53991" w:rsidRPr="003A0AD8" w:rsidRDefault="00F53991" w:rsidP="00F53991"/>
    <w:p w14:paraId="3CCD93B8" w14:textId="77777777" w:rsidR="008447EF" w:rsidRPr="003A0AD8" w:rsidRDefault="00F53991" w:rsidP="008447EF">
      <w:pPr>
        <w:keepNext/>
        <w:jc w:val="center"/>
      </w:pPr>
      <w:r w:rsidRPr="003A0AD8">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5B1EB348" w:rsidR="00F53991" w:rsidRPr="003A0AD8" w:rsidRDefault="008447EF" w:rsidP="008447EF">
      <w:pPr>
        <w:pStyle w:val="Caption"/>
        <w:jc w:val="center"/>
      </w:pPr>
      <w:bookmarkStart w:id="127" w:name="_Toc192418360"/>
      <w:r w:rsidRPr="003A0AD8">
        <w:t xml:space="preserve">Abbildung </w:t>
      </w:r>
      <w:fldSimple w:instr=" SEQ Abbildung \* ARABIC ">
        <w:r w:rsidR="00DA5AC4" w:rsidRPr="003A0AD8">
          <w:rPr>
            <w:noProof/>
          </w:rPr>
          <w:t>25</w:t>
        </w:r>
      </w:fldSimple>
      <w:r w:rsidRPr="003A0AD8">
        <w:t xml:space="preserve"> Bausteinsicht </w:t>
      </w:r>
      <w:r w:rsidR="001355A0" w:rsidRPr="003A0AD8">
        <w:t>«</w:t>
      </w:r>
      <w:r w:rsidRPr="003A0AD8">
        <w:t>Commissioning Service</w:t>
      </w:r>
      <w:r w:rsidR="001355A0" w:rsidRPr="003A0AD8">
        <w:t>»</w:t>
      </w:r>
      <w:r w:rsidRPr="003A0AD8">
        <w:t xml:space="preserve"> Level 1</w:t>
      </w:r>
      <w:bookmarkEnd w:id="127"/>
    </w:p>
    <w:p w14:paraId="3B53FB17" w14:textId="5E145D60" w:rsidR="008447EF" w:rsidRPr="003A0AD8" w:rsidRDefault="008447EF" w:rsidP="008447EF">
      <w:pPr>
        <w:pStyle w:val="Heading5"/>
      </w:pPr>
      <w:r w:rsidRPr="003A0AD8">
        <w:t>Zweck/Verantwortung</w:t>
      </w:r>
    </w:p>
    <w:p w14:paraId="49AC22DE" w14:textId="05D32A08" w:rsidR="008447EF" w:rsidRPr="003A0AD8" w:rsidRDefault="008447EF" w:rsidP="008447EF">
      <w:r w:rsidRPr="003A0AD8">
        <w:t>Der «Commissioning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3A0AD8" w:rsidRDefault="008447EF" w:rsidP="008447EF">
      <w:pPr>
        <w:pStyle w:val="Heading5"/>
      </w:pPr>
      <w:r w:rsidRPr="003A0AD8">
        <w:t>Schnittstellen</w:t>
      </w:r>
    </w:p>
    <w:p w14:paraId="7BDBD5D6" w14:textId="235722EF" w:rsidR="009A78A3" w:rsidRPr="003A0AD8" w:rsidRDefault="009A78A3" w:rsidP="009A78A3">
      <w:pPr>
        <w:pStyle w:val="Caption"/>
        <w:keepNext/>
      </w:pPr>
      <w:bookmarkStart w:id="128" w:name="_Toc192418408"/>
      <w:r w:rsidRPr="003A0AD8">
        <w:t xml:space="preserve">Tabelle </w:t>
      </w:r>
      <w:fldSimple w:instr=" SEQ Tabelle \* ARABIC ">
        <w:r w:rsidR="00DA5AC4" w:rsidRPr="003A0AD8">
          <w:rPr>
            <w:noProof/>
          </w:rPr>
          <w:t>20</w:t>
        </w:r>
      </w:fldSimple>
      <w:r w:rsidRPr="003A0AD8">
        <w:t xml:space="preserve"> Beschreibung der </w:t>
      </w:r>
      <w:r w:rsidR="00143513" w:rsidRPr="003A0AD8">
        <w:t>«</w:t>
      </w:r>
      <w:r w:rsidRPr="003A0AD8">
        <w:t>Commissioning Service</w:t>
      </w:r>
      <w:r w:rsidR="00143513" w:rsidRPr="003A0AD8">
        <w:t>»</w:t>
      </w:r>
      <w:r w:rsidRPr="003A0AD8">
        <w:t xml:space="preserve"> Schnittstellen</w:t>
      </w:r>
      <w:bookmarkEnd w:id="128"/>
    </w:p>
    <w:tbl>
      <w:tblPr>
        <w:tblStyle w:val="TabelleBFH2"/>
        <w:tblW w:w="0" w:type="auto"/>
        <w:tblInd w:w="95" w:type="dxa"/>
        <w:tblLook w:val="04A0" w:firstRow="1" w:lastRow="0" w:firstColumn="1" w:lastColumn="0" w:noHBand="0" w:noVBand="1"/>
      </w:tblPr>
      <w:tblGrid>
        <w:gridCol w:w="3449"/>
        <w:gridCol w:w="5913"/>
      </w:tblGrid>
      <w:tr w:rsidR="008447EF" w:rsidRPr="003A0AD8"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3A0AD8" w:rsidRDefault="008447EF" w:rsidP="008447EF">
            <w:r w:rsidRPr="003A0AD8">
              <w:t>Schnittstelle</w:t>
            </w:r>
          </w:p>
        </w:tc>
        <w:tc>
          <w:tcPr>
            <w:tcW w:w="5913" w:type="dxa"/>
          </w:tcPr>
          <w:p w14:paraId="5E55F97D" w14:textId="567AC202" w:rsidR="008447EF" w:rsidRPr="003A0AD8" w:rsidRDefault="008447EF" w:rsidP="008447EF">
            <w:r w:rsidRPr="003A0AD8">
              <w:t>Beschreibung</w:t>
            </w:r>
          </w:p>
        </w:tc>
      </w:tr>
      <w:tr w:rsidR="008447EF" w:rsidRPr="003A0AD8" w14:paraId="24E68B72" w14:textId="77777777" w:rsidTr="008447EF">
        <w:tc>
          <w:tcPr>
            <w:tcW w:w="3449" w:type="dxa"/>
          </w:tcPr>
          <w:p w14:paraId="7B3EBA2A" w14:textId="73501721" w:rsidR="008447EF" w:rsidRPr="003A0AD8" w:rsidRDefault="008447EF" w:rsidP="008447EF">
            <w:r w:rsidRPr="003A0AD8">
              <w:t>Identity Service</w:t>
            </w:r>
          </w:p>
        </w:tc>
        <w:tc>
          <w:tcPr>
            <w:tcW w:w="5913" w:type="dxa"/>
          </w:tcPr>
          <w:p w14:paraId="3078C9E8" w14:textId="45EF310A" w:rsidR="008447EF" w:rsidRPr="003A0AD8" w:rsidRDefault="002B5231" w:rsidP="008447EF">
            <w:r w:rsidRPr="003A0AD8">
              <w:t>Autorisierter</w:t>
            </w:r>
            <w:r w:rsidR="008447EF" w:rsidRPr="003A0AD8">
              <w:t xml:space="preserve"> Zugriff auf die API </w:t>
            </w:r>
            <w:r w:rsidR="001355A0" w:rsidRPr="003A0AD8">
              <w:t>Endpunkts</w:t>
            </w:r>
            <w:r w:rsidR="008447EF" w:rsidRPr="003A0AD8">
              <w:t xml:space="preserve"> des «Commissioning Service» und stellt Benutzerdaten </w:t>
            </w:r>
            <w:r w:rsidR="009A78A3" w:rsidRPr="003A0AD8">
              <w:t>für die Abnahmeprotokolle</w:t>
            </w:r>
            <w:r w:rsidR="008447EF" w:rsidRPr="003A0AD8">
              <w:t xml:space="preserve"> zur Verfügung.</w:t>
            </w:r>
          </w:p>
        </w:tc>
      </w:tr>
      <w:tr w:rsidR="008447EF" w:rsidRPr="003A0AD8" w14:paraId="797CECF7" w14:textId="77777777" w:rsidTr="008447EF">
        <w:tc>
          <w:tcPr>
            <w:tcW w:w="3449" w:type="dxa"/>
          </w:tcPr>
          <w:p w14:paraId="10F07C50" w14:textId="489BBE49" w:rsidR="008447EF" w:rsidRPr="003A0AD8" w:rsidRDefault="008447EF" w:rsidP="008447EF">
            <w:r w:rsidRPr="003A0AD8">
              <w:t>File Service</w:t>
            </w:r>
          </w:p>
        </w:tc>
        <w:tc>
          <w:tcPr>
            <w:tcW w:w="5913" w:type="dxa"/>
          </w:tcPr>
          <w:p w14:paraId="74DDBBDC" w14:textId="4FCFE571" w:rsidR="008447EF" w:rsidRPr="003A0AD8" w:rsidRDefault="008447EF" w:rsidP="008447EF">
            <w:r w:rsidRPr="003A0AD8">
              <w:t xml:space="preserve">Schnittstelle für die Ablage </w:t>
            </w:r>
            <w:r w:rsidR="009A78A3" w:rsidRPr="003A0AD8">
              <w:t>der Abnahme</w:t>
            </w:r>
            <w:r w:rsidR="00575979" w:rsidRPr="003A0AD8">
              <w:t>p</w:t>
            </w:r>
            <w:r w:rsidR="009A78A3" w:rsidRPr="003A0AD8">
              <w:t>rotokolle.</w:t>
            </w:r>
          </w:p>
        </w:tc>
      </w:tr>
      <w:tr w:rsidR="009A78A3" w:rsidRPr="003A0AD8" w14:paraId="0F6BD2C7" w14:textId="77777777" w:rsidTr="008447EF">
        <w:tc>
          <w:tcPr>
            <w:tcW w:w="3449" w:type="dxa"/>
          </w:tcPr>
          <w:p w14:paraId="0703DE37" w14:textId="169A16D0" w:rsidR="009A78A3" w:rsidRPr="003A0AD8" w:rsidRDefault="009A78A3" w:rsidP="009A78A3">
            <w:r w:rsidRPr="003A0AD8">
              <w:t>API Gateway</w:t>
            </w:r>
          </w:p>
        </w:tc>
        <w:tc>
          <w:tcPr>
            <w:tcW w:w="5913" w:type="dxa"/>
          </w:tcPr>
          <w:p w14:paraId="3A70AB63" w14:textId="3069F95D" w:rsidR="009A78A3" w:rsidRPr="003A0AD8" w:rsidRDefault="009A78A3" w:rsidP="009A78A3">
            <w:r w:rsidRPr="003A0AD8">
              <w:t>Über diese Schnittstelle werden Anfragen von den Clients an den «Note Service» gestellt.</w:t>
            </w:r>
          </w:p>
        </w:tc>
      </w:tr>
    </w:tbl>
    <w:p w14:paraId="104B67AA" w14:textId="4A9B8E99" w:rsidR="008447EF" w:rsidRPr="003A0AD8" w:rsidRDefault="008447EF" w:rsidP="008447EF">
      <w:pPr>
        <w:pStyle w:val="Heading5"/>
      </w:pPr>
      <w:r w:rsidRPr="003A0AD8">
        <w:t>Qualitäts-/Leistungsmerkmale</w:t>
      </w:r>
    </w:p>
    <w:p w14:paraId="6D886D1F" w14:textId="7365DAF5" w:rsidR="008447EF" w:rsidRPr="003A0AD8" w:rsidRDefault="009A78A3">
      <w:pPr>
        <w:pStyle w:val="ListParagraph"/>
        <w:numPr>
          <w:ilvl w:val="0"/>
          <w:numId w:val="40"/>
        </w:numPr>
      </w:pPr>
      <w:r w:rsidRPr="003A0AD8">
        <w:t xml:space="preserve">Zugriff auf die </w:t>
      </w:r>
      <w:r w:rsidR="002B5231" w:rsidRPr="003A0AD8">
        <w:t>Inbetriebnahme-Daten</w:t>
      </w:r>
      <w:r w:rsidRPr="003A0AD8">
        <w:t xml:space="preserve"> sind gesichert.</w:t>
      </w:r>
    </w:p>
    <w:p w14:paraId="63BEBAED" w14:textId="3B974B6C" w:rsidR="009A78A3" w:rsidRPr="003A0AD8" w:rsidRDefault="009A78A3">
      <w:pPr>
        <w:pStyle w:val="ListParagraph"/>
        <w:numPr>
          <w:ilvl w:val="0"/>
          <w:numId w:val="40"/>
        </w:numPr>
      </w:pPr>
      <w:r w:rsidRPr="003A0AD8">
        <w:t xml:space="preserve">Aktionen sind </w:t>
      </w:r>
      <w:r w:rsidR="002B5231" w:rsidRPr="003A0AD8">
        <w:t>autorisiert</w:t>
      </w:r>
      <w:r w:rsidRPr="003A0AD8">
        <w:t>.</w:t>
      </w:r>
    </w:p>
    <w:p w14:paraId="139C8E19" w14:textId="4C2262A6" w:rsidR="009A78A3" w:rsidRPr="003A0AD8" w:rsidRDefault="009A78A3">
      <w:pPr>
        <w:pStyle w:val="ListParagraph"/>
        <w:numPr>
          <w:ilvl w:val="0"/>
          <w:numId w:val="40"/>
        </w:numPr>
      </w:pPr>
      <w:r w:rsidRPr="003A0AD8">
        <w:t>Daten für die Inbetriebnahme können für die offlin</w:t>
      </w:r>
      <w:r w:rsidR="002B5231" w:rsidRPr="003A0AD8">
        <w:t>e</w:t>
      </w:r>
      <w:r w:rsidRPr="003A0AD8">
        <w:t xml:space="preserve"> Verwendung synchronisiert werden.</w:t>
      </w:r>
    </w:p>
    <w:p w14:paraId="64E93164" w14:textId="63BB428D" w:rsidR="000D3484" w:rsidRPr="003A0AD8" w:rsidRDefault="000D3484">
      <w:pPr>
        <w:spacing w:line="240" w:lineRule="auto"/>
      </w:pPr>
      <w:r w:rsidRPr="003A0AD8">
        <w:br w:type="page"/>
      </w:r>
    </w:p>
    <w:p w14:paraId="670B9FEA" w14:textId="60FAA029" w:rsidR="009A78A3" w:rsidRPr="003A0AD8" w:rsidRDefault="009A78A3" w:rsidP="009A78A3">
      <w:pPr>
        <w:pStyle w:val="Heading4"/>
      </w:pPr>
      <w:r w:rsidRPr="003A0AD8">
        <w:lastRenderedPageBreak/>
        <w:t>Identity Service (Level 1)</w:t>
      </w:r>
    </w:p>
    <w:p w14:paraId="541D30C1" w14:textId="6EA623CE" w:rsidR="009A78A3" w:rsidRPr="003A0AD8" w:rsidRDefault="009A78A3" w:rsidP="009A78A3">
      <w:r w:rsidRPr="003A0AD8">
        <w:t xml:space="preserve">In diesem Abschnitt wird die Komponente </w:t>
      </w:r>
      <w:r w:rsidR="001355A0" w:rsidRPr="003A0AD8">
        <w:t>«</w:t>
      </w:r>
      <w:r w:rsidRPr="003A0AD8">
        <w:t>Identity Service</w:t>
      </w:r>
      <w:r w:rsidR="001355A0" w:rsidRPr="003A0AD8">
        <w:t>»</w:t>
      </w:r>
      <w:r w:rsidRPr="003A0AD8">
        <w:t xml:space="preserve"> </w:t>
      </w:r>
      <w:r w:rsidR="002B5231" w:rsidRPr="003A0AD8">
        <w:t>beschrieben</w:t>
      </w:r>
      <w:r w:rsidRPr="003A0AD8">
        <w:t>.</w:t>
      </w:r>
    </w:p>
    <w:p w14:paraId="1058AC2D" w14:textId="77777777" w:rsidR="009A78A3" w:rsidRPr="003A0AD8" w:rsidRDefault="009A78A3" w:rsidP="009A78A3"/>
    <w:p w14:paraId="65F7ED8B" w14:textId="77777777" w:rsidR="00346025" w:rsidRPr="003A0AD8" w:rsidRDefault="00346025" w:rsidP="00346025">
      <w:pPr>
        <w:keepNext/>
        <w:jc w:val="center"/>
      </w:pPr>
      <w:r w:rsidRPr="003A0AD8">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01CEA13A" w:rsidR="009A78A3" w:rsidRPr="003A0AD8" w:rsidRDefault="00346025" w:rsidP="00346025">
      <w:pPr>
        <w:pStyle w:val="Caption"/>
        <w:jc w:val="center"/>
      </w:pPr>
      <w:bookmarkStart w:id="129" w:name="_Toc192418361"/>
      <w:r w:rsidRPr="003A0AD8">
        <w:t xml:space="preserve">Abbildung </w:t>
      </w:r>
      <w:fldSimple w:instr=" SEQ Abbildung \* ARABIC ">
        <w:r w:rsidR="00DA5AC4" w:rsidRPr="003A0AD8">
          <w:rPr>
            <w:noProof/>
          </w:rPr>
          <w:t>26</w:t>
        </w:r>
      </w:fldSimple>
      <w:r w:rsidRPr="003A0AD8">
        <w:t xml:space="preserve"> Bausteinsicht </w:t>
      </w:r>
      <w:r w:rsidR="001355A0" w:rsidRPr="003A0AD8">
        <w:t>«</w:t>
      </w:r>
      <w:r w:rsidRPr="003A0AD8">
        <w:t>Identity Service</w:t>
      </w:r>
      <w:r w:rsidR="001355A0" w:rsidRPr="003A0AD8">
        <w:t>»</w:t>
      </w:r>
      <w:r w:rsidRPr="003A0AD8">
        <w:t xml:space="preserve"> Level 1</w:t>
      </w:r>
      <w:bookmarkEnd w:id="129"/>
    </w:p>
    <w:p w14:paraId="1135F985" w14:textId="0D6996D1" w:rsidR="00346025" w:rsidRPr="003A0AD8" w:rsidRDefault="00346025" w:rsidP="00346025">
      <w:pPr>
        <w:pStyle w:val="Heading5"/>
      </w:pPr>
      <w:r w:rsidRPr="003A0AD8">
        <w:t>Zweck/Verantwortung</w:t>
      </w:r>
    </w:p>
    <w:p w14:paraId="650E776C" w14:textId="7B02157D" w:rsidR="00E47D03" w:rsidRPr="003A0AD8" w:rsidRDefault="00E47D03" w:rsidP="00E47D03">
      <w:r w:rsidRPr="003A0AD8">
        <w:t xml:space="preserve">Der «Identity Service» stellt Benutzerdaten zur Verfügung und erlaubt die Registrierung von neuen Benutzern. Der Service stellt das Rollenmanagement zur Verfügung und </w:t>
      </w:r>
      <w:r w:rsidR="002B5231" w:rsidRPr="003A0AD8">
        <w:t>autorisiert</w:t>
      </w:r>
      <w:r w:rsidRPr="003A0AD8">
        <w:t xml:space="preserve"> Benutzer anhand ihrer Rolle.</w:t>
      </w:r>
    </w:p>
    <w:p w14:paraId="6948EEE8" w14:textId="3CFB5A6E" w:rsidR="00346025" w:rsidRPr="003A0AD8" w:rsidRDefault="00346025" w:rsidP="00346025">
      <w:pPr>
        <w:pStyle w:val="Heading5"/>
      </w:pPr>
      <w:r w:rsidRPr="003A0AD8">
        <w:t>Schnittstellen</w:t>
      </w:r>
    </w:p>
    <w:p w14:paraId="748F7041" w14:textId="3CB3826F" w:rsidR="00775783" w:rsidRPr="003A0AD8" w:rsidRDefault="00775783" w:rsidP="00775783">
      <w:pPr>
        <w:pStyle w:val="Caption"/>
        <w:keepNext/>
      </w:pPr>
      <w:bookmarkStart w:id="130" w:name="_Toc192418409"/>
      <w:r w:rsidRPr="003A0AD8">
        <w:t xml:space="preserve">Tabelle </w:t>
      </w:r>
      <w:fldSimple w:instr=" SEQ Tabelle \* ARABIC ">
        <w:r w:rsidR="00DA5AC4" w:rsidRPr="003A0AD8">
          <w:rPr>
            <w:noProof/>
          </w:rPr>
          <w:t>21</w:t>
        </w:r>
      </w:fldSimple>
      <w:r w:rsidRPr="003A0AD8">
        <w:t xml:space="preserve"> Beschreibung der </w:t>
      </w:r>
      <w:r w:rsidR="00143513" w:rsidRPr="003A0AD8">
        <w:t>«</w:t>
      </w:r>
      <w:r w:rsidRPr="003A0AD8">
        <w:t>Identity Service</w:t>
      </w:r>
      <w:r w:rsidR="00143513" w:rsidRPr="003A0AD8">
        <w:t>»</w:t>
      </w:r>
      <w:r w:rsidRPr="003A0AD8">
        <w:t xml:space="preserve"> Schnittstellen</w:t>
      </w:r>
      <w:bookmarkEnd w:id="130"/>
    </w:p>
    <w:tbl>
      <w:tblPr>
        <w:tblStyle w:val="TabelleBFH2"/>
        <w:tblW w:w="0" w:type="auto"/>
        <w:tblInd w:w="95" w:type="dxa"/>
        <w:tblLook w:val="04A0" w:firstRow="1" w:lastRow="0" w:firstColumn="1" w:lastColumn="0" w:noHBand="0" w:noVBand="1"/>
      </w:tblPr>
      <w:tblGrid>
        <w:gridCol w:w="3166"/>
        <w:gridCol w:w="6196"/>
      </w:tblGrid>
      <w:tr w:rsidR="00775783" w:rsidRPr="003A0AD8"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3A0AD8" w:rsidRDefault="00775783" w:rsidP="00775783">
            <w:r w:rsidRPr="003A0AD8">
              <w:t>Schnittstelle</w:t>
            </w:r>
          </w:p>
        </w:tc>
        <w:tc>
          <w:tcPr>
            <w:tcW w:w="6196" w:type="dxa"/>
          </w:tcPr>
          <w:p w14:paraId="548DBC17" w14:textId="11FB501B" w:rsidR="00775783" w:rsidRPr="003A0AD8" w:rsidRDefault="00775783" w:rsidP="00775783">
            <w:r w:rsidRPr="003A0AD8">
              <w:t>Beschreibung</w:t>
            </w:r>
          </w:p>
        </w:tc>
      </w:tr>
      <w:tr w:rsidR="00775783" w:rsidRPr="003A0AD8" w14:paraId="1F0A19A6" w14:textId="77777777" w:rsidTr="00775783">
        <w:tc>
          <w:tcPr>
            <w:tcW w:w="3166" w:type="dxa"/>
          </w:tcPr>
          <w:p w14:paraId="26A4649B" w14:textId="61684C92" w:rsidR="00775783" w:rsidRPr="003A0AD8" w:rsidRDefault="00775783" w:rsidP="00775783">
            <w:r w:rsidRPr="003A0AD8">
              <w:t>API Gateway</w:t>
            </w:r>
          </w:p>
        </w:tc>
        <w:tc>
          <w:tcPr>
            <w:tcW w:w="6196" w:type="dxa"/>
          </w:tcPr>
          <w:p w14:paraId="0BB44D67" w14:textId="2092474B" w:rsidR="00775783" w:rsidRPr="003A0AD8" w:rsidRDefault="00775783" w:rsidP="00775783">
            <w:r w:rsidRPr="003A0AD8">
              <w:t>Über diese Schnittstelle werden Anfragen von den Clients an den «Note Service» gestellt. Beispielsweise werden Benutzerdaten angefragt oder die Clients triggern die Login Challenge.</w:t>
            </w:r>
          </w:p>
        </w:tc>
      </w:tr>
      <w:tr w:rsidR="00775783" w:rsidRPr="003A0AD8" w14:paraId="05BD3155" w14:textId="77777777" w:rsidTr="00775783">
        <w:tc>
          <w:tcPr>
            <w:tcW w:w="3166" w:type="dxa"/>
          </w:tcPr>
          <w:p w14:paraId="2F49A0D7" w14:textId="62A53D74" w:rsidR="00775783" w:rsidRPr="003A0AD8" w:rsidRDefault="00775783" w:rsidP="00775783">
            <w:r w:rsidRPr="003A0AD8">
              <w:t>Business Services (Projekte, Notizen, IBN)</w:t>
            </w:r>
          </w:p>
        </w:tc>
        <w:tc>
          <w:tcPr>
            <w:tcW w:w="6196" w:type="dxa"/>
          </w:tcPr>
          <w:p w14:paraId="36AC2967" w14:textId="17150DAF" w:rsidR="00775783" w:rsidRPr="003A0AD8" w:rsidRDefault="00775783" w:rsidP="00775783">
            <w:r w:rsidRPr="003A0AD8">
              <w:t xml:space="preserve">Buisness Services fragen Benutzerdaten ab und </w:t>
            </w:r>
            <w:r w:rsidR="002B5231" w:rsidRPr="003A0AD8">
              <w:t>autorisieren</w:t>
            </w:r>
            <w:r w:rsidRPr="003A0AD8">
              <w:t xml:space="preserve"> Aktionen.</w:t>
            </w:r>
          </w:p>
        </w:tc>
      </w:tr>
      <w:tr w:rsidR="00775783" w:rsidRPr="003A0AD8" w14:paraId="053CAB5F" w14:textId="77777777" w:rsidTr="00775783">
        <w:tc>
          <w:tcPr>
            <w:tcW w:w="3166" w:type="dxa"/>
          </w:tcPr>
          <w:p w14:paraId="19EECA3B" w14:textId="705A5EB4" w:rsidR="00775783" w:rsidRPr="003A0AD8" w:rsidRDefault="00775783" w:rsidP="00775783">
            <w:r w:rsidRPr="003A0AD8">
              <w:t>Entra ID</w:t>
            </w:r>
          </w:p>
        </w:tc>
        <w:tc>
          <w:tcPr>
            <w:tcW w:w="6196" w:type="dxa"/>
          </w:tcPr>
          <w:p w14:paraId="78D101BD" w14:textId="02DAE47E" w:rsidR="00775783" w:rsidRPr="003A0AD8" w:rsidRDefault="00775783" w:rsidP="00775783">
            <w:r w:rsidRPr="003A0AD8">
              <w:t xml:space="preserve">Authentifiziert den </w:t>
            </w:r>
            <w:r w:rsidR="002B5231" w:rsidRPr="003A0AD8">
              <w:t>Benutzer</w:t>
            </w:r>
            <w:r w:rsidRPr="003A0AD8">
              <w:t xml:space="preserve"> und gibt ein Access Token zurück.</w:t>
            </w:r>
          </w:p>
        </w:tc>
      </w:tr>
    </w:tbl>
    <w:p w14:paraId="69A1851B" w14:textId="16A820CA" w:rsidR="00346025" w:rsidRPr="003A0AD8" w:rsidRDefault="00346025" w:rsidP="00346025">
      <w:pPr>
        <w:pStyle w:val="Heading5"/>
      </w:pPr>
      <w:r w:rsidRPr="003A0AD8">
        <w:t>Qualitäts-/Leistungsmerkmale</w:t>
      </w:r>
    </w:p>
    <w:p w14:paraId="6D110016" w14:textId="71A3B003" w:rsidR="00775783" w:rsidRPr="003A0AD8" w:rsidRDefault="00775783">
      <w:pPr>
        <w:pStyle w:val="ListParagraph"/>
        <w:numPr>
          <w:ilvl w:val="0"/>
          <w:numId w:val="41"/>
        </w:numPr>
      </w:pPr>
      <w:r w:rsidRPr="003A0AD8">
        <w:t>Kapselt die Authentifizierung in Microsoft Entra ID.</w:t>
      </w:r>
    </w:p>
    <w:p w14:paraId="163BF4F4" w14:textId="13D345E4" w:rsidR="00D540BE" w:rsidRPr="003A0AD8" w:rsidRDefault="00D540BE" w:rsidP="00D540BE">
      <w:pPr>
        <w:pStyle w:val="Heading4"/>
      </w:pPr>
      <w:r w:rsidRPr="003A0AD8">
        <w:t>File Service (Level 1)</w:t>
      </w:r>
    </w:p>
    <w:p w14:paraId="760D9332" w14:textId="77777777" w:rsidR="00D540BE" w:rsidRPr="003A0AD8" w:rsidRDefault="00D540BE" w:rsidP="00D540BE"/>
    <w:p w14:paraId="211EE645" w14:textId="77777777" w:rsidR="00D540BE" w:rsidRPr="003A0AD8" w:rsidRDefault="00D540BE" w:rsidP="00D540BE">
      <w:pPr>
        <w:keepNext/>
        <w:jc w:val="center"/>
      </w:pPr>
      <w:r w:rsidRPr="003A0AD8">
        <w:rPr>
          <w:noProof/>
        </w:rPr>
        <w:drawing>
          <wp:inline distT="0" distB="0" distL="0" distR="0" wp14:anchorId="4F34DA82" wp14:editId="353670E4">
            <wp:extent cx="4215705" cy="2019389"/>
            <wp:effectExtent l="0" t="0" r="0" b="0"/>
            <wp:docPr id="192328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4215705" cy="2019389"/>
                    </a:xfrm>
                    <a:prstGeom prst="rect">
                      <a:avLst/>
                    </a:prstGeom>
                  </pic:spPr>
                </pic:pic>
              </a:graphicData>
            </a:graphic>
          </wp:inline>
        </w:drawing>
      </w:r>
    </w:p>
    <w:p w14:paraId="5C793B09" w14:textId="394E1250" w:rsidR="00D540BE" w:rsidRPr="003A0AD8" w:rsidRDefault="00D540BE" w:rsidP="00D540BE">
      <w:pPr>
        <w:pStyle w:val="Caption"/>
        <w:jc w:val="center"/>
      </w:pPr>
      <w:bookmarkStart w:id="131" w:name="_Toc192418362"/>
      <w:r w:rsidRPr="003A0AD8">
        <w:t xml:space="preserve">Abbildung </w:t>
      </w:r>
      <w:fldSimple w:instr=" SEQ Abbildung \* ARABIC ">
        <w:r w:rsidR="00DA5AC4" w:rsidRPr="003A0AD8">
          <w:rPr>
            <w:noProof/>
          </w:rPr>
          <w:t>27</w:t>
        </w:r>
      </w:fldSimple>
      <w:r w:rsidRPr="003A0AD8">
        <w:t xml:space="preserve"> Bausteinsicht </w:t>
      </w:r>
      <w:r w:rsidR="00143513" w:rsidRPr="003A0AD8">
        <w:t>«</w:t>
      </w:r>
      <w:r w:rsidRPr="003A0AD8">
        <w:t>File Service</w:t>
      </w:r>
      <w:r w:rsidR="00143513" w:rsidRPr="003A0AD8">
        <w:t>»</w:t>
      </w:r>
      <w:r w:rsidRPr="003A0AD8">
        <w:t xml:space="preserve"> Level 1</w:t>
      </w:r>
      <w:bookmarkEnd w:id="131"/>
    </w:p>
    <w:p w14:paraId="573CB6B3" w14:textId="6B0E0052" w:rsidR="00D540BE" w:rsidRPr="003A0AD8" w:rsidRDefault="00D540BE" w:rsidP="00D540BE">
      <w:pPr>
        <w:pStyle w:val="Heading5"/>
      </w:pPr>
      <w:r w:rsidRPr="003A0AD8">
        <w:lastRenderedPageBreak/>
        <w:t>Zweck/Verantwortung</w:t>
      </w:r>
    </w:p>
    <w:p w14:paraId="14C3EEA7" w14:textId="7AD30AD9" w:rsidR="00D540BE" w:rsidRPr="003A0AD8" w:rsidRDefault="00306A60" w:rsidP="00D540BE">
      <w:r w:rsidRPr="003A0AD8">
        <w:t xml:space="preserve">Der «File Service» </w:t>
      </w:r>
      <w:r w:rsidR="00CC0A68" w:rsidRPr="003A0AD8">
        <w:t>k</w:t>
      </w:r>
      <w:r w:rsidRPr="003A0AD8">
        <w:t>apselt den Zugriff auf «MS SharePoint» und «Azure Blob Storag</w:t>
      </w:r>
      <w:r w:rsidR="00CC0A68" w:rsidRPr="003A0AD8">
        <w:t>e</w:t>
      </w:r>
      <w:r w:rsidRPr="003A0AD8">
        <w:t>». Der Service erlaubt die Ablage und Abfrage von Dokumenten und Bildern. Bilder werden durch den Service auf dem «Azure Blob Storage» abgelegt. Dokumente speichert der «File Service» in «MS SharePoint».</w:t>
      </w:r>
    </w:p>
    <w:p w14:paraId="1696B8A0" w14:textId="4980A37A" w:rsidR="00306A60" w:rsidRPr="003A0AD8" w:rsidRDefault="00306A60" w:rsidP="00306A60">
      <w:pPr>
        <w:pStyle w:val="Heading5"/>
      </w:pPr>
      <w:r w:rsidRPr="003A0AD8">
        <w:t>Schnittstellen</w:t>
      </w:r>
    </w:p>
    <w:p w14:paraId="779471A8" w14:textId="0A52552F" w:rsidR="00D70BDF" w:rsidRPr="003A0AD8" w:rsidRDefault="00D70BDF" w:rsidP="00D70BDF">
      <w:pPr>
        <w:pStyle w:val="Caption"/>
        <w:keepNext/>
      </w:pPr>
      <w:bookmarkStart w:id="132" w:name="_Toc192418410"/>
      <w:r w:rsidRPr="003A0AD8">
        <w:t xml:space="preserve">Tabelle </w:t>
      </w:r>
      <w:fldSimple w:instr=" SEQ Tabelle \* ARABIC ">
        <w:r w:rsidR="00DA5AC4" w:rsidRPr="003A0AD8">
          <w:rPr>
            <w:noProof/>
          </w:rPr>
          <w:t>22</w:t>
        </w:r>
      </w:fldSimple>
      <w:r w:rsidRPr="003A0AD8">
        <w:t xml:space="preserve"> Beschreibung der </w:t>
      </w:r>
      <w:r w:rsidR="00143513" w:rsidRPr="003A0AD8">
        <w:t>«</w:t>
      </w:r>
      <w:r w:rsidRPr="003A0AD8">
        <w:t xml:space="preserve">File </w:t>
      </w:r>
      <w:commentRangeStart w:id="133"/>
      <w:r w:rsidRPr="003A0AD8">
        <w:t>Service</w:t>
      </w:r>
      <w:commentRangeEnd w:id="133"/>
      <w:r w:rsidR="00143513" w:rsidRPr="003A0AD8">
        <w:t>»</w:t>
      </w:r>
      <w:r w:rsidR="006043C3" w:rsidRPr="003A0AD8">
        <w:rPr>
          <w:rStyle w:val="CommentReference"/>
          <w:bCs w:val="0"/>
        </w:rPr>
        <w:commentReference w:id="133"/>
      </w:r>
      <w:r w:rsidRPr="003A0AD8">
        <w:t xml:space="preserve"> Schnittstellen</w:t>
      </w:r>
      <w:bookmarkEnd w:id="132"/>
    </w:p>
    <w:tbl>
      <w:tblPr>
        <w:tblStyle w:val="TabelleBFH2"/>
        <w:tblW w:w="0" w:type="auto"/>
        <w:tblInd w:w="95" w:type="dxa"/>
        <w:tblLook w:val="04A0" w:firstRow="1" w:lastRow="0" w:firstColumn="1" w:lastColumn="0" w:noHBand="0" w:noVBand="1"/>
      </w:tblPr>
      <w:tblGrid>
        <w:gridCol w:w="3166"/>
        <w:gridCol w:w="6196"/>
      </w:tblGrid>
      <w:tr w:rsidR="00306A60" w:rsidRPr="003A0AD8"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3A0AD8" w:rsidRDefault="00306A60" w:rsidP="00094CED">
            <w:r w:rsidRPr="003A0AD8">
              <w:t>Schnittstelle</w:t>
            </w:r>
          </w:p>
        </w:tc>
        <w:tc>
          <w:tcPr>
            <w:tcW w:w="6196" w:type="dxa"/>
          </w:tcPr>
          <w:p w14:paraId="4D988132" w14:textId="77777777" w:rsidR="00306A60" w:rsidRPr="003A0AD8" w:rsidRDefault="00306A60" w:rsidP="00094CED">
            <w:r w:rsidRPr="003A0AD8">
              <w:t>Beschreibung</w:t>
            </w:r>
          </w:p>
        </w:tc>
      </w:tr>
      <w:tr w:rsidR="00306A60" w:rsidRPr="003A0AD8" w14:paraId="0781E990" w14:textId="77777777" w:rsidTr="00094CED">
        <w:tc>
          <w:tcPr>
            <w:tcW w:w="3166" w:type="dxa"/>
          </w:tcPr>
          <w:p w14:paraId="3B19266A" w14:textId="77777777" w:rsidR="00306A60" w:rsidRPr="003A0AD8" w:rsidRDefault="00306A60" w:rsidP="00094CED">
            <w:r w:rsidRPr="003A0AD8">
              <w:t>API Gateway</w:t>
            </w:r>
          </w:p>
        </w:tc>
        <w:tc>
          <w:tcPr>
            <w:tcW w:w="6196" w:type="dxa"/>
          </w:tcPr>
          <w:p w14:paraId="4EE37810" w14:textId="1F39C62C" w:rsidR="00306A60" w:rsidRPr="003A0AD8" w:rsidRDefault="00306A60" w:rsidP="00094CED">
            <w:r w:rsidRPr="003A0AD8">
              <w:t>Über diese Schnittstelle werden Anfragen von den Clients an den «File Service» gestellt. Primär wird die Schnittstelle genutzt für die Abfrage von Bildern.</w:t>
            </w:r>
          </w:p>
        </w:tc>
      </w:tr>
      <w:tr w:rsidR="00306A60" w:rsidRPr="003A0AD8" w14:paraId="1314CA53" w14:textId="77777777" w:rsidTr="00094CED">
        <w:tc>
          <w:tcPr>
            <w:tcW w:w="3166" w:type="dxa"/>
          </w:tcPr>
          <w:p w14:paraId="1DE9F46F" w14:textId="375DB28F" w:rsidR="00306A60" w:rsidRPr="003A0AD8" w:rsidRDefault="00306A60" w:rsidP="00094CED">
            <w:r w:rsidRPr="003A0AD8">
              <w:t>Services (</w:t>
            </w:r>
            <w:r w:rsidR="00143513" w:rsidRPr="003A0AD8">
              <w:t>Note, Commissioning</w:t>
            </w:r>
            <w:r w:rsidRPr="003A0AD8">
              <w:t>)</w:t>
            </w:r>
          </w:p>
        </w:tc>
        <w:tc>
          <w:tcPr>
            <w:tcW w:w="6196" w:type="dxa"/>
          </w:tcPr>
          <w:p w14:paraId="335305DD" w14:textId="1F4B350A" w:rsidR="00306A60" w:rsidRPr="003A0AD8" w:rsidRDefault="00306A60" w:rsidP="00094CED">
            <w:r w:rsidRPr="003A0AD8">
              <w:t>Diese Schnittstelle wird genutzt, um Bilder oder Dokumente abzulegen. Ausserdem veranlassen Services die Löschung von</w:t>
            </w:r>
            <w:r w:rsidR="00501C6B" w:rsidRPr="003A0AD8">
              <w:t xml:space="preserve"> </w:t>
            </w:r>
            <w:r w:rsidRPr="003A0AD8">
              <w:t>Bildern</w:t>
            </w:r>
            <w:r w:rsidR="00501C6B" w:rsidRPr="003A0AD8">
              <w:t xml:space="preserve"> oder Dokumenten über diese Schnittstelle.</w:t>
            </w:r>
          </w:p>
        </w:tc>
      </w:tr>
      <w:tr w:rsidR="00306A60" w:rsidRPr="003A0AD8" w14:paraId="6CDB2C78" w14:textId="77777777" w:rsidTr="00094CED">
        <w:tc>
          <w:tcPr>
            <w:tcW w:w="3166" w:type="dxa"/>
          </w:tcPr>
          <w:p w14:paraId="1FA2A03B" w14:textId="2333F23A" w:rsidR="00306A60" w:rsidRPr="003A0AD8" w:rsidRDefault="00306A60" w:rsidP="00094CED">
            <w:r w:rsidRPr="003A0AD8">
              <w:t>Azure Blob Storage</w:t>
            </w:r>
          </w:p>
        </w:tc>
        <w:tc>
          <w:tcPr>
            <w:tcW w:w="6196" w:type="dxa"/>
          </w:tcPr>
          <w:p w14:paraId="3CE9B540" w14:textId="11BD7029" w:rsidR="00306A60" w:rsidRPr="003A0AD8" w:rsidRDefault="00501C6B" w:rsidP="00094CED">
            <w:r w:rsidRPr="003A0AD8">
              <w:t>Über diese Schnittstelle werden Bilder gespeichert, abgefragt oder gelöscht.</w:t>
            </w:r>
          </w:p>
        </w:tc>
      </w:tr>
      <w:tr w:rsidR="00306A60" w:rsidRPr="003A0AD8" w14:paraId="3F58AB8E" w14:textId="77777777" w:rsidTr="00094CED">
        <w:tc>
          <w:tcPr>
            <w:tcW w:w="3166" w:type="dxa"/>
          </w:tcPr>
          <w:p w14:paraId="4266DA8E" w14:textId="57F99C9F" w:rsidR="00306A60" w:rsidRPr="003A0AD8" w:rsidRDefault="00306A60" w:rsidP="00094CED">
            <w:r w:rsidRPr="003A0AD8">
              <w:t>MS SharePoint</w:t>
            </w:r>
          </w:p>
        </w:tc>
        <w:tc>
          <w:tcPr>
            <w:tcW w:w="6196" w:type="dxa"/>
          </w:tcPr>
          <w:p w14:paraId="7EDB54FF" w14:textId="203A08F5" w:rsidR="00306A60" w:rsidRPr="003A0AD8" w:rsidRDefault="00306A60" w:rsidP="00094CED">
            <w:r w:rsidRPr="003A0AD8">
              <w:t>Über einen SharePoint Konnektor speichert der «File Service» Dokumente in SharePoint ab. Über den Konnektor kann der Service Dokumente aus SharePoint abfragen und ausgeben.</w:t>
            </w:r>
          </w:p>
        </w:tc>
      </w:tr>
    </w:tbl>
    <w:p w14:paraId="5EF654E0" w14:textId="48799F09" w:rsidR="00306A60" w:rsidRPr="003A0AD8" w:rsidRDefault="00D70BDF" w:rsidP="00D70BDF">
      <w:pPr>
        <w:pStyle w:val="Heading5"/>
      </w:pPr>
      <w:r w:rsidRPr="003A0AD8">
        <w:t>Qualitäts-/Leistungsmerkmale</w:t>
      </w:r>
    </w:p>
    <w:p w14:paraId="603BC45B" w14:textId="5BC1C60B" w:rsidR="00D70BDF" w:rsidRPr="003A0AD8" w:rsidRDefault="00D70BDF">
      <w:pPr>
        <w:pStyle w:val="ListParagraph"/>
        <w:numPr>
          <w:ilvl w:val="0"/>
          <w:numId w:val="41"/>
        </w:numPr>
      </w:pPr>
      <w:r w:rsidRPr="003A0AD8">
        <w:t xml:space="preserve">Ermöglicht </w:t>
      </w:r>
      <w:r w:rsidR="006043C3" w:rsidRPr="003A0AD8">
        <w:t>autorisierten</w:t>
      </w:r>
      <w:r w:rsidRPr="003A0AD8">
        <w:t xml:space="preserve"> Zugriff auf Bilder und Dokumente</w:t>
      </w:r>
    </w:p>
    <w:p w14:paraId="7F677AB2" w14:textId="0280A016" w:rsidR="00D70BDF" w:rsidRPr="003A0AD8" w:rsidRDefault="00D70BDF">
      <w:pPr>
        <w:pStyle w:val="ListParagraph"/>
        <w:numPr>
          <w:ilvl w:val="0"/>
          <w:numId w:val="41"/>
        </w:numPr>
      </w:pPr>
      <w:r w:rsidRPr="003A0AD8">
        <w:t>Abstrahiert Zugriff auf physische Ablagen</w:t>
      </w:r>
    </w:p>
    <w:p w14:paraId="2BD5DEAB" w14:textId="42BB4D33" w:rsidR="00837CFA" w:rsidRPr="003A0AD8" w:rsidRDefault="00837CFA" w:rsidP="00837CFA">
      <w:pPr>
        <w:pStyle w:val="Heading3"/>
      </w:pPr>
      <w:bookmarkStart w:id="134" w:name="_Toc192418308"/>
      <w:r w:rsidRPr="003A0AD8">
        <w:t>Laufzeitsicht</w:t>
      </w:r>
      <w:bookmarkEnd w:id="134"/>
    </w:p>
    <w:p w14:paraId="2E3C69CA" w14:textId="22D3BF42" w:rsidR="007035B0" w:rsidRPr="003A0AD8" w:rsidRDefault="0050614B" w:rsidP="00837CFA">
      <w:r w:rsidRPr="003A0AD8">
        <w:t>In diesem Kapitel werden die Laufzeitsichten für die «Baustellen App»</w:t>
      </w:r>
      <w:r w:rsidR="006043C3" w:rsidRPr="003A0AD8">
        <w:t>-</w:t>
      </w:r>
      <w:r w:rsidRPr="003A0AD8">
        <w:t>Aktivitätsszenarien dargestellt.</w:t>
      </w:r>
      <w:r w:rsidR="007035B0" w:rsidRPr="003A0AD8">
        <w:t xml:space="preserve"> Als erstes wird der Ablauf der Datensynchronisation dargestellt. Diese Sequenz ist </w:t>
      </w:r>
      <w:r w:rsidR="006043C3" w:rsidRPr="003A0AD8">
        <w:t>Bestandteil</w:t>
      </w:r>
      <w:r w:rsidR="007035B0" w:rsidRPr="003A0AD8">
        <w:t xml:space="preserve"> von </w:t>
      </w:r>
      <w:r w:rsidR="006043C3" w:rsidRPr="003A0AD8">
        <w:t>darauffolgenden</w:t>
      </w:r>
      <w:r w:rsidR="007035B0" w:rsidRPr="003A0AD8">
        <w:t xml:space="preserve"> Laufzeitsichten und wird in diesen als Blackbox dargestellt.</w:t>
      </w:r>
    </w:p>
    <w:p w14:paraId="397930F7" w14:textId="5CBE39F6" w:rsidR="007035B0" w:rsidRPr="003A0AD8" w:rsidRDefault="007035B0" w:rsidP="007035B0">
      <w:pPr>
        <w:pStyle w:val="Heading4"/>
      </w:pPr>
      <w:bookmarkStart w:id="135" w:name="_Ref192275081"/>
      <w:r w:rsidRPr="003A0AD8">
        <w:t>Datensynchronisation zwischen Mobile Client und Backend</w:t>
      </w:r>
      <w:bookmarkEnd w:id="135"/>
    </w:p>
    <w:p w14:paraId="64D7254B" w14:textId="0E327B2E" w:rsidR="007035B0" w:rsidRPr="003A0AD8" w:rsidRDefault="00972FC9" w:rsidP="007035B0">
      <w:r w:rsidRPr="003A0AD8">
        <w:t xml:space="preserve">In diesem Abschnitt wird die Datensynchronisation im Detail beschrieben. Zuerst wird der Vergleichsalgorithmus im Backend und im Frontend aufgezeigt. Danach wird die Sequenz der Datensynchronisation von und zum </w:t>
      </w:r>
      <w:r w:rsidR="00143513" w:rsidRPr="003A0AD8">
        <w:t>«</w:t>
      </w:r>
      <w:r w:rsidRPr="003A0AD8">
        <w:t>Mobilen Client» und den verschiedenen Backend Services dargestellt.</w:t>
      </w:r>
    </w:p>
    <w:p w14:paraId="49193377" w14:textId="2DE6958E" w:rsidR="00972FC9" w:rsidRPr="003A0AD8" w:rsidRDefault="00972FC9" w:rsidP="00972FC9">
      <w:pPr>
        <w:pStyle w:val="Heading5"/>
      </w:pPr>
      <w:bookmarkStart w:id="136" w:name="_Ref190440369"/>
      <w:r w:rsidRPr="003A0AD8">
        <w:t>Ablauf der Datensynchronisation im Mobile Client</w:t>
      </w:r>
      <w:bookmarkEnd w:id="136"/>
    </w:p>
    <w:p w14:paraId="7558E517" w14:textId="77777777" w:rsidR="00972FC9" w:rsidRPr="003A0AD8" w:rsidRDefault="00972FC9" w:rsidP="00972FC9"/>
    <w:p w14:paraId="4D93A589" w14:textId="77777777" w:rsidR="00972FC9" w:rsidRPr="003A0AD8" w:rsidRDefault="00972FC9" w:rsidP="00972FC9">
      <w:pPr>
        <w:keepNext/>
        <w:jc w:val="center"/>
      </w:pPr>
      <w:r w:rsidRPr="003A0AD8">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6FF69667" w:rsidR="00972FC9" w:rsidRPr="003A0AD8" w:rsidRDefault="00972FC9" w:rsidP="00972FC9">
      <w:pPr>
        <w:pStyle w:val="Caption"/>
        <w:jc w:val="center"/>
      </w:pPr>
      <w:bookmarkStart w:id="137" w:name="_Ref190439243"/>
      <w:bookmarkStart w:id="138" w:name="_Toc192418363"/>
      <w:r w:rsidRPr="003A0AD8">
        <w:t xml:space="preserve">Abbildung </w:t>
      </w:r>
      <w:fldSimple w:instr=" SEQ Abbildung \* ARABIC ">
        <w:r w:rsidR="00DA5AC4" w:rsidRPr="003A0AD8">
          <w:rPr>
            <w:noProof/>
          </w:rPr>
          <w:t>28</w:t>
        </w:r>
      </w:fldSimple>
      <w:bookmarkEnd w:id="137"/>
      <w:r w:rsidRPr="003A0AD8">
        <w:t xml:space="preserve"> Schematischer Ablauf der Datensynchronisation im </w:t>
      </w:r>
      <w:r w:rsidR="00143513" w:rsidRPr="003A0AD8">
        <w:t>«</w:t>
      </w:r>
      <w:r w:rsidRPr="003A0AD8">
        <w:t>Mobilen Client</w:t>
      </w:r>
      <w:r w:rsidR="00143513" w:rsidRPr="003A0AD8">
        <w:t>»</w:t>
      </w:r>
      <w:bookmarkEnd w:id="138"/>
    </w:p>
    <w:p w14:paraId="60F70904" w14:textId="464D2101" w:rsidR="00972FC9" w:rsidRPr="003A0AD8" w:rsidRDefault="00972FC9" w:rsidP="00972FC9">
      <w:r w:rsidRPr="003A0AD8">
        <w:t xml:space="preserve">Die </w:t>
      </w:r>
      <w:r w:rsidRPr="003A0AD8">
        <w:fldChar w:fldCharType="begin"/>
      </w:r>
      <w:r w:rsidRPr="003A0AD8">
        <w:instrText xml:space="preserve"> REF _Ref190439243 \h </w:instrText>
      </w:r>
      <w:r w:rsidRPr="003A0AD8">
        <w:fldChar w:fldCharType="separate"/>
      </w:r>
      <w:r w:rsidR="00DA5AC4" w:rsidRPr="003A0AD8">
        <w:t xml:space="preserve">Abbildung </w:t>
      </w:r>
      <w:r w:rsidR="00DA5AC4" w:rsidRPr="003A0AD8">
        <w:rPr>
          <w:noProof/>
        </w:rPr>
        <w:t>28</w:t>
      </w:r>
      <w:r w:rsidRPr="003A0AD8">
        <w:fldChar w:fldCharType="end"/>
      </w:r>
      <w:r w:rsidRPr="003A0AD8">
        <w:t xml:space="preserve"> zeigt die Schritte einer Datensynchronisation im </w:t>
      </w:r>
      <w:r w:rsidR="00143513" w:rsidRPr="003A0AD8">
        <w:t>«</w:t>
      </w:r>
      <w:r w:rsidRPr="003A0AD8">
        <w:t>Mobilen Client</w:t>
      </w:r>
      <w:r w:rsidR="00143513" w:rsidRPr="003A0AD8">
        <w:t>»</w:t>
      </w:r>
      <w:r w:rsidRPr="003A0AD8">
        <w:t xml:space="preserve"> auf. Es ist zu beachten, dass nach dem ersten Schritt, dem Senden der Zeitstempel der lokalen Datensätze, die Sequenz auf die </w:t>
      </w:r>
      <w:r w:rsidR="006043C3" w:rsidRPr="003A0AD8">
        <w:t>Antwort</w:t>
      </w:r>
      <w:r w:rsidRPr="003A0AD8">
        <w:t xml:space="preserve"> vom involvierten Backend Service wartet. Dieser wird im folgenden Abschnitt </w:t>
      </w:r>
      <w:r w:rsidR="00567B75" w:rsidRPr="003A0AD8">
        <w:fldChar w:fldCharType="begin"/>
      </w:r>
      <w:r w:rsidR="00567B75" w:rsidRPr="003A0AD8">
        <w:instrText xml:space="preserve"> REF _Ref190439512 \r \h </w:instrText>
      </w:r>
      <w:r w:rsidR="00567B75" w:rsidRPr="003A0AD8">
        <w:fldChar w:fldCharType="separate"/>
      </w:r>
      <w:r w:rsidR="00DA5AC4" w:rsidRPr="003A0AD8">
        <w:t>4.3.8.1.2</w:t>
      </w:r>
      <w:r w:rsidR="00567B75" w:rsidRPr="003A0AD8">
        <w:fldChar w:fldCharType="end"/>
      </w:r>
      <w:r w:rsidRPr="003A0AD8">
        <w:t xml:space="preserve"> beschr</w:t>
      </w:r>
      <w:r w:rsidR="00FC4162" w:rsidRPr="003A0AD8">
        <w:t>ie</w:t>
      </w:r>
      <w:r w:rsidRPr="003A0AD8">
        <w:t>ben.</w:t>
      </w:r>
      <w:r w:rsidR="00567B75" w:rsidRPr="003A0AD8">
        <w:t xml:space="preserve"> Der </w:t>
      </w:r>
      <w:r w:rsidR="00143513" w:rsidRPr="003A0AD8">
        <w:t>«M</w:t>
      </w:r>
      <w:r w:rsidR="00567B75" w:rsidRPr="003A0AD8">
        <w:t>obile Client</w:t>
      </w:r>
      <w:r w:rsidR="00143513" w:rsidRPr="003A0AD8">
        <w:t>»</w:t>
      </w:r>
      <w:r w:rsidR="00567B75" w:rsidRPr="003A0AD8">
        <w:t xml:space="preserve"> erwartet in der Antwort aus dem Backend eine Liste mit aktuelleren Datensätzen und eine Liste mit IDs zu älteren Datensätzen. Die empfangenen Datensätze </w:t>
      </w:r>
      <w:r w:rsidR="00567B75" w:rsidRPr="003A0AD8">
        <w:lastRenderedPageBreak/>
        <w:t xml:space="preserve">überschreiben die lokal gespeicherten Datensätze. Anschliessend sendet der </w:t>
      </w:r>
      <w:r w:rsidR="00143513" w:rsidRPr="003A0AD8">
        <w:t>«M</w:t>
      </w:r>
      <w:r w:rsidR="00567B75" w:rsidRPr="003A0AD8">
        <w:t>obile Client</w:t>
      </w:r>
      <w:r w:rsidR="00143513" w:rsidRPr="003A0AD8">
        <w:t>»</w:t>
      </w:r>
      <w:r w:rsidR="00567B75" w:rsidRPr="003A0AD8">
        <w:t xml:space="preserve"> alle Datensätze, zu denen eine ID als Antwort vom Backend erhalten wurde, aus dem lokalen Speicher an das Backend.</w:t>
      </w:r>
    </w:p>
    <w:p w14:paraId="58685E7C" w14:textId="7885358E" w:rsidR="00972FC9" w:rsidRPr="003A0AD8" w:rsidRDefault="00972FC9" w:rsidP="00972FC9">
      <w:pPr>
        <w:pStyle w:val="Heading5"/>
      </w:pPr>
      <w:bookmarkStart w:id="139" w:name="_Ref190439512"/>
      <w:r w:rsidRPr="003A0AD8">
        <w:t>Ablauf der Zusammenführung der Datensätze im Backend</w:t>
      </w:r>
      <w:bookmarkEnd w:id="139"/>
    </w:p>
    <w:p w14:paraId="0FCC8B8C" w14:textId="77777777" w:rsidR="00972FC9" w:rsidRPr="003A0AD8" w:rsidRDefault="00972FC9" w:rsidP="00972FC9"/>
    <w:p w14:paraId="27E5EAF8" w14:textId="77777777" w:rsidR="00972FC9" w:rsidRPr="003A0AD8" w:rsidRDefault="00972FC9" w:rsidP="00972FC9">
      <w:pPr>
        <w:keepNext/>
        <w:jc w:val="center"/>
      </w:pPr>
      <w:r w:rsidRPr="003A0AD8">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62EBD01A" w:rsidR="00972FC9" w:rsidRPr="003A0AD8" w:rsidRDefault="00972FC9" w:rsidP="00972FC9">
      <w:pPr>
        <w:pStyle w:val="Caption"/>
        <w:jc w:val="center"/>
      </w:pPr>
      <w:bookmarkStart w:id="140" w:name="_Ref190439540"/>
      <w:bookmarkStart w:id="141" w:name="_Toc192418364"/>
      <w:r w:rsidRPr="003A0AD8">
        <w:t xml:space="preserve">Abbildung </w:t>
      </w:r>
      <w:fldSimple w:instr=" SEQ Abbildung \* ARABIC ">
        <w:r w:rsidR="00DA5AC4" w:rsidRPr="003A0AD8">
          <w:rPr>
            <w:noProof/>
          </w:rPr>
          <w:t>29</w:t>
        </w:r>
      </w:fldSimple>
      <w:bookmarkEnd w:id="140"/>
      <w:r w:rsidRPr="003A0AD8">
        <w:t xml:space="preserve"> Schematischer Ablauf der Datensynchronisation in den Backend Services</w:t>
      </w:r>
      <w:bookmarkEnd w:id="141"/>
    </w:p>
    <w:p w14:paraId="0449E953" w14:textId="25F7FC5A" w:rsidR="00567B75" w:rsidRPr="003A0AD8" w:rsidRDefault="00567B75" w:rsidP="00567B75">
      <w:r w:rsidRPr="003A0AD8">
        <w:t xml:space="preserve">In der </w:t>
      </w:r>
      <w:r w:rsidRPr="003A0AD8">
        <w:fldChar w:fldCharType="begin"/>
      </w:r>
      <w:r w:rsidRPr="003A0AD8">
        <w:instrText xml:space="preserve"> REF _Ref190439540 \h </w:instrText>
      </w:r>
      <w:r w:rsidRPr="003A0AD8">
        <w:fldChar w:fldCharType="separate"/>
      </w:r>
      <w:r w:rsidR="00DA5AC4" w:rsidRPr="003A0AD8">
        <w:t xml:space="preserve">Abbildung </w:t>
      </w:r>
      <w:r w:rsidR="00DA5AC4" w:rsidRPr="003A0AD8">
        <w:rPr>
          <w:noProof/>
        </w:rPr>
        <w:t>29</w:t>
      </w:r>
      <w:r w:rsidRPr="003A0AD8">
        <w:fldChar w:fldCharType="end"/>
      </w:r>
      <w:r w:rsidRPr="003A0AD8">
        <w:t xml:space="preserve"> ist zu sehen wie die Zusammenführung der Datensätze, anhand des Zeitstempels, im Backend behandelt wird. Die Antwort an den </w:t>
      </w:r>
      <w:r w:rsidR="00143513" w:rsidRPr="003A0AD8">
        <w:t>«M</w:t>
      </w:r>
      <w:r w:rsidRPr="003A0AD8">
        <w:t>obilen Client</w:t>
      </w:r>
      <w:r w:rsidR="00143513" w:rsidRPr="003A0AD8">
        <w:t>»</w:t>
      </w:r>
      <w:r w:rsidRPr="003A0AD8">
        <w:t xml:space="preserve"> enthält eine Liste mit den Datensätzen, welche im Backend einen aktuelleren Zeitstempel hatten und eine Liste mit IDs von Datensätzen, zu denen der Zeitstempel aus dem </w:t>
      </w:r>
      <w:r w:rsidR="00143513" w:rsidRPr="003A0AD8">
        <w:t>«M</w:t>
      </w:r>
      <w:r w:rsidRPr="003A0AD8">
        <w:t>obilen Client</w:t>
      </w:r>
      <w:r w:rsidR="00143513" w:rsidRPr="003A0AD8">
        <w:t>»</w:t>
      </w:r>
      <w:r w:rsidRPr="003A0AD8">
        <w:t xml:space="preserve"> aktueller war.</w:t>
      </w:r>
    </w:p>
    <w:p w14:paraId="2E04647D" w14:textId="7158890B" w:rsidR="00FA7D20" w:rsidRPr="003A0AD8" w:rsidRDefault="00FA7D20" w:rsidP="00FA7D20">
      <w:pPr>
        <w:pStyle w:val="Heading5"/>
      </w:pPr>
      <w:r w:rsidRPr="003A0AD8">
        <w:t>Synchronisation der supportenden Services</w:t>
      </w:r>
      <w:r w:rsidR="002F4AE2" w:rsidRPr="003A0AD8">
        <w:t xml:space="preserve"> </w:t>
      </w:r>
      <w:r w:rsidR="002F4AE2" w:rsidRPr="003A0AD8">
        <w:rPr>
          <w:rStyle w:val="FootnoteReference"/>
        </w:rPr>
        <w:footnoteReference w:id="4"/>
      </w:r>
      <w:r w:rsidR="002F4AE2" w:rsidRPr="003A0AD8">
        <w:rPr>
          <w:rStyle w:val="FootnoteReference"/>
        </w:rPr>
        <w:footnoteReference w:id="5"/>
      </w:r>
    </w:p>
    <w:p w14:paraId="2AB37200" w14:textId="77777777" w:rsidR="00FA7D20" w:rsidRPr="003A0AD8" w:rsidRDefault="00FA7D20" w:rsidP="00FA7D20"/>
    <w:p w14:paraId="2B773E64" w14:textId="77777777" w:rsidR="00FA7D20" w:rsidRPr="003A0AD8" w:rsidRDefault="00FA7D20" w:rsidP="00FA7D20">
      <w:pPr>
        <w:keepNext/>
        <w:jc w:val="center"/>
      </w:pPr>
      <w:r w:rsidRPr="003A0AD8">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6FA24888" w:rsidR="00FA7D20" w:rsidRPr="003A0AD8" w:rsidRDefault="00FA7D20" w:rsidP="00FA7D20">
      <w:pPr>
        <w:pStyle w:val="Caption"/>
        <w:jc w:val="center"/>
      </w:pPr>
      <w:bookmarkStart w:id="142" w:name="_Toc192418365"/>
      <w:r w:rsidRPr="003A0AD8">
        <w:t xml:space="preserve">Abbildung </w:t>
      </w:r>
      <w:fldSimple w:instr=" SEQ Abbildung \* ARABIC ">
        <w:r w:rsidR="00DA5AC4" w:rsidRPr="003A0AD8">
          <w:rPr>
            <w:noProof/>
          </w:rPr>
          <w:t>30</w:t>
        </w:r>
      </w:fldSimple>
      <w:r w:rsidRPr="003A0AD8">
        <w:t xml:space="preserve"> Laufzeitansicht zur Datensynchronisation der support backend Services</w:t>
      </w:r>
      <w:bookmarkEnd w:id="142"/>
    </w:p>
    <w:p w14:paraId="6CAAE620" w14:textId="32B0B655" w:rsidR="000D3484" w:rsidRPr="003A0AD8" w:rsidRDefault="001929D8" w:rsidP="00423ACF">
      <w:r w:rsidRPr="003A0AD8">
        <w:t xml:space="preserve">Daten aus </w:t>
      </w:r>
      <w:r w:rsidR="00423ACF" w:rsidRPr="003A0AD8">
        <w:t>«Identity</w:t>
      </w:r>
      <w:r w:rsidRPr="003A0AD8">
        <w:t xml:space="preserve"> Service</w:t>
      </w:r>
      <w:r w:rsidR="00423ACF" w:rsidRPr="003A0AD8">
        <w:t>»</w:t>
      </w:r>
      <w:r w:rsidRPr="003A0AD8">
        <w:t xml:space="preserve"> und</w:t>
      </w:r>
      <w:r w:rsidR="00423ACF" w:rsidRPr="003A0AD8">
        <w:t xml:space="preserve"> «Customer</w:t>
      </w:r>
      <w:r w:rsidRPr="003A0AD8">
        <w:t xml:space="preserve"> Service</w:t>
      </w:r>
      <w:r w:rsidR="00423ACF" w:rsidRPr="003A0AD8">
        <w:t xml:space="preserve">» </w:t>
      </w:r>
      <w:r w:rsidRPr="003A0AD8">
        <w:t xml:space="preserve">werden bei der Erstellung und Bearbeitung von Projekten benötigt. Auf dem </w:t>
      </w:r>
      <w:r w:rsidR="00143513" w:rsidRPr="003A0AD8">
        <w:t>«M</w:t>
      </w:r>
      <w:r w:rsidRPr="003A0AD8">
        <w:t>obile</w:t>
      </w:r>
      <w:r w:rsidR="00FC4162" w:rsidRPr="003A0AD8">
        <w:t>n</w:t>
      </w:r>
      <w:r w:rsidRPr="003A0AD8">
        <w:t xml:space="preserve"> Client</w:t>
      </w:r>
      <w:r w:rsidR="00143513" w:rsidRPr="003A0AD8">
        <w:t>»</w:t>
      </w:r>
      <w:r w:rsidRPr="003A0AD8">
        <w:t xml:space="preserve"> müssen deshalb die Datensets beider Services als </w:t>
      </w:r>
      <w:r w:rsidR="00FC4162" w:rsidRPr="003A0AD8">
        <w:t>Ganzes</w:t>
      </w:r>
      <w:r w:rsidRPr="003A0AD8">
        <w:t xml:space="preserve"> </w:t>
      </w:r>
      <w:r w:rsidR="00FC4162" w:rsidRPr="003A0AD8">
        <w:t>s</w:t>
      </w:r>
      <w:r w:rsidRPr="003A0AD8">
        <w:t>ynchronisiert werden.</w:t>
      </w:r>
      <w:r w:rsidR="00B654FA" w:rsidRPr="003A0AD8">
        <w:t xml:space="preserve"> Der </w:t>
      </w:r>
      <w:r w:rsidR="000F5B6A" w:rsidRPr="003A0AD8">
        <w:t>Zeitstempel</w:t>
      </w:r>
      <w:r w:rsidR="00B654FA" w:rsidRPr="003A0AD8">
        <w:t xml:space="preserve"> gilt deshalb</w:t>
      </w:r>
      <w:r w:rsidR="00936713" w:rsidRPr="003A0AD8">
        <w:t xml:space="preserve"> in beiden Services</w:t>
      </w:r>
      <w:r w:rsidR="00B654FA" w:rsidRPr="003A0AD8">
        <w:t xml:space="preserve"> für das gesamte Datenset.</w:t>
      </w:r>
    </w:p>
    <w:p w14:paraId="404FB459" w14:textId="77777777" w:rsidR="000D3484" w:rsidRPr="003A0AD8" w:rsidRDefault="000D3484">
      <w:pPr>
        <w:spacing w:line="240" w:lineRule="auto"/>
      </w:pPr>
      <w:r w:rsidRPr="003A0AD8">
        <w:br w:type="page"/>
      </w:r>
    </w:p>
    <w:p w14:paraId="6DFC8259" w14:textId="0CCB6118" w:rsidR="00FC0294" w:rsidRPr="003A0AD8" w:rsidRDefault="00FC0294" w:rsidP="00FC0294">
      <w:pPr>
        <w:pStyle w:val="Heading5"/>
      </w:pPr>
      <w:r w:rsidRPr="003A0AD8">
        <w:lastRenderedPageBreak/>
        <w:t xml:space="preserve">Synchronisation </w:t>
      </w:r>
      <w:r w:rsidR="00BB661D" w:rsidRPr="003A0AD8">
        <w:t>von Projektdaten</w:t>
      </w:r>
      <w:r w:rsidR="002F4AE2" w:rsidRPr="003A0AD8">
        <w:t xml:space="preserve"> </w:t>
      </w:r>
      <w:r w:rsidR="002F4AE2" w:rsidRPr="003A0AD8">
        <w:rPr>
          <w:rStyle w:val="FootnoteReference"/>
        </w:rPr>
        <w:footnoteReference w:id="6"/>
      </w:r>
      <w:r w:rsidR="002F4AE2" w:rsidRPr="003A0AD8">
        <w:rPr>
          <w:rStyle w:val="FootnoteReference"/>
        </w:rPr>
        <w:footnoteReference w:id="7"/>
      </w:r>
    </w:p>
    <w:p w14:paraId="311F8BBB" w14:textId="77777777" w:rsidR="00FC0294" w:rsidRPr="003A0AD8" w:rsidRDefault="00FC0294" w:rsidP="00FC0294"/>
    <w:p w14:paraId="02261121" w14:textId="77777777" w:rsidR="00FC0294" w:rsidRPr="003A0AD8" w:rsidRDefault="00FC0294" w:rsidP="00FC0294">
      <w:pPr>
        <w:keepNext/>
        <w:jc w:val="center"/>
      </w:pPr>
      <w:r w:rsidRPr="003A0AD8">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19290E9C" w:rsidR="00FC0294" w:rsidRPr="003A0AD8" w:rsidRDefault="00FC0294" w:rsidP="00FC0294">
      <w:pPr>
        <w:pStyle w:val="Caption"/>
        <w:jc w:val="center"/>
      </w:pPr>
      <w:bookmarkStart w:id="143" w:name="_Ref190440443"/>
      <w:bookmarkStart w:id="144" w:name="_Toc192418366"/>
      <w:r w:rsidRPr="003A0AD8">
        <w:t xml:space="preserve">Abbildung </w:t>
      </w:r>
      <w:fldSimple w:instr=" SEQ Abbildung \* ARABIC ">
        <w:r w:rsidR="00DA5AC4" w:rsidRPr="003A0AD8">
          <w:rPr>
            <w:noProof/>
          </w:rPr>
          <w:t>31</w:t>
        </w:r>
      </w:fldSimple>
      <w:bookmarkEnd w:id="143"/>
      <w:r w:rsidRPr="003A0AD8">
        <w:t xml:space="preserve"> Laufzeitansicht zur Datensynchronisation Mobile Client zu Project Service</w:t>
      </w:r>
      <w:bookmarkEnd w:id="144"/>
    </w:p>
    <w:p w14:paraId="2B9BCF58" w14:textId="18E7F64F" w:rsidR="00FC0294" w:rsidRPr="003A0AD8" w:rsidRDefault="00BB661D" w:rsidP="00FC0294">
      <w:r w:rsidRPr="003A0AD8">
        <w:t xml:space="preserve">Wie in Abschnitt </w:t>
      </w:r>
      <w:r w:rsidRPr="003A0AD8">
        <w:fldChar w:fldCharType="begin"/>
      </w:r>
      <w:r w:rsidRPr="003A0AD8">
        <w:instrText xml:space="preserve"> REF _Ref190440369 \r \h </w:instrText>
      </w:r>
      <w:r w:rsidRPr="003A0AD8">
        <w:fldChar w:fldCharType="separate"/>
      </w:r>
      <w:r w:rsidR="00DA5AC4" w:rsidRPr="003A0AD8">
        <w:t>4.3.8.1.1</w:t>
      </w:r>
      <w:r w:rsidRPr="003A0AD8">
        <w:fldChar w:fldCharType="end"/>
      </w:r>
      <w:r w:rsidRPr="003A0AD8">
        <w:t xml:space="preserve"> und </w:t>
      </w:r>
      <w:r w:rsidRPr="003A0AD8">
        <w:fldChar w:fldCharType="begin"/>
      </w:r>
      <w:r w:rsidRPr="003A0AD8">
        <w:instrText xml:space="preserve"> REF _Ref190439512 \r \h </w:instrText>
      </w:r>
      <w:r w:rsidRPr="003A0AD8">
        <w:fldChar w:fldCharType="separate"/>
      </w:r>
      <w:r w:rsidR="00DA5AC4" w:rsidRPr="003A0AD8">
        <w:t>4.3.8.1.2</w:t>
      </w:r>
      <w:r w:rsidRPr="003A0AD8">
        <w:fldChar w:fldCharType="end"/>
      </w:r>
      <w:r w:rsidRPr="003A0AD8">
        <w:t xml:space="preserve"> ausgeführt, werden Projektdatensätze anhand ihres Zeitstempels</w:t>
      </w:r>
      <w:r w:rsidR="00883362" w:rsidRPr="003A0AD8">
        <w:t>,</w:t>
      </w:r>
      <w:r w:rsidRPr="003A0AD8">
        <w:t xml:space="preserve"> des Zeitpunkts der letzten </w:t>
      </w:r>
      <w:r w:rsidR="00883362" w:rsidRPr="003A0AD8">
        <w:t>M</w:t>
      </w:r>
      <w:r w:rsidRPr="003A0AD8">
        <w:t>anipulation</w:t>
      </w:r>
      <w:r w:rsidR="00883362" w:rsidRPr="003A0AD8">
        <w:t>,</w:t>
      </w:r>
      <w:r w:rsidRPr="003A0AD8">
        <w:t xml:space="preserve"> zusammengeführt. </w:t>
      </w:r>
      <w:r w:rsidRPr="003A0AD8">
        <w:fldChar w:fldCharType="begin"/>
      </w:r>
      <w:r w:rsidRPr="003A0AD8">
        <w:instrText xml:space="preserve"> REF _Ref190440443 \h </w:instrText>
      </w:r>
      <w:r w:rsidRPr="003A0AD8">
        <w:fldChar w:fldCharType="separate"/>
      </w:r>
      <w:r w:rsidR="00DA5AC4" w:rsidRPr="003A0AD8">
        <w:t xml:space="preserve">Abbildung </w:t>
      </w:r>
      <w:r w:rsidR="00DA5AC4" w:rsidRPr="003A0AD8">
        <w:rPr>
          <w:noProof/>
        </w:rPr>
        <w:t>31</w:t>
      </w:r>
      <w:r w:rsidRPr="003A0AD8">
        <w:fldChar w:fldCharType="end"/>
      </w:r>
      <w:r w:rsidRPr="003A0AD8">
        <w:t xml:space="preserve"> zeigt den Ab</w:t>
      </w:r>
      <w:r w:rsidR="00143513" w:rsidRPr="003A0AD8">
        <w:t>l</w:t>
      </w:r>
      <w:r w:rsidRPr="003A0AD8">
        <w:t>auf der Synchronisation von Projektdaten auf.</w:t>
      </w:r>
    </w:p>
    <w:p w14:paraId="3D17C0BB" w14:textId="790E8FAB" w:rsidR="00BB661D" w:rsidRPr="003A0AD8" w:rsidRDefault="00BB661D" w:rsidP="00BB661D">
      <w:pPr>
        <w:pStyle w:val="Heading5"/>
      </w:pPr>
      <w:r w:rsidRPr="003A0AD8">
        <w:t>Synchronisation von Notizdaten</w:t>
      </w:r>
    </w:p>
    <w:p w14:paraId="30448FF0" w14:textId="77777777" w:rsidR="00BB661D" w:rsidRPr="003A0AD8" w:rsidRDefault="00BB661D" w:rsidP="00BB661D"/>
    <w:p w14:paraId="1E52A386" w14:textId="77777777" w:rsidR="00883362" w:rsidRPr="003A0AD8" w:rsidRDefault="00BB661D" w:rsidP="00883362">
      <w:pPr>
        <w:keepNext/>
        <w:jc w:val="center"/>
      </w:pPr>
      <w:r w:rsidRPr="003A0AD8">
        <w:rPr>
          <w:noProof/>
        </w:rPr>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60C2EAF8" w:rsidR="00BB661D" w:rsidRPr="003A0AD8" w:rsidRDefault="00883362" w:rsidP="00883362">
      <w:pPr>
        <w:pStyle w:val="Caption"/>
        <w:jc w:val="center"/>
      </w:pPr>
      <w:bookmarkStart w:id="145" w:name="_Toc192418367"/>
      <w:r w:rsidRPr="003A0AD8">
        <w:t xml:space="preserve">Abbildung </w:t>
      </w:r>
      <w:fldSimple w:instr=" SEQ Abbildung \* ARABIC ">
        <w:r w:rsidR="00DA5AC4" w:rsidRPr="003A0AD8">
          <w:rPr>
            <w:noProof/>
          </w:rPr>
          <w:t>32</w:t>
        </w:r>
      </w:fldSimple>
      <w:r w:rsidRPr="003A0AD8">
        <w:t xml:space="preserve"> Laufzeitansicht zur Datensynchronisation von </w:t>
      </w:r>
      <w:r w:rsidR="00143513" w:rsidRPr="003A0AD8">
        <w:t>«</w:t>
      </w:r>
      <w:r w:rsidRPr="003A0AD8">
        <w:t>Mobile Client</w:t>
      </w:r>
      <w:r w:rsidR="00143513" w:rsidRPr="003A0AD8">
        <w:t>»</w:t>
      </w:r>
      <w:r w:rsidRPr="003A0AD8">
        <w:t xml:space="preserve"> zu </w:t>
      </w:r>
      <w:r w:rsidR="00143513" w:rsidRPr="003A0AD8">
        <w:t>«</w:t>
      </w:r>
      <w:r w:rsidRPr="003A0AD8">
        <w:t>Note Service</w:t>
      </w:r>
      <w:r w:rsidR="00143513" w:rsidRPr="003A0AD8">
        <w:t>»</w:t>
      </w:r>
      <w:bookmarkEnd w:id="145"/>
    </w:p>
    <w:p w14:paraId="32C61633" w14:textId="5A5945EE" w:rsidR="000D3484" w:rsidRPr="003A0AD8" w:rsidRDefault="00883362" w:rsidP="00883362">
      <w:r w:rsidRPr="003A0AD8">
        <w:t xml:space="preserve">Wie in Abschnitt </w:t>
      </w:r>
      <w:r w:rsidRPr="003A0AD8">
        <w:fldChar w:fldCharType="begin"/>
      </w:r>
      <w:r w:rsidRPr="003A0AD8">
        <w:instrText xml:space="preserve"> REF _Ref190440369 \r \h </w:instrText>
      </w:r>
      <w:r w:rsidRPr="003A0AD8">
        <w:fldChar w:fldCharType="separate"/>
      </w:r>
      <w:r w:rsidR="00DA5AC4" w:rsidRPr="003A0AD8">
        <w:t>4.3.8.1.1</w:t>
      </w:r>
      <w:r w:rsidRPr="003A0AD8">
        <w:fldChar w:fldCharType="end"/>
      </w:r>
      <w:r w:rsidRPr="003A0AD8">
        <w:t xml:space="preserve"> und </w:t>
      </w:r>
      <w:r w:rsidRPr="003A0AD8">
        <w:fldChar w:fldCharType="begin"/>
      </w:r>
      <w:r w:rsidRPr="003A0AD8">
        <w:instrText xml:space="preserve"> REF _Ref190439512 \r \h </w:instrText>
      </w:r>
      <w:r w:rsidRPr="003A0AD8">
        <w:fldChar w:fldCharType="separate"/>
      </w:r>
      <w:r w:rsidR="00DA5AC4" w:rsidRPr="003A0AD8">
        <w:t>4.3.8.1.2</w:t>
      </w:r>
      <w:r w:rsidRPr="003A0AD8">
        <w:fldChar w:fldCharType="end"/>
      </w:r>
      <w:r w:rsidRPr="003A0AD8">
        <w:t xml:space="preserve"> ausgeführt, werden Notizdatensätze anhand ihres Zeitstempels, des Zeitpunkts der letzten Manipulation, zusammengeführt.</w:t>
      </w:r>
      <w:r w:rsidR="007D0D65" w:rsidRPr="003A0AD8">
        <w:t xml:space="preserve"> Enthält ein Notizdatensatz Bilder, werden diese mittels «File Service» im Azure Blob Storage abgelegt.</w:t>
      </w:r>
    </w:p>
    <w:p w14:paraId="397CDA79" w14:textId="77777777" w:rsidR="000D3484" w:rsidRPr="003A0AD8" w:rsidRDefault="000D3484">
      <w:pPr>
        <w:spacing w:line="240" w:lineRule="auto"/>
      </w:pPr>
      <w:r w:rsidRPr="003A0AD8">
        <w:br w:type="page"/>
      </w:r>
    </w:p>
    <w:p w14:paraId="26DE4998" w14:textId="15FCA44F" w:rsidR="00C97A19" w:rsidRPr="003A0AD8" w:rsidRDefault="00C97A19" w:rsidP="00C97A19">
      <w:pPr>
        <w:pStyle w:val="Heading5"/>
      </w:pPr>
      <w:r w:rsidRPr="003A0AD8">
        <w:lastRenderedPageBreak/>
        <w:t>Synchronisation von Inbetriebnahmedaten</w:t>
      </w:r>
    </w:p>
    <w:p w14:paraId="3CB68CD6" w14:textId="77777777" w:rsidR="00C97A19" w:rsidRPr="003A0AD8" w:rsidRDefault="00C97A19" w:rsidP="00C97A19"/>
    <w:p w14:paraId="2BDFE735" w14:textId="77777777" w:rsidR="007D0D65" w:rsidRPr="003A0AD8" w:rsidRDefault="007D0D65" w:rsidP="007D0D65">
      <w:pPr>
        <w:keepNext/>
        <w:jc w:val="center"/>
      </w:pPr>
      <w:r w:rsidRPr="003A0AD8">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2B2EF43F" w:rsidR="00C97A19" w:rsidRPr="003A0AD8" w:rsidRDefault="007D0D65" w:rsidP="007D0D65">
      <w:pPr>
        <w:pStyle w:val="Caption"/>
        <w:jc w:val="center"/>
      </w:pPr>
      <w:bookmarkStart w:id="146" w:name="_Toc192418368"/>
      <w:r w:rsidRPr="003A0AD8">
        <w:t xml:space="preserve">Abbildung </w:t>
      </w:r>
      <w:fldSimple w:instr=" SEQ Abbildung \* ARABIC ">
        <w:r w:rsidR="00DA5AC4" w:rsidRPr="003A0AD8">
          <w:rPr>
            <w:noProof/>
          </w:rPr>
          <w:t>33</w:t>
        </w:r>
      </w:fldSimple>
      <w:r w:rsidRPr="003A0AD8">
        <w:t xml:space="preserve"> Laufzeitansicht zur Datensynchronisation von </w:t>
      </w:r>
      <w:r w:rsidR="00143513" w:rsidRPr="003A0AD8">
        <w:t>«</w:t>
      </w:r>
      <w:r w:rsidRPr="003A0AD8">
        <w:t>Mobile Client</w:t>
      </w:r>
      <w:r w:rsidR="00143513" w:rsidRPr="003A0AD8">
        <w:t>»</w:t>
      </w:r>
      <w:r w:rsidRPr="003A0AD8">
        <w:t xml:space="preserve"> zu </w:t>
      </w:r>
      <w:r w:rsidR="00143513" w:rsidRPr="003A0AD8">
        <w:t>«</w:t>
      </w:r>
      <w:r w:rsidRPr="003A0AD8">
        <w:t>Comissioning Service</w:t>
      </w:r>
      <w:r w:rsidR="00143513" w:rsidRPr="003A0AD8">
        <w:t>»</w:t>
      </w:r>
      <w:bookmarkEnd w:id="146"/>
    </w:p>
    <w:p w14:paraId="2936CE0C" w14:textId="73F48A30" w:rsidR="007D0D65" w:rsidRPr="003A0AD8" w:rsidRDefault="007D0D65" w:rsidP="007D0D65">
      <w:r w:rsidRPr="003A0AD8">
        <w:t xml:space="preserve">Die </w:t>
      </w:r>
      <w:r w:rsidR="00773AC3" w:rsidRPr="003A0AD8">
        <w:t>Inbetriebnahme Daten</w:t>
      </w:r>
      <w:r w:rsidRPr="003A0AD8">
        <w:t xml:space="preserve"> bestehen aus zwei Datensatztypen. Die Vorlagen für die IBN Checklisten werden wie die Benutzer und Kundendaten als komplettes Datenset in den </w:t>
      </w:r>
      <w:r w:rsidR="00143513" w:rsidRPr="003A0AD8">
        <w:t>«M</w:t>
      </w:r>
      <w:r w:rsidRPr="003A0AD8">
        <w:t>obile Client</w:t>
      </w:r>
      <w:r w:rsidR="00143513" w:rsidRPr="003A0AD8">
        <w:t>»</w:t>
      </w:r>
      <w:r w:rsidRPr="003A0AD8">
        <w:t xml:space="preserve"> geladen. Die Inbetriebnahme Protokolle mit Bildern und Checklisten werden als individuelle Datensätze, wie in Abschnitt </w:t>
      </w:r>
      <w:r w:rsidRPr="003A0AD8">
        <w:fldChar w:fldCharType="begin"/>
      </w:r>
      <w:r w:rsidRPr="003A0AD8">
        <w:instrText xml:space="preserve"> REF _Ref190440369 \r \h </w:instrText>
      </w:r>
      <w:r w:rsidRPr="003A0AD8">
        <w:fldChar w:fldCharType="separate"/>
      </w:r>
      <w:r w:rsidR="00DA5AC4" w:rsidRPr="003A0AD8">
        <w:t>4.3.8.1.1</w:t>
      </w:r>
      <w:r w:rsidRPr="003A0AD8">
        <w:fldChar w:fldCharType="end"/>
      </w:r>
      <w:r w:rsidRPr="003A0AD8">
        <w:t xml:space="preserve"> und </w:t>
      </w:r>
      <w:r w:rsidRPr="003A0AD8">
        <w:fldChar w:fldCharType="begin"/>
      </w:r>
      <w:r w:rsidRPr="003A0AD8">
        <w:instrText xml:space="preserve"> REF _Ref190439512 \r \h </w:instrText>
      </w:r>
      <w:r w:rsidRPr="003A0AD8">
        <w:fldChar w:fldCharType="separate"/>
      </w:r>
      <w:r w:rsidR="00DA5AC4" w:rsidRPr="003A0AD8">
        <w:t>4.3.8.1.2</w:t>
      </w:r>
      <w:r w:rsidRPr="003A0AD8">
        <w:fldChar w:fldCharType="end"/>
      </w:r>
      <w:r w:rsidRPr="003A0AD8">
        <w:t xml:space="preserve"> beschrieben, synchronisiert. Die Inbetriebnahme Datensätze werden als Protokolle via «File Service» in SharePoint </w:t>
      </w:r>
      <w:r w:rsidR="00115E85" w:rsidRPr="003A0AD8">
        <w:t>abgelegt</w:t>
      </w:r>
      <w:r w:rsidRPr="003A0AD8">
        <w:t xml:space="preserve">. Enthält ein IBN Datensatz Bilder, werden diese ebenfalls via «File Service» im </w:t>
      </w:r>
      <w:r w:rsidR="00143513" w:rsidRPr="003A0AD8">
        <w:t>«</w:t>
      </w:r>
      <w:r w:rsidRPr="003A0AD8">
        <w:t>Azure Blob Storage</w:t>
      </w:r>
      <w:r w:rsidR="00143513" w:rsidRPr="003A0AD8">
        <w:t>»</w:t>
      </w:r>
      <w:r w:rsidRPr="003A0AD8">
        <w:t xml:space="preserve"> abgelegt.</w:t>
      </w:r>
    </w:p>
    <w:p w14:paraId="3099A1D9" w14:textId="27A503CD" w:rsidR="0090465D" w:rsidRPr="003A0AD8" w:rsidRDefault="0090465D" w:rsidP="009D0A92">
      <w:pPr>
        <w:pStyle w:val="Heading4"/>
      </w:pPr>
      <w:r w:rsidRPr="003A0AD8">
        <w:t>Projektadministration über das Web Portal</w:t>
      </w:r>
    </w:p>
    <w:p w14:paraId="74791AAD" w14:textId="052A61D3" w:rsidR="005F41F9" w:rsidRPr="003A0AD8" w:rsidRDefault="005F41F9" w:rsidP="005F41F9">
      <w:r w:rsidRPr="003A0AD8">
        <w:t xml:space="preserve">In diesem Abschnitt </w:t>
      </w:r>
      <w:r w:rsidR="0090465D" w:rsidRPr="003A0AD8">
        <w:t>geht es darum</w:t>
      </w:r>
      <w:r w:rsidR="00773AC3" w:rsidRPr="003A0AD8">
        <w:t>,</w:t>
      </w:r>
      <w:r w:rsidR="0090465D" w:rsidRPr="003A0AD8">
        <w:t xml:space="preserve"> die Abläufe von Projektadministrationsszenarios aus dem </w:t>
      </w:r>
      <w:r w:rsidR="00773AC3" w:rsidRPr="003A0AD8">
        <w:t>Webportal</w:t>
      </w:r>
      <w:r w:rsidR="0090465D" w:rsidRPr="003A0AD8">
        <w:t xml:space="preserve"> heraus aufzuzeigen.</w:t>
      </w:r>
      <w:r w:rsidR="00562A59" w:rsidRPr="003A0AD8">
        <w:t xml:space="preserve"> Aus dem «Web Portal» werden Datenänderungen über </w:t>
      </w:r>
      <w:r w:rsidR="00115E85" w:rsidRPr="003A0AD8">
        <w:t>Standard</w:t>
      </w:r>
      <w:r w:rsidR="00562A59" w:rsidRPr="003A0AD8">
        <w:t xml:space="preserve"> CRUD Operationen durchgeführt. Da das «Web Portal» für die Verwendung in einem Desktop Browser vorgesehen ist, wird davon ausgegangen, dass zu jeder Zeit Konnektivität von «Web Portal» zu</w:t>
      </w:r>
      <w:r w:rsidR="00143513" w:rsidRPr="003A0AD8">
        <w:t>m</w:t>
      </w:r>
      <w:r w:rsidR="00562A59" w:rsidRPr="003A0AD8">
        <w:t xml:space="preserve"> Backend besteht.</w:t>
      </w:r>
    </w:p>
    <w:p w14:paraId="1FCC9889" w14:textId="77777777" w:rsidR="0090465D" w:rsidRPr="003A0AD8" w:rsidRDefault="0090465D" w:rsidP="0090465D"/>
    <w:p w14:paraId="2C6F0D99" w14:textId="77777777" w:rsidR="00562A59" w:rsidRPr="003A0AD8" w:rsidRDefault="00562A59" w:rsidP="00562A59">
      <w:pPr>
        <w:keepNext/>
        <w:jc w:val="center"/>
      </w:pPr>
      <w:r w:rsidRPr="003A0AD8">
        <w:rPr>
          <w:noProof/>
        </w:rPr>
        <w:lastRenderedPageBreak/>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6B49B21E" w:rsidR="00562A59" w:rsidRPr="003A0AD8" w:rsidRDefault="00562A59" w:rsidP="00562A59">
      <w:pPr>
        <w:pStyle w:val="Caption"/>
        <w:jc w:val="center"/>
      </w:pPr>
      <w:bookmarkStart w:id="147" w:name="_Toc192418369"/>
      <w:r w:rsidRPr="003A0AD8">
        <w:t xml:space="preserve">Abbildung </w:t>
      </w:r>
      <w:fldSimple w:instr=" SEQ Abbildung \* ARABIC ">
        <w:r w:rsidR="00DA5AC4" w:rsidRPr="003A0AD8">
          <w:rPr>
            <w:noProof/>
          </w:rPr>
          <w:t>34</w:t>
        </w:r>
      </w:fldSimple>
      <w:r w:rsidRPr="003A0AD8">
        <w:t xml:space="preserve"> Laufzeitansicht zur Projektadministration im </w:t>
      </w:r>
      <w:r w:rsidR="00143513" w:rsidRPr="003A0AD8">
        <w:t>«</w:t>
      </w:r>
      <w:r w:rsidRPr="003A0AD8">
        <w:t>Web Portal</w:t>
      </w:r>
      <w:r w:rsidR="00143513" w:rsidRPr="003A0AD8">
        <w:t>»</w:t>
      </w:r>
      <w:bookmarkEnd w:id="147"/>
    </w:p>
    <w:p w14:paraId="6715BF21" w14:textId="715B06A1" w:rsidR="0090465D" w:rsidRPr="003A0AD8" w:rsidRDefault="0090465D" w:rsidP="0090465D">
      <w:pPr>
        <w:pStyle w:val="Heading4"/>
      </w:pPr>
      <w:r w:rsidRPr="003A0AD8">
        <w:t>Notizen erfassen</w:t>
      </w:r>
      <w:r w:rsidR="00032582" w:rsidRPr="003A0AD8">
        <w:t xml:space="preserve"> im Web Portal</w:t>
      </w:r>
    </w:p>
    <w:p w14:paraId="40CD6CED" w14:textId="6E0E7917" w:rsidR="00032582" w:rsidRPr="003A0AD8" w:rsidRDefault="00032582" w:rsidP="0090465D">
      <w:r w:rsidRPr="003A0AD8">
        <w:t>Im «Web Portal» können Notizen erfasst und mit Bildern ergänzt werden. Im folgenden Laufzeitdiagramm ist der Ablauf für das Erfassen einer Notiz im «Web Portal» aufgezeigt.</w:t>
      </w:r>
    </w:p>
    <w:p w14:paraId="3E4426F2" w14:textId="77777777" w:rsidR="00032582" w:rsidRPr="003A0AD8" w:rsidRDefault="00032582" w:rsidP="0090465D"/>
    <w:p w14:paraId="367A34BD" w14:textId="77777777" w:rsidR="00032582" w:rsidRPr="003A0AD8" w:rsidRDefault="00032582" w:rsidP="00032582">
      <w:pPr>
        <w:keepNext/>
        <w:jc w:val="center"/>
      </w:pPr>
      <w:r w:rsidRPr="003A0AD8">
        <w:rPr>
          <w:noProof/>
        </w:rPr>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6B65A5C1" w:rsidR="00032582" w:rsidRPr="003A0AD8" w:rsidRDefault="00032582" w:rsidP="00032582">
      <w:pPr>
        <w:pStyle w:val="Caption"/>
        <w:jc w:val="center"/>
      </w:pPr>
      <w:bookmarkStart w:id="148" w:name="_Toc192418370"/>
      <w:r w:rsidRPr="003A0AD8">
        <w:t xml:space="preserve">Abbildung </w:t>
      </w:r>
      <w:fldSimple w:instr=" SEQ Abbildung \* ARABIC ">
        <w:r w:rsidR="00DA5AC4" w:rsidRPr="003A0AD8">
          <w:rPr>
            <w:noProof/>
          </w:rPr>
          <w:t>35</w:t>
        </w:r>
      </w:fldSimple>
      <w:r w:rsidRPr="003A0AD8">
        <w:t xml:space="preserve"> Laufzeitsicht zur Erfassung und Bearbeitung von Notizen im Web Portal</w:t>
      </w:r>
      <w:bookmarkEnd w:id="148"/>
    </w:p>
    <w:p w14:paraId="08117F4B" w14:textId="57614BB0" w:rsidR="0090465D" w:rsidRPr="003A0AD8" w:rsidRDefault="0090465D" w:rsidP="0090465D">
      <w:pPr>
        <w:pStyle w:val="Heading4"/>
      </w:pPr>
      <w:r w:rsidRPr="003A0AD8">
        <w:t>Inbetriebnahme Checklisten administrieren</w:t>
      </w:r>
      <w:r w:rsidR="00032582" w:rsidRPr="003A0AD8">
        <w:t xml:space="preserve"> im Web Portal</w:t>
      </w:r>
    </w:p>
    <w:p w14:paraId="49262080" w14:textId="1B454F41" w:rsidR="0090465D" w:rsidRPr="003A0AD8" w:rsidRDefault="00295D9C" w:rsidP="0090465D">
      <w:r w:rsidRPr="003A0AD8">
        <w:t>Bezüglich Inbetriebnahme wird das «Web Portal» für die Administrierung von Checklisten für die Inbetriebnahmeprotokolle verwendet.</w:t>
      </w:r>
    </w:p>
    <w:p w14:paraId="50EB87CA" w14:textId="77777777" w:rsidR="00295D9C" w:rsidRPr="003A0AD8" w:rsidRDefault="00295D9C" w:rsidP="0090465D"/>
    <w:p w14:paraId="01F04084" w14:textId="77777777" w:rsidR="00295D9C" w:rsidRPr="003A0AD8" w:rsidRDefault="00295D9C" w:rsidP="00295D9C">
      <w:pPr>
        <w:keepNext/>
        <w:jc w:val="center"/>
      </w:pPr>
      <w:r w:rsidRPr="003A0AD8">
        <w:rPr>
          <w:noProof/>
        </w:rPr>
        <w:lastRenderedPageBreak/>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34BBA110" w:rsidR="00295D9C" w:rsidRPr="003A0AD8" w:rsidRDefault="00295D9C" w:rsidP="00295D9C">
      <w:pPr>
        <w:pStyle w:val="Caption"/>
        <w:jc w:val="center"/>
      </w:pPr>
      <w:bookmarkStart w:id="149" w:name="_Toc192418371"/>
      <w:r w:rsidRPr="003A0AD8">
        <w:t xml:space="preserve">Abbildung </w:t>
      </w:r>
      <w:fldSimple w:instr=" SEQ Abbildung \* ARABIC ">
        <w:r w:rsidR="00DA5AC4" w:rsidRPr="003A0AD8">
          <w:rPr>
            <w:noProof/>
          </w:rPr>
          <w:t>36</w:t>
        </w:r>
      </w:fldSimple>
      <w:r w:rsidRPr="003A0AD8">
        <w:t xml:space="preserve"> Laufzeitsicht zur </w:t>
      </w:r>
      <w:r w:rsidR="00115E85" w:rsidRPr="003A0AD8">
        <w:t>Administration</w:t>
      </w:r>
      <w:r w:rsidRPr="003A0AD8">
        <w:t xml:space="preserve"> von Checklisten</w:t>
      </w:r>
      <w:bookmarkEnd w:id="149"/>
    </w:p>
    <w:p w14:paraId="0071D193" w14:textId="67637FE4" w:rsidR="001B74AD" w:rsidRPr="003A0AD8" w:rsidRDefault="001B74AD" w:rsidP="001B74AD">
      <w:pPr>
        <w:pStyle w:val="Heading3"/>
      </w:pPr>
      <w:bookmarkStart w:id="150" w:name="_Toc192418309"/>
      <w:r w:rsidRPr="003A0AD8">
        <w:t>Verteilungssicht</w:t>
      </w:r>
      <w:bookmarkEnd w:id="150"/>
    </w:p>
    <w:p w14:paraId="5AD9A417" w14:textId="1F227E87" w:rsidR="001B74AD" w:rsidRPr="003A0AD8" w:rsidRDefault="001B74AD" w:rsidP="001B74AD">
      <w:r w:rsidRPr="003A0AD8">
        <w:t>In diesem Kapitel wird die Infrastruktur für die «Baustellen App» beschrieben.</w:t>
      </w:r>
    </w:p>
    <w:p w14:paraId="3E94E7FA" w14:textId="3EDD9429" w:rsidR="001B74AD" w:rsidRPr="003A0AD8" w:rsidRDefault="001B74AD" w:rsidP="001B74AD">
      <w:pPr>
        <w:pStyle w:val="Heading4"/>
      </w:pPr>
      <w:r w:rsidRPr="003A0AD8">
        <w:t>Infrastruktur Ebene 1</w:t>
      </w:r>
    </w:p>
    <w:p w14:paraId="2156B417" w14:textId="552798DD" w:rsidR="009E7692" w:rsidRPr="003A0AD8" w:rsidRDefault="009E7692" w:rsidP="009E7692">
      <w:r w:rsidRPr="003A0AD8">
        <w:t xml:space="preserve">Die </w:t>
      </w:r>
      <w:r w:rsidR="007462BB" w:rsidRPr="003A0AD8">
        <w:t xml:space="preserve">«Baustellen App» setzt auf Plattform-As-A-Service (PaaS) in der Azure Cloud. Zum Einsatz kommt ein «Container App Environment». Die </w:t>
      </w:r>
      <w:r w:rsidR="00143513" w:rsidRPr="003A0AD8">
        <w:t>«</w:t>
      </w:r>
      <w:r w:rsidR="007462BB" w:rsidRPr="003A0AD8">
        <w:t>Container App</w:t>
      </w:r>
      <w:r w:rsidR="00143513" w:rsidRPr="003A0AD8">
        <w:t>»</w:t>
      </w:r>
      <w:r w:rsidR="007462BB" w:rsidRPr="003A0AD8">
        <w:t xml:space="preserve"> Plattform ist eine Abstraktion der Kubernetes </w:t>
      </w:r>
      <w:r w:rsidR="00773AC3" w:rsidRPr="003A0AD8">
        <w:t>Plattform</w:t>
      </w:r>
      <w:r w:rsidR="007462BB" w:rsidRPr="003A0AD8">
        <w:t xml:space="preserve"> (K8s). Microsoft beschreibt «Container App» als serverlose Plattform für Microservice Applikationen. «Container App» übernimmt die Konfiguration und Orchestrierung der Container </w:t>
      </w:r>
      <w:r w:rsidR="007462BB" w:rsidRPr="003A0AD8">
        <w:fldChar w:fldCharType="begin"/>
      </w:r>
      <w:r w:rsidR="003A3AB1" w:rsidRPr="003A0AD8">
        <w:instrText xml:space="preserve"> ADDIN ZOTERO_ITEM CSL_CITATION {"citationID":"iRVrK7fo","properties":{"formattedCitation":"[15]","plainCitation":"[15]","noteIndex":0},"citationItems":[{"id":117,"uris":["http://zotero.org/users/15041600/items/8WPSQYLJ"],"itemData":{"id":117,"type":"webpage","abstract":"Stellen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3A0AD8">
        <w:fldChar w:fldCharType="separate"/>
      </w:r>
      <w:r w:rsidR="003A3AB1" w:rsidRPr="003A0AD8">
        <w:t>[15]</w:t>
      </w:r>
      <w:r w:rsidR="007462BB" w:rsidRPr="003A0AD8">
        <w:fldChar w:fldCharType="end"/>
      </w:r>
      <w:r w:rsidR="007462BB" w:rsidRPr="003A0AD8">
        <w:t>.</w:t>
      </w:r>
    </w:p>
    <w:p w14:paraId="56CD402F" w14:textId="77777777" w:rsidR="007462BB" w:rsidRPr="003A0AD8" w:rsidRDefault="007462BB" w:rsidP="009E7692"/>
    <w:p w14:paraId="5A48A4E3" w14:textId="77777777" w:rsidR="007462BB" w:rsidRPr="003A0AD8" w:rsidRDefault="007462BB" w:rsidP="007462BB">
      <w:pPr>
        <w:keepNext/>
        <w:jc w:val="center"/>
      </w:pPr>
      <w:r w:rsidRPr="003A0AD8">
        <w:rPr>
          <w:noProof/>
        </w:rPr>
        <w:drawing>
          <wp:inline distT="0" distB="0" distL="0" distR="0" wp14:anchorId="75871E50" wp14:editId="53BD87EA">
            <wp:extent cx="5141343" cy="3974977"/>
            <wp:effectExtent l="0" t="0" r="2540" b="698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152742" cy="3983790"/>
                    </a:xfrm>
                    <a:prstGeom prst="rect">
                      <a:avLst/>
                    </a:prstGeom>
                  </pic:spPr>
                </pic:pic>
              </a:graphicData>
            </a:graphic>
          </wp:inline>
        </w:drawing>
      </w:r>
    </w:p>
    <w:p w14:paraId="578BB571" w14:textId="0A4078AC" w:rsidR="007462BB" w:rsidRPr="003A0AD8" w:rsidRDefault="007462BB" w:rsidP="007462BB">
      <w:pPr>
        <w:pStyle w:val="Caption"/>
        <w:jc w:val="center"/>
      </w:pPr>
      <w:bookmarkStart w:id="151" w:name="_Ref190267600"/>
      <w:bookmarkStart w:id="152" w:name="_Toc192418372"/>
      <w:r w:rsidRPr="003A0AD8">
        <w:t xml:space="preserve">Abbildung </w:t>
      </w:r>
      <w:fldSimple w:instr=" SEQ Abbildung \* ARABIC ">
        <w:r w:rsidR="00DA5AC4" w:rsidRPr="003A0AD8">
          <w:rPr>
            <w:noProof/>
          </w:rPr>
          <w:t>37</w:t>
        </w:r>
      </w:fldSimple>
      <w:bookmarkEnd w:id="151"/>
      <w:r w:rsidRPr="003A0AD8">
        <w:t xml:space="preserve"> Verteilung der Anwendungskomponenten auf Infrastrukturkomponenten</w:t>
      </w:r>
      <w:bookmarkEnd w:id="152"/>
    </w:p>
    <w:p w14:paraId="77AAE823" w14:textId="3A265DC7" w:rsidR="007462BB" w:rsidRPr="003A0AD8" w:rsidRDefault="007462BB" w:rsidP="007462BB">
      <w:r w:rsidRPr="003A0AD8">
        <w:lastRenderedPageBreak/>
        <w:t>Es werden zwei strukturell gleiche Umgebungen aufgebaut. Eine Produktion für d</w:t>
      </w:r>
      <w:r w:rsidR="001C5DE7" w:rsidRPr="003A0AD8">
        <w:t xml:space="preserve">ie Anwendung im Tagesgeschäft der Helion AG. Die zweite Umgebung dient der Integration und Testing von neuen Funktionen. In </w:t>
      </w:r>
      <w:r w:rsidR="00143513" w:rsidRPr="003A0AD8">
        <w:t xml:space="preserve">der </w:t>
      </w:r>
      <w:commentRangeStart w:id="153"/>
      <w:commentRangeEnd w:id="153"/>
      <w:r w:rsidR="00115E85" w:rsidRPr="003A0AD8">
        <w:rPr>
          <w:rStyle w:val="CommentReference"/>
        </w:rPr>
        <w:commentReference w:id="153"/>
      </w:r>
      <w:r w:rsidR="00143513" w:rsidRPr="003A0AD8">
        <w:fldChar w:fldCharType="begin"/>
      </w:r>
      <w:r w:rsidR="00143513" w:rsidRPr="003A0AD8">
        <w:instrText xml:space="preserve"> REF _Ref190267600 \h </w:instrText>
      </w:r>
      <w:r w:rsidR="00143513" w:rsidRPr="003A0AD8">
        <w:fldChar w:fldCharType="separate"/>
      </w:r>
      <w:r w:rsidR="00DA5AC4" w:rsidRPr="003A0AD8">
        <w:t xml:space="preserve">Abbildung </w:t>
      </w:r>
      <w:r w:rsidR="00DA5AC4" w:rsidRPr="003A0AD8">
        <w:rPr>
          <w:noProof/>
        </w:rPr>
        <w:t>37</w:t>
      </w:r>
      <w:r w:rsidR="00143513" w:rsidRPr="003A0AD8">
        <w:fldChar w:fldCharType="end"/>
      </w:r>
      <w:r w:rsidR="00143513" w:rsidRPr="003A0AD8">
        <w:t xml:space="preserve"> </w:t>
      </w:r>
      <w:r w:rsidR="001C5DE7" w:rsidRPr="003A0AD8">
        <w:t>fällt ein Unterschied zwischen Produktion und Development für die Verteilung des «Mobilen Clients» auf</w:t>
      </w:r>
      <w:r w:rsidR="00115E85" w:rsidRPr="003A0AD8">
        <w:t>:</w:t>
      </w:r>
      <w:r w:rsidR="001C5DE7" w:rsidRPr="003A0AD8">
        <w:t xml:space="preserve"> In der Produktion wird die App via </w:t>
      </w:r>
      <w:r w:rsidR="00143513" w:rsidRPr="003A0AD8">
        <w:t xml:space="preserve">«Mobile </w:t>
      </w:r>
      <w:r w:rsidR="001C5DE7" w:rsidRPr="003A0AD8">
        <w:t>Device Management</w:t>
      </w:r>
      <w:r w:rsidR="00143513" w:rsidRPr="003A0AD8">
        <w:t>»</w:t>
      </w:r>
      <w:r w:rsidR="001C5DE7" w:rsidRPr="003A0AD8">
        <w:t xml:space="preserve"> verteilt, wä</w:t>
      </w:r>
      <w:r w:rsidR="00115E85" w:rsidRPr="003A0AD8">
        <w:t>h</w:t>
      </w:r>
      <w:r w:rsidR="001C5DE7" w:rsidRPr="003A0AD8">
        <w:t>rend für die Development Umgebung das Anwendungsartefakt für den «Mobile Client» in einem Blob Storage abgelegt wird. Testanwender laden und installieren die Applikation aus dem Blob Storage.</w:t>
      </w:r>
    </w:p>
    <w:p w14:paraId="53F267B0" w14:textId="19F74498" w:rsidR="001C5DE7" w:rsidRPr="003A0AD8" w:rsidRDefault="001C5DE7" w:rsidP="001C5DE7">
      <w:pPr>
        <w:pStyle w:val="Heading4"/>
      </w:pPr>
      <w:r w:rsidRPr="003A0AD8">
        <w:t>Infrastruktur Ebene 2</w:t>
      </w:r>
    </w:p>
    <w:p w14:paraId="699467BF" w14:textId="34103B0B" w:rsidR="001C5DE7" w:rsidRPr="003A0AD8" w:rsidRDefault="001922DD" w:rsidP="001C5DE7">
      <w:r w:rsidRPr="003A0AD8">
        <w:t xml:space="preserve">In diesem </w:t>
      </w:r>
      <w:r w:rsidR="00115E85" w:rsidRPr="003A0AD8">
        <w:t>Abschnitt</w:t>
      </w:r>
      <w:r w:rsidR="001C5DE7" w:rsidRPr="003A0AD8">
        <w:t xml:space="preserve"> w</w:t>
      </w:r>
      <w:r w:rsidRPr="003A0AD8">
        <w:t xml:space="preserve">erden einzelne </w:t>
      </w:r>
      <w:r w:rsidR="001C5DE7" w:rsidRPr="003A0AD8">
        <w:t>Infrastruktur</w:t>
      </w:r>
      <w:r w:rsidRPr="003A0AD8">
        <w:t>komponenten</w:t>
      </w:r>
      <w:r w:rsidR="001C5DE7" w:rsidRPr="003A0AD8">
        <w:t xml:space="preserve"> und die Kommunikation </w:t>
      </w:r>
      <w:r w:rsidRPr="003A0AD8">
        <w:t>dazwischen</w:t>
      </w:r>
      <w:r w:rsidR="001C5DE7" w:rsidRPr="003A0AD8">
        <w:t xml:space="preserve"> dargestellt.</w:t>
      </w:r>
      <w:r w:rsidRPr="003A0AD8">
        <w:t xml:space="preserve"> In der</w:t>
      </w:r>
      <w:r w:rsidR="000C0AA7" w:rsidRPr="003A0AD8">
        <w:t xml:space="preserve"> </w:t>
      </w:r>
      <w:r w:rsidR="000C0AA7" w:rsidRPr="003A0AD8">
        <w:fldChar w:fldCharType="begin"/>
      </w:r>
      <w:r w:rsidR="000C0AA7" w:rsidRPr="003A0AD8">
        <w:instrText xml:space="preserve"> REF _Ref190598869 \h </w:instrText>
      </w:r>
      <w:r w:rsidR="000C0AA7" w:rsidRPr="003A0AD8">
        <w:fldChar w:fldCharType="separate"/>
      </w:r>
      <w:r w:rsidR="00DA5AC4" w:rsidRPr="003A0AD8">
        <w:t xml:space="preserve">Abbildung </w:t>
      </w:r>
      <w:r w:rsidR="00DA5AC4" w:rsidRPr="003A0AD8">
        <w:rPr>
          <w:noProof/>
        </w:rPr>
        <w:t>38</w:t>
      </w:r>
      <w:r w:rsidR="000C0AA7" w:rsidRPr="003A0AD8">
        <w:fldChar w:fldCharType="end"/>
      </w:r>
      <w:r w:rsidRPr="003A0AD8">
        <w:t xml:space="preserve"> sind zwei «</w:t>
      </w:r>
      <w:r w:rsidR="00115E85" w:rsidRPr="003A0AD8">
        <w:t>Ressource</w:t>
      </w:r>
      <w:r w:rsidRPr="003A0AD8">
        <w:t xml:space="preserve"> Groups» (RG) zu erkenne</w:t>
      </w:r>
      <w:r w:rsidR="00143513" w:rsidRPr="003A0AD8">
        <w:t>n</w:t>
      </w:r>
      <w:r w:rsidRPr="003A0AD8">
        <w:t xml:space="preserve">. Infrastrukturkomponenten für die </w:t>
      </w:r>
      <w:r w:rsidR="002B23BD" w:rsidRPr="003A0AD8">
        <w:t>Produktivumgebung (Production) und Entwicklungsumgebung (Development)</w:t>
      </w:r>
      <w:r w:rsidRPr="003A0AD8">
        <w:t xml:space="preserve"> werden in diesen «</w:t>
      </w:r>
      <w:r w:rsidR="00115E85" w:rsidRPr="003A0AD8">
        <w:t>Ressource</w:t>
      </w:r>
      <w:r w:rsidRPr="003A0AD8">
        <w:t xml:space="preserve"> Groups» zusammengefasst. Dargestellt ist nur die RG für die Entwicklungsumgebung (d1). Die Produktion ist nur angedeutet anhand de</w:t>
      </w:r>
      <w:r w:rsidR="004C40CF" w:rsidRPr="003A0AD8">
        <w:t>r</w:t>
      </w:r>
      <w:r w:rsidRPr="003A0AD8">
        <w:t xml:space="preserve"> «baupp-p1-resource-group». Die </w:t>
      </w:r>
      <w:r w:rsidR="004C40CF" w:rsidRPr="003A0AD8">
        <w:t>Ressourcen</w:t>
      </w:r>
      <w:r w:rsidRPr="003A0AD8">
        <w:t xml:space="preserve"> </w:t>
      </w:r>
      <w:r w:rsidR="004C40CF" w:rsidRPr="003A0AD8">
        <w:t>innerhalb</w:t>
      </w:r>
      <w:r w:rsidRPr="003A0AD8">
        <w:t xml:space="preserve"> der RG sind für beide Umgebungen genau gleich.</w:t>
      </w:r>
    </w:p>
    <w:p w14:paraId="7F18D710" w14:textId="77777777" w:rsidR="001922DD" w:rsidRPr="003A0AD8" w:rsidRDefault="001922DD" w:rsidP="001C5DE7"/>
    <w:p w14:paraId="7ACA441C" w14:textId="77777777" w:rsidR="00C159A5" w:rsidRPr="003A0AD8" w:rsidRDefault="001922DD" w:rsidP="00C159A5">
      <w:pPr>
        <w:keepNext/>
        <w:jc w:val="center"/>
      </w:pPr>
      <w:r w:rsidRPr="003A0AD8">
        <w:rPr>
          <w:noProof/>
        </w:rPr>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604E406F" w:rsidR="001922DD" w:rsidRPr="003A0AD8" w:rsidRDefault="00C159A5" w:rsidP="00C159A5">
      <w:pPr>
        <w:pStyle w:val="Caption"/>
        <w:jc w:val="center"/>
      </w:pPr>
      <w:bookmarkStart w:id="154" w:name="_Ref190598869"/>
      <w:bookmarkStart w:id="155" w:name="_Toc192418373"/>
      <w:r w:rsidRPr="003A0AD8">
        <w:t xml:space="preserve">Abbildung </w:t>
      </w:r>
      <w:fldSimple w:instr=" SEQ Abbildung \* ARABIC ">
        <w:r w:rsidR="00DA5AC4" w:rsidRPr="003A0AD8">
          <w:rPr>
            <w:noProof/>
          </w:rPr>
          <w:t>38</w:t>
        </w:r>
      </w:fldSimple>
      <w:bookmarkEnd w:id="154"/>
      <w:r w:rsidRPr="003A0AD8">
        <w:t xml:space="preserve"> Netzwerkansicht über die Entwicklungsumgebung der </w:t>
      </w:r>
      <w:r w:rsidR="00F318E8" w:rsidRPr="003A0AD8">
        <w:t>«</w:t>
      </w:r>
      <w:r w:rsidRPr="003A0AD8">
        <w:t>Baustellen App</w:t>
      </w:r>
      <w:r w:rsidR="00F318E8" w:rsidRPr="003A0AD8">
        <w:t>»</w:t>
      </w:r>
      <w:bookmarkEnd w:id="155"/>
    </w:p>
    <w:p w14:paraId="01D07D81" w14:textId="366B77B5" w:rsidR="000D3484" w:rsidRPr="003A0AD8" w:rsidRDefault="000D3484">
      <w:pPr>
        <w:spacing w:line="240" w:lineRule="auto"/>
      </w:pPr>
      <w:r w:rsidRPr="003A0AD8">
        <w:br w:type="page"/>
      </w:r>
    </w:p>
    <w:p w14:paraId="5C1B3296" w14:textId="0A717286" w:rsidR="001B74AD" w:rsidRPr="003A0AD8" w:rsidRDefault="001B74AD" w:rsidP="001B74AD">
      <w:pPr>
        <w:pStyle w:val="Heading3"/>
      </w:pPr>
      <w:bookmarkStart w:id="156" w:name="_Toc192418310"/>
      <w:r w:rsidRPr="003A0AD8">
        <w:lastRenderedPageBreak/>
        <w:t>Querschnittliche Konzepte</w:t>
      </w:r>
      <w:bookmarkEnd w:id="156"/>
    </w:p>
    <w:p w14:paraId="70905473" w14:textId="3FE3B9ED" w:rsidR="001B74AD" w:rsidRPr="003A0AD8" w:rsidRDefault="001B74AD" w:rsidP="001B74AD">
      <w:r w:rsidRPr="003A0AD8">
        <w:t>In diesem Kapitel werden die wichtigsten, q</w:t>
      </w:r>
      <w:commentRangeStart w:id="157"/>
      <w:r w:rsidRPr="003A0AD8">
        <w:t>uerschn</w:t>
      </w:r>
      <w:commentRangeEnd w:id="157"/>
      <w:r w:rsidR="00F627B0" w:rsidRPr="003A0AD8">
        <w:rPr>
          <w:rStyle w:val="CommentReference"/>
        </w:rPr>
        <w:commentReference w:id="157"/>
      </w:r>
      <w:r w:rsidRPr="003A0AD8">
        <w:t>ittliche</w:t>
      </w:r>
      <w:r w:rsidR="00F627B0" w:rsidRPr="003A0AD8">
        <w:t>n</w:t>
      </w:r>
      <w:r w:rsidRPr="003A0AD8">
        <w:t xml:space="preserve"> Konzepte der «Baustellen App» beschrieben.</w:t>
      </w:r>
    </w:p>
    <w:p w14:paraId="587361B2" w14:textId="2E8B460B" w:rsidR="00C91184" w:rsidRPr="003A0AD8" w:rsidRDefault="001B74AD" w:rsidP="00C91184">
      <w:pPr>
        <w:pStyle w:val="Heading4"/>
      </w:pPr>
      <w:r w:rsidRPr="003A0AD8">
        <w:t>Sicherheit</w:t>
      </w:r>
    </w:p>
    <w:p w14:paraId="2B509F13" w14:textId="6D3C9A49" w:rsidR="008561CA" w:rsidRPr="003A0AD8" w:rsidRDefault="008561CA" w:rsidP="008561CA">
      <w:r w:rsidRPr="003A0AD8">
        <w:t>Dieser Abschnitt beschreibt die Sich</w:t>
      </w:r>
      <w:r w:rsidR="00F627B0" w:rsidRPr="003A0AD8">
        <w:t>er</w:t>
      </w:r>
      <w:r w:rsidRPr="003A0AD8">
        <w:t xml:space="preserve">heitskonzepte für die </w:t>
      </w:r>
      <w:r w:rsidR="00F627B0" w:rsidRPr="003A0AD8">
        <w:t>«</w:t>
      </w:r>
      <w:r w:rsidRPr="003A0AD8">
        <w:t>Baustellen App</w:t>
      </w:r>
      <w:r w:rsidR="00F627B0" w:rsidRPr="003A0AD8">
        <w:t>»</w:t>
      </w:r>
      <w:r w:rsidRPr="003A0AD8">
        <w:t>.</w:t>
      </w:r>
    </w:p>
    <w:p w14:paraId="564DA70B" w14:textId="5ADEEBEB" w:rsidR="008561CA" w:rsidRPr="003A0AD8" w:rsidRDefault="008561CA" w:rsidP="008561CA">
      <w:pPr>
        <w:pStyle w:val="Heading5"/>
      </w:pPr>
      <w:r w:rsidRPr="003A0AD8">
        <w:t xml:space="preserve">Benutzer </w:t>
      </w:r>
      <w:r w:rsidR="00F627B0" w:rsidRPr="003A0AD8">
        <w:t>a</w:t>
      </w:r>
      <w:r w:rsidRPr="003A0AD8">
        <w:t>uthentifizieren</w:t>
      </w:r>
    </w:p>
    <w:p w14:paraId="6E8D40E2" w14:textId="719B487E" w:rsidR="001B74AD" w:rsidRPr="003A0AD8" w:rsidRDefault="008561CA" w:rsidP="001B74AD">
      <w:r w:rsidRPr="003A0AD8">
        <w:t xml:space="preserve">Benutzer müssen sich in der </w:t>
      </w:r>
      <w:r w:rsidR="00F627B0" w:rsidRPr="003A0AD8">
        <w:t>«</w:t>
      </w:r>
      <w:r w:rsidRPr="003A0AD8">
        <w:t>Baustellen App</w:t>
      </w:r>
      <w:r w:rsidR="00F627B0" w:rsidRPr="003A0AD8">
        <w:t>»</w:t>
      </w:r>
      <w:r w:rsidRPr="003A0AD8">
        <w:t xml:space="preserve"> </w:t>
      </w:r>
      <w:r w:rsidR="00F627B0" w:rsidRPr="003A0AD8">
        <w:t>a</w:t>
      </w:r>
      <w:r w:rsidRPr="003A0AD8">
        <w:t>uthentifizieren</w:t>
      </w:r>
      <w:r w:rsidR="00F627B0" w:rsidRPr="003A0AD8">
        <w:t>.</w:t>
      </w:r>
      <w:r w:rsidRPr="003A0AD8">
        <w:t xml:space="preserve"> damit ihnen Zugang zu der Applikation gewährt wird. Die Identität der Benutzer wird durch den Dienst «Entra ID» von Microsoft </w:t>
      </w:r>
      <w:r w:rsidR="002B23BD" w:rsidRPr="003A0AD8">
        <w:t>verwaltet</w:t>
      </w:r>
      <w:r w:rsidRPr="003A0AD8">
        <w:t xml:space="preserve">. Benutzer werden in Entra ID registriert. Danach </w:t>
      </w:r>
      <w:r w:rsidR="00F627B0" w:rsidRPr="003A0AD8">
        <w:t>a</w:t>
      </w:r>
      <w:r w:rsidRPr="003A0AD8">
        <w:t xml:space="preserve">uthentifizieren sie sich gegenüber «Entra ID». Die eingesetzte Technologie für die Authentifizierung ist </w:t>
      </w:r>
      <w:r w:rsidR="002B23BD" w:rsidRPr="003A0AD8">
        <w:t>«</w:t>
      </w:r>
      <w:r w:rsidRPr="003A0AD8">
        <w:t>OpenId Connect</w:t>
      </w:r>
      <w:r w:rsidR="002B23BD" w:rsidRPr="003A0AD8">
        <w:t>»</w:t>
      </w:r>
      <w:r w:rsidRPr="003A0AD8">
        <w:t xml:space="preserve">, welche auf </w:t>
      </w:r>
      <w:r w:rsidR="002B23BD" w:rsidRPr="003A0AD8">
        <w:t>«</w:t>
      </w:r>
      <w:r w:rsidRPr="003A0AD8">
        <w:t>O</w:t>
      </w:r>
      <w:r w:rsidR="002B23BD" w:rsidRPr="003A0AD8">
        <w:t>A</w:t>
      </w:r>
      <w:r w:rsidRPr="003A0AD8">
        <w:t>uth 2.0</w:t>
      </w:r>
      <w:r w:rsidR="002B23BD" w:rsidRPr="003A0AD8">
        <w:t>»</w:t>
      </w:r>
      <w:r w:rsidRPr="003A0AD8">
        <w:t xml:space="preserve"> basiert </w:t>
      </w:r>
      <w:r w:rsidRPr="003A0AD8">
        <w:fldChar w:fldCharType="begin"/>
      </w:r>
      <w:r w:rsidR="003A3AB1" w:rsidRPr="003A0AD8">
        <w:instrText xml:space="preserve"> ADDIN ZOTERO_ITEM CSL_CITATION {"citationID":"amrUs8sd","properties":{"formattedCitation":"[16]","plainCitation":"[16]","noteIndex":0},"citationItems":[{"id":111,"uris":["http://zotero.org/users/15041600/items/KSR8YCUK"],"itemData":{"id":111,"type":"post-weblog","abstract":"What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3A0AD8">
        <w:fldChar w:fldCharType="separate"/>
      </w:r>
      <w:r w:rsidR="003A3AB1" w:rsidRPr="003A0AD8">
        <w:t>[16]</w:t>
      </w:r>
      <w:r w:rsidRPr="003A0AD8">
        <w:fldChar w:fldCharType="end"/>
      </w:r>
      <w:r w:rsidRPr="003A0AD8">
        <w:t xml:space="preserve">. Authentifizierte Benutzer erhalten ein </w:t>
      </w:r>
      <w:r w:rsidR="002B23BD" w:rsidRPr="003A0AD8">
        <w:t>«</w:t>
      </w:r>
      <w:r w:rsidRPr="003A0AD8">
        <w:t>JWT Token</w:t>
      </w:r>
      <w:r w:rsidR="002B23BD" w:rsidRPr="003A0AD8">
        <w:t>»</w:t>
      </w:r>
      <w:r w:rsidRPr="003A0AD8">
        <w:t xml:space="preserve">. Dieses Token wird in den Clients gespeichert. Anfragen an das Backend enthalten dieses Token im </w:t>
      </w:r>
      <w:r w:rsidR="002B23BD" w:rsidRPr="003A0AD8">
        <w:t>«</w:t>
      </w:r>
      <w:r w:rsidRPr="003A0AD8">
        <w:t xml:space="preserve">http </w:t>
      </w:r>
      <w:r w:rsidR="002B23BD" w:rsidRPr="003A0AD8">
        <w:t>header»</w:t>
      </w:r>
      <w:r w:rsidR="000072B6" w:rsidRPr="003A0AD8">
        <w:t xml:space="preserve">. Die Backend Services werten dieses Token aus und überprüfen dessen Gültigkeit gegenüber «Entra ID». Dadurch wird sichergestellt, dass der Zugriff auf das Backend nur von </w:t>
      </w:r>
      <w:r w:rsidR="00F627B0" w:rsidRPr="003A0AD8">
        <w:t>authentifizierten</w:t>
      </w:r>
      <w:r w:rsidR="000072B6" w:rsidRPr="003A0AD8">
        <w:t xml:space="preserve"> Benutzern ausgeführt werden kann.</w:t>
      </w:r>
    </w:p>
    <w:p w14:paraId="1B98B3A8" w14:textId="77777777" w:rsidR="000072B6" w:rsidRPr="003A0AD8" w:rsidRDefault="000072B6" w:rsidP="001B74AD"/>
    <w:p w14:paraId="3A363DFD" w14:textId="77777777" w:rsidR="0047710B" w:rsidRPr="003A0AD8" w:rsidRDefault="0047710B" w:rsidP="0047710B">
      <w:pPr>
        <w:keepNext/>
        <w:jc w:val="center"/>
      </w:pPr>
      <w:r w:rsidRPr="003A0AD8">
        <w:rPr>
          <w:noProof/>
        </w:rPr>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144C4784" w:rsidR="0047710B" w:rsidRPr="003A0AD8" w:rsidRDefault="0047710B" w:rsidP="0047710B">
      <w:pPr>
        <w:pStyle w:val="Caption"/>
        <w:jc w:val="center"/>
      </w:pPr>
      <w:bookmarkStart w:id="158" w:name="_Ref190079054"/>
      <w:bookmarkStart w:id="159" w:name="_Ref190079036"/>
      <w:bookmarkStart w:id="160" w:name="_Toc192418374"/>
      <w:r w:rsidRPr="003A0AD8">
        <w:t xml:space="preserve">Abbildung </w:t>
      </w:r>
      <w:fldSimple w:instr=" SEQ Abbildung \* ARABIC ">
        <w:r w:rsidR="00DA5AC4" w:rsidRPr="003A0AD8">
          <w:rPr>
            <w:noProof/>
          </w:rPr>
          <w:t>39</w:t>
        </w:r>
      </w:fldSimple>
      <w:bookmarkEnd w:id="158"/>
      <w:r w:rsidRPr="003A0AD8">
        <w:t xml:space="preserve"> Authentifizierung mit Azure Entra ID</w:t>
      </w:r>
      <w:bookmarkEnd w:id="159"/>
      <w:bookmarkEnd w:id="160"/>
    </w:p>
    <w:p w14:paraId="106F6DDA" w14:textId="4ABB4D37" w:rsidR="0047710B" w:rsidRPr="003A0AD8" w:rsidRDefault="0047710B" w:rsidP="0047710B">
      <w:r w:rsidRPr="003A0AD8">
        <w:t xml:space="preserve">In der </w:t>
      </w:r>
      <w:r w:rsidR="002B23BD" w:rsidRPr="003A0AD8">
        <w:fldChar w:fldCharType="begin"/>
      </w:r>
      <w:r w:rsidR="002B23BD" w:rsidRPr="003A0AD8">
        <w:instrText xml:space="preserve"> REF _Ref190079054 \h </w:instrText>
      </w:r>
      <w:r w:rsidR="002B23BD" w:rsidRPr="003A0AD8">
        <w:fldChar w:fldCharType="separate"/>
      </w:r>
      <w:r w:rsidR="00DA5AC4" w:rsidRPr="003A0AD8">
        <w:t xml:space="preserve">Abbildung </w:t>
      </w:r>
      <w:r w:rsidR="00DA5AC4" w:rsidRPr="003A0AD8">
        <w:rPr>
          <w:noProof/>
        </w:rPr>
        <w:t>39</w:t>
      </w:r>
      <w:r w:rsidR="002B23BD" w:rsidRPr="003A0AD8">
        <w:fldChar w:fldCharType="end"/>
      </w:r>
      <w:r w:rsidR="002B23BD" w:rsidRPr="003A0AD8">
        <w:t xml:space="preserve"> </w:t>
      </w:r>
      <w:r w:rsidRPr="003A0AD8">
        <w:t>wird dargestellt, wie die Komponenten für die Authentifizierung zusammenarbeiten.</w:t>
      </w:r>
      <w:r w:rsidR="006C095A" w:rsidRPr="003A0AD8">
        <w:t xml:space="preserve"> In </w:t>
      </w:r>
      <w:r w:rsidR="002B23BD" w:rsidRPr="003A0AD8">
        <w:fldChar w:fldCharType="begin"/>
      </w:r>
      <w:r w:rsidR="002B23BD" w:rsidRPr="003A0AD8">
        <w:instrText xml:space="preserve"> REF _Ref190080104 \h </w:instrText>
      </w:r>
      <w:r w:rsidR="002B23BD" w:rsidRPr="003A0AD8">
        <w:fldChar w:fldCharType="separate"/>
      </w:r>
      <w:r w:rsidR="00DA5AC4" w:rsidRPr="003A0AD8">
        <w:t xml:space="preserve">Abbildung </w:t>
      </w:r>
      <w:r w:rsidR="00DA5AC4" w:rsidRPr="003A0AD8">
        <w:rPr>
          <w:noProof/>
        </w:rPr>
        <w:t>40</w:t>
      </w:r>
      <w:r w:rsidR="002B23BD" w:rsidRPr="003A0AD8">
        <w:fldChar w:fldCharType="end"/>
      </w:r>
      <w:r w:rsidR="002B23BD" w:rsidRPr="003A0AD8">
        <w:t xml:space="preserve"> </w:t>
      </w:r>
      <w:r w:rsidR="006C095A" w:rsidRPr="003A0AD8">
        <w:t xml:space="preserve">ist der Ablauf der Authentifizierung und der Token </w:t>
      </w:r>
      <w:r w:rsidR="00F627B0" w:rsidRPr="003A0AD8">
        <w:t>Validierung</w:t>
      </w:r>
      <w:r w:rsidR="006C095A" w:rsidRPr="003A0AD8">
        <w:t xml:space="preserve"> dargestellt.</w:t>
      </w:r>
    </w:p>
    <w:p w14:paraId="73DF04C5" w14:textId="77777777" w:rsidR="006C095A" w:rsidRPr="003A0AD8" w:rsidRDefault="006C095A" w:rsidP="0047710B"/>
    <w:p w14:paraId="5DB16AE4" w14:textId="77777777" w:rsidR="006C095A" w:rsidRPr="003A0AD8" w:rsidRDefault="006C095A" w:rsidP="006C095A">
      <w:pPr>
        <w:keepNext/>
        <w:jc w:val="center"/>
      </w:pPr>
      <w:r w:rsidRPr="003A0AD8">
        <w:rPr>
          <w:noProof/>
        </w:rPr>
        <w:lastRenderedPageBreak/>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21729869" w:rsidR="006C095A" w:rsidRPr="003A0AD8" w:rsidRDefault="006C095A" w:rsidP="006C095A">
      <w:pPr>
        <w:pStyle w:val="Caption"/>
        <w:jc w:val="center"/>
      </w:pPr>
      <w:bookmarkStart w:id="161" w:name="_Ref190080104"/>
      <w:bookmarkStart w:id="162" w:name="_Toc192418375"/>
      <w:r w:rsidRPr="003A0AD8">
        <w:t xml:space="preserve">Abbildung </w:t>
      </w:r>
      <w:fldSimple w:instr=" SEQ Abbildung \* ARABIC ">
        <w:r w:rsidR="00DA5AC4" w:rsidRPr="003A0AD8">
          <w:rPr>
            <w:noProof/>
          </w:rPr>
          <w:t>40</w:t>
        </w:r>
      </w:fldSimple>
      <w:bookmarkEnd w:id="161"/>
      <w:r w:rsidRPr="003A0AD8">
        <w:t xml:space="preserve"> Ablauf der Authentifizierung und Token Validierung</w:t>
      </w:r>
      <w:bookmarkEnd w:id="162"/>
    </w:p>
    <w:p w14:paraId="44968F87" w14:textId="55025389" w:rsidR="001B74AD" w:rsidRPr="003A0AD8" w:rsidRDefault="001B74AD" w:rsidP="001B74AD">
      <w:pPr>
        <w:pStyle w:val="Heading4"/>
      </w:pPr>
      <w:bookmarkStart w:id="163" w:name="_Ref190601628"/>
      <w:r w:rsidRPr="003A0AD8">
        <w:t>Deployment</w:t>
      </w:r>
      <w:bookmarkEnd w:id="163"/>
    </w:p>
    <w:p w14:paraId="044EA743" w14:textId="6E8171B1" w:rsidR="00C91184" w:rsidRPr="003A0AD8" w:rsidRDefault="008A3EC9" w:rsidP="00C91184">
      <w:r w:rsidRPr="003A0AD8">
        <w:t xml:space="preserve">Die «Baustellen App» </w:t>
      </w:r>
      <w:r w:rsidR="002B23BD" w:rsidRPr="003A0AD8">
        <w:t>hat</w:t>
      </w:r>
      <w:r w:rsidRPr="003A0AD8">
        <w:t xml:space="preserve"> drei verschiedene Deployment</w:t>
      </w:r>
      <w:r w:rsidR="002B23BD" w:rsidRPr="003A0AD8">
        <w:t>.</w:t>
      </w:r>
      <w:r w:rsidRPr="003A0AD8">
        <w:t>Ziele.</w:t>
      </w:r>
    </w:p>
    <w:p w14:paraId="36AEC2F9" w14:textId="2F928527" w:rsidR="008A3EC9" w:rsidRPr="003A0AD8" w:rsidRDefault="008A3EC9">
      <w:pPr>
        <w:pStyle w:val="ListParagraph"/>
        <w:numPr>
          <w:ilvl w:val="0"/>
          <w:numId w:val="48"/>
        </w:numPr>
      </w:pPr>
      <w:r w:rsidRPr="003A0AD8">
        <w:t>Mobile App</w:t>
      </w:r>
    </w:p>
    <w:p w14:paraId="778AE063" w14:textId="7E97B65C" w:rsidR="008A3EC9" w:rsidRPr="003A0AD8" w:rsidRDefault="008A3EC9">
      <w:pPr>
        <w:pStyle w:val="ListParagraph"/>
        <w:numPr>
          <w:ilvl w:val="0"/>
          <w:numId w:val="48"/>
        </w:numPr>
      </w:pPr>
      <w:r w:rsidRPr="003A0AD8">
        <w:t>Web Portal</w:t>
      </w:r>
    </w:p>
    <w:p w14:paraId="1FC9E483" w14:textId="2C328E57" w:rsidR="008A3EC9" w:rsidRPr="003A0AD8" w:rsidRDefault="008A3EC9">
      <w:pPr>
        <w:pStyle w:val="ListParagraph"/>
        <w:numPr>
          <w:ilvl w:val="0"/>
          <w:numId w:val="48"/>
        </w:numPr>
      </w:pPr>
      <w:r w:rsidRPr="003A0AD8">
        <w:t>Backend Services</w:t>
      </w:r>
    </w:p>
    <w:p w14:paraId="3F21713D" w14:textId="77777777" w:rsidR="008A3EC9" w:rsidRPr="003A0AD8" w:rsidRDefault="008A3EC9" w:rsidP="008A3EC9"/>
    <w:p w14:paraId="151021DA" w14:textId="7B49D8D1" w:rsidR="008A3EC9" w:rsidRPr="003A0AD8" w:rsidRDefault="008A3EC9" w:rsidP="008A3EC9">
      <w:r w:rsidRPr="003A0AD8">
        <w:t>Zuständig für das Deployment sind Git</w:t>
      </w:r>
      <w:r w:rsidR="002B23BD" w:rsidRPr="003A0AD8">
        <w:t>H</w:t>
      </w:r>
      <w:r w:rsidRPr="003A0AD8">
        <w:t xml:space="preserve">ub Workflows. Damit lässt </w:t>
      </w:r>
      <w:r w:rsidR="00F627B0" w:rsidRPr="003A0AD8">
        <w:t>sich</w:t>
      </w:r>
      <w:r w:rsidRPr="003A0AD8">
        <w:t xml:space="preserve"> das Deployment automatisieren und in Pipelines aufbauen. Entsprechend sind drei Pipelines für jeweils ein Deployment-Ziel geplant. </w:t>
      </w:r>
      <w:r w:rsidR="00540E2F" w:rsidRPr="003A0AD8">
        <w:t>F</w:t>
      </w:r>
      <w:commentRangeStart w:id="164"/>
      <w:r w:rsidRPr="003A0AD8">
        <w:t xml:space="preserve">ür das Deployment wird </w:t>
      </w:r>
      <w:r w:rsidR="00540E2F" w:rsidRPr="003A0AD8">
        <w:t>«</w:t>
      </w:r>
      <w:r w:rsidRPr="003A0AD8">
        <w:t>Continous Integration / Continous Deployment</w:t>
      </w:r>
      <w:r w:rsidR="00540E2F" w:rsidRPr="003A0AD8">
        <w:t>»</w:t>
      </w:r>
      <w:r w:rsidR="002B23BD" w:rsidRPr="003A0AD8">
        <w:t xml:space="preserve"> (CI/CD)</w:t>
      </w:r>
      <w:r w:rsidRPr="003A0AD8">
        <w:t xml:space="preserve"> </w:t>
      </w:r>
      <w:r w:rsidR="00540E2F" w:rsidRPr="003A0AD8">
        <w:t xml:space="preserve">als Strategie </w:t>
      </w:r>
      <w:commentRangeEnd w:id="164"/>
      <w:r w:rsidR="00FA500C" w:rsidRPr="003A0AD8">
        <w:rPr>
          <w:rStyle w:val="CommentReference"/>
        </w:rPr>
        <w:commentReference w:id="164"/>
      </w:r>
      <w:r w:rsidR="00540E2F" w:rsidRPr="003A0AD8">
        <w:t>eingesetzt</w:t>
      </w:r>
      <w:r w:rsidRPr="003A0AD8">
        <w:t xml:space="preserve">. Diese Strategie ermöglicht </w:t>
      </w:r>
      <w:r w:rsidR="00540E2F" w:rsidRPr="003A0AD8">
        <w:t xml:space="preserve">unterbruchfreies Integrieren und Ausrollen </w:t>
      </w:r>
      <w:r w:rsidRPr="003A0AD8">
        <w:t xml:space="preserve">der </w:t>
      </w:r>
      <w:r w:rsidR="00540E2F" w:rsidRPr="003A0AD8">
        <w:t>Services.</w:t>
      </w:r>
    </w:p>
    <w:p w14:paraId="19067F5B" w14:textId="77777777" w:rsidR="000C6821" w:rsidRPr="003A0AD8" w:rsidRDefault="000C6821" w:rsidP="008A3EC9"/>
    <w:p w14:paraId="0118DDF7" w14:textId="77777777" w:rsidR="005B78F8" w:rsidRPr="003A0AD8" w:rsidRDefault="005B78F8" w:rsidP="005B78F8">
      <w:pPr>
        <w:keepNext/>
        <w:jc w:val="center"/>
      </w:pPr>
      <w:r w:rsidRPr="003A0AD8">
        <w:rPr>
          <w:noProof/>
        </w:rPr>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442797A1" w:rsidR="004E2A74" w:rsidRPr="003A0AD8" w:rsidRDefault="005B78F8" w:rsidP="005B78F8">
      <w:pPr>
        <w:pStyle w:val="Caption"/>
        <w:jc w:val="center"/>
      </w:pPr>
      <w:bookmarkStart w:id="165" w:name="_Ref190113119"/>
      <w:bookmarkStart w:id="166" w:name="_Toc192418376"/>
      <w:r w:rsidRPr="003A0AD8">
        <w:t xml:space="preserve">Abbildung </w:t>
      </w:r>
      <w:fldSimple w:instr=" SEQ Abbildung \* ARABIC ">
        <w:r w:rsidR="00DA5AC4" w:rsidRPr="003A0AD8">
          <w:rPr>
            <w:noProof/>
          </w:rPr>
          <w:t>41</w:t>
        </w:r>
      </w:fldSimple>
      <w:bookmarkEnd w:id="165"/>
      <w:r w:rsidRPr="003A0AD8">
        <w:t xml:space="preserve"> Darstellung des Build und Deployment Flows</w:t>
      </w:r>
      <w:bookmarkEnd w:id="166"/>
    </w:p>
    <w:p w14:paraId="106C74BA" w14:textId="6DFBDB42" w:rsidR="008B16AE" w:rsidRPr="003A0AD8" w:rsidRDefault="008B16AE" w:rsidP="008B16AE">
      <w:r w:rsidRPr="003A0AD8">
        <w:t xml:space="preserve">In der </w:t>
      </w:r>
      <w:r w:rsidRPr="003A0AD8">
        <w:fldChar w:fldCharType="begin"/>
      </w:r>
      <w:r w:rsidRPr="003A0AD8">
        <w:instrText xml:space="preserve"> REF _Ref190113119 \h </w:instrText>
      </w:r>
      <w:r w:rsidRPr="003A0AD8">
        <w:fldChar w:fldCharType="separate"/>
      </w:r>
      <w:r w:rsidR="00DA5AC4" w:rsidRPr="003A0AD8">
        <w:t xml:space="preserve">Abbildung </w:t>
      </w:r>
      <w:r w:rsidR="00DA5AC4" w:rsidRPr="003A0AD8">
        <w:rPr>
          <w:noProof/>
        </w:rPr>
        <w:t>41</w:t>
      </w:r>
      <w:r w:rsidRPr="003A0AD8">
        <w:fldChar w:fldCharType="end"/>
      </w:r>
      <w:r w:rsidRPr="003A0AD8">
        <w:t xml:space="preserve"> ist </w:t>
      </w:r>
      <w:r w:rsidR="00FA500C" w:rsidRPr="003A0AD8">
        <w:t>dargestellt,</w:t>
      </w:r>
      <w:r w:rsidRPr="003A0AD8">
        <w:t xml:space="preserve"> wie der Quellcode der «Baustellen App» verwaltet, kompiliert und verteilt wird. Die CI/CD Pipeline wird mit GitHub Workflows realisiert. </w:t>
      </w:r>
      <w:r w:rsidR="00EC73C5" w:rsidRPr="003A0AD8">
        <w:t>Im ersten Schritt werden Komponenten-Tests, Automatisierte UI-tests und Integrations-Tests ausgeführt</w:t>
      </w:r>
      <w:r w:rsidRPr="003A0AD8">
        <w:t xml:space="preserve">. Anschliessend wird der Code </w:t>
      </w:r>
      <w:r w:rsidR="00FA500C" w:rsidRPr="003A0AD8">
        <w:t>durch ein Code Analyse Tool</w:t>
      </w:r>
      <w:r w:rsidR="00FA500C" w:rsidRPr="003A0AD8" w:rsidDel="00FA500C">
        <w:t xml:space="preserve"> </w:t>
      </w:r>
      <w:r w:rsidR="00FA500C" w:rsidRPr="003A0AD8">
        <w:t>analysiert</w:t>
      </w:r>
      <w:r w:rsidRPr="003A0AD8">
        <w:t xml:space="preserve">. Werden diese Qualitätsschritte erfolgreich abgeschlossen, </w:t>
      </w:r>
      <w:r w:rsidR="00FA500C" w:rsidRPr="003A0AD8">
        <w:t xml:space="preserve">werden </w:t>
      </w:r>
      <w:r w:rsidRPr="003A0AD8">
        <w:t>für d</w:t>
      </w:r>
      <w:r w:rsidR="00423256" w:rsidRPr="003A0AD8">
        <w:t>en «</w:t>
      </w:r>
      <w:r w:rsidRPr="003A0AD8">
        <w:t xml:space="preserve">Mobile </w:t>
      </w:r>
      <w:r w:rsidR="00423256" w:rsidRPr="003A0AD8">
        <w:t>Client»</w:t>
      </w:r>
      <w:r w:rsidRPr="003A0AD8">
        <w:t xml:space="preserve">, das </w:t>
      </w:r>
      <w:r w:rsidR="00423256" w:rsidRPr="003A0AD8">
        <w:t>«</w:t>
      </w:r>
      <w:r w:rsidRPr="003A0AD8">
        <w:t>Web Portal</w:t>
      </w:r>
      <w:r w:rsidR="00423256" w:rsidRPr="003A0AD8">
        <w:t>»</w:t>
      </w:r>
      <w:r w:rsidRPr="003A0AD8">
        <w:t xml:space="preserve"> und alle Backend Services </w:t>
      </w:r>
      <w:r w:rsidR="00FA500C" w:rsidRPr="003A0AD8">
        <w:t xml:space="preserve">je </w:t>
      </w:r>
      <w:r w:rsidRPr="003A0AD8">
        <w:t xml:space="preserve">ein Build ausgeführt. Die Build Artefakte werden in der Deployment Pipeline auf die jeweiligen Plattformen verteilt. Backend und </w:t>
      </w:r>
      <w:r w:rsidR="00423256" w:rsidRPr="003A0AD8">
        <w:t>«</w:t>
      </w:r>
      <w:r w:rsidRPr="003A0AD8">
        <w:t>Web Portal</w:t>
      </w:r>
      <w:r w:rsidR="00423256" w:rsidRPr="003A0AD8">
        <w:t>»</w:t>
      </w:r>
      <w:r w:rsidRPr="003A0AD8">
        <w:t xml:space="preserve"> werden als Container in das </w:t>
      </w:r>
      <w:r w:rsidR="00423256" w:rsidRPr="003A0AD8">
        <w:t>«</w:t>
      </w:r>
      <w:r w:rsidRPr="003A0AD8">
        <w:t>Container App Environment</w:t>
      </w:r>
      <w:r w:rsidR="00423256" w:rsidRPr="003A0AD8">
        <w:t>»</w:t>
      </w:r>
      <w:r w:rsidRPr="003A0AD8">
        <w:t xml:space="preserve"> auf Azure kopiert. </w:t>
      </w:r>
      <w:r w:rsidR="00733B12" w:rsidRPr="003A0AD8">
        <w:t>Für</w:t>
      </w:r>
      <w:r w:rsidRPr="003A0AD8">
        <w:t xml:space="preserve"> die Verteilung auf den mobilen Geräten </w:t>
      </w:r>
      <w:r w:rsidR="00FA500C" w:rsidRPr="003A0AD8">
        <w:t>wird d</w:t>
      </w:r>
      <w:r w:rsidR="00423256" w:rsidRPr="003A0AD8">
        <w:t>er</w:t>
      </w:r>
      <w:r w:rsidR="00FA500C" w:rsidRPr="003A0AD8">
        <w:t xml:space="preserve"> </w:t>
      </w:r>
      <w:r w:rsidR="00423256" w:rsidRPr="003A0AD8">
        <w:t>«M</w:t>
      </w:r>
      <w:r w:rsidR="00FA500C" w:rsidRPr="003A0AD8">
        <w:t xml:space="preserve">obile </w:t>
      </w:r>
      <w:r w:rsidR="00423256" w:rsidRPr="003A0AD8">
        <w:t>Client»</w:t>
      </w:r>
      <w:r w:rsidR="00FA500C" w:rsidRPr="003A0AD8">
        <w:t xml:space="preserve"> </w:t>
      </w:r>
      <w:r w:rsidR="00733B12" w:rsidRPr="003A0AD8">
        <w:t xml:space="preserve">in die </w:t>
      </w:r>
      <w:r w:rsidR="00423256" w:rsidRPr="003A0AD8">
        <w:t>Mobile Device Management Anwendung</w:t>
      </w:r>
      <w:r w:rsidR="00733B12" w:rsidRPr="003A0AD8">
        <w:t xml:space="preserve"> gepusht</w:t>
      </w:r>
      <w:r w:rsidRPr="003A0AD8">
        <w:t xml:space="preserve">. Die Umgebungen sind zweistufig aufgebaut. Eine </w:t>
      </w:r>
      <w:r w:rsidRPr="003A0AD8">
        <w:lastRenderedPageBreak/>
        <w:t>Development Umgebung</w:t>
      </w:r>
      <w:r w:rsidR="00423256" w:rsidRPr="003A0AD8">
        <w:t xml:space="preserve"> (DEV)</w:t>
      </w:r>
      <w:r w:rsidRPr="003A0AD8">
        <w:t xml:space="preserve"> für das T</w:t>
      </w:r>
      <w:r w:rsidR="00733B12" w:rsidRPr="003A0AD8">
        <w:t>esten</w:t>
      </w:r>
      <w:r w:rsidRPr="003A0AD8">
        <w:t xml:space="preserve"> von neuen Integrationen und eine </w:t>
      </w:r>
      <w:r w:rsidR="00423256" w:rsidRPr="003A0AD8">
        <w:t>P</w:t>
      </w:r>
      <w:r w:rsidRPr="003A0AD8">
        <w:t>roduktive Umgebung</w:t>
      </w:r>
      <w:r w:rsidR="00423256" w:rsidRPr="003A0AD8">
        <w:t xml:space="preserve"> (PROD)</w:t>
      </w:r>
      <w:r w:rsidRPr="003A0AD8">
        <w:t xml:space="preserve"> für den </w:t>
      </w:r>
      <w:r w:rsidR="00733B12" w:rsidRPr="003A0AD8">
        <w:t>Live-Einsatz</w:t>
      </w:r>
      <w:r w:rsidRPr="003A0AD8">
        <w:t>.</w:t>
      </w:r>
    </w:p>
    <w:p w14:paraId="4962C37A" w14:textId="3BCDE3EF" w:rsidR="001B74AD" w:rsidRPr="003A0AD8" w:rsidRDefault="001B74AD" w:rsidP="001B74AD">
      <w:pPr>
        <w:pStyle w:val="Heading4"/>
      </w:pPr>
      <w:r w:rsidRPr="003A0AD8">
        <w:t>Qualitätssicherung</w:t>
      </w:r>
    </w:p>
    <w:p w14:paraId="32A52379" w14:textId="08EB612F" w:rsidR="00C91184" w:rsidRPr="003A0AD8" w:rsidRDefault="00460E0F" w:rsidP="00C91184">
      <w:pPr>
        <w:rPr>
          <w:bCs/>
        </w:rPr>
      </w:pPr>
      <w:r w:rsidRPr="003A0AD8">
        <w:rPr>
          <w:bCs/>
        </w:rPr>
        <w:t xml:space="preserve">In diesem Abschnitt wird die geplante </w:t>
      </w:r>
      <w:r w:rsidR="000800C5" w:rsidRPr="003A0AD8">
        <w:rPr>
          <w:bCs/>
        </w:rPr>
        <w:t>Qualitätssicherung</w:t>
      </w:r>
      <w:r w:rsidRPr="003A0AD8">
        <w:rPr>
          <w:bCs/>
        </w:rPr>
        <w:t xml:space="preserve"> von der Entwicklung bis zur Integration in die </w:t>
      </w:r>
      <w:r w:rsidR="00423256" w:rsidRPr="003A0AD8">
        <w:rPr>
          <w:bCs/>
        </w:rPr>
        <w:t>Produktive Umgebung</w:t>
      </w:r>
      <w:r w:rsidRPr="003A0AD8">
        <w:rPr>
          <w:bCs/>
        </w:rPr>
        <w:t xml:space="preserve"> beschrieben.</w:t>
      </w:r>
    </w:p>
    <w:p w14:paraId="3047A077" w14:textId="77777777" w:rsidR="00460E0F" w:rsidRPr="003A0AD8" w:rsidRDefault="00460E0F" w:rsidP="00C91184">
      <w:pPr>
        <w:rPr>
          <w:bCs/>
        </w:rPr>
      </w:pPr>
    </w:p>
    <w:p w14:paraId="4F27AEBB" w14:textId="77777777" w:rsidR="00460E0F" w:rsidRPr="003A0AD8" w:rsidRDefault="00460E0F" w:rsidP="00460E0F">
      <w:pPr>
        <w:keepNext/>
        <w:jc w:val="center"/>
      </w:pPr>
      <w:r w:rsidRPr="003A0AD8">
        <w:rPr>
          <w:bCs/>
          <w:noProof/>
        </w:rPr>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4C2EC3D2" w:rsidR="00460E0F" w:rsidRPr="003A0AD8" w:rsidRDefault="00460E0F" w:rsidP="00460E0F">
      <w:pPr>
        <w:pStyle w:val="Caption"/>
        <w:jc w:val="center"/>
      </w:pPr>
      <w:bookmarkStart w:id="167" w:name="_Toc192418377"/>
      <w:r w:rsidRPr="003A0AD8">
        <w:t xml:space="preserve">Abbildung </w:t>
      </w:r>
      <w:fldSimple w:instr=" SEQ Abbildung \* ARABIC ">
        <w:r w:rsidR="00DA5AC4" w:rsidRPr="003A0AD8">
          <w:rPr>
            <w:noProof/>
          </w:rPr>
          <w:t>42</w:t>
        </w:r>
      </w:fldSimple>
      <w:r w:rsidRPr="003A0AD8">
        <w:t xml:space="preserve"> Darstellung der Qualitäts</w:t>
      </w:r>
      <w:r w:rsidR="000800C5" w:rsidRPr="003A0AD8">
        <w:t>s</w:t>
      </w:r>
      <w:r w:rsidRPr="003A0AD8">
        <w:t>icherungslevels mit den betroffenen Komponenten</w:t>
      </w:r>
      <w:bookmarkEnd w:id="167"/>
    </w:p>
    <w:p w14:paraId="67849A88" w14:textId="7AB2E24D" w:rsidR="00460E0F" w:rsidRPr="003A0AD8" w:rsidRDefault="00460E0F" w:rsidP="00460E0F">
      <w:r w:rsidRPr="003A0AD8">
        <w:t xml:space="preserve">Die </w:t>
      </w:r>
      <w:r w:rsidR="000800C5" w:rsidRPr="003A0AD8">
        <w:t>Qualitätssicherung</w:t>
      </w:r>
      <w:r w:rsidRPr="003A0AD8">
        <w:t xml:space="preserve"> wird für die «Baustellen App» in mehrere Levels aufgeilt. </w:t>
      </w:r>
      <w:r w:rsidR="000800C5" w:rsidRPr="003A0AD8">
        <w:t>Nachfolgend</w:t>
      </w:r>
      <w:r w:rsidRPr="003A0AD8">
        <w:t xml:space="preserve"> werden die einzelnen Levels beschrieben.</w:t>
      </w:r>
    </w:p>
    <w:p w14:paraId="78280718" w14:textId="4D862C1A" w:rsidR="00C91184" w:rsidRPr="003A0AD8" w:rsidRDefault="00460E0F" w:rsidP="00460E0F">
      <w:pPr>
        <w:pStyle w:val="Heading5"/>
      </w:pPr>
      <w:r w:rsidRPr="003A0AD8">
        <w:t>Stufe Entwicklung</w:t>
      </w:r>
    </w:p>
    <w:p w14:paraId="188CDE9D" w14:textId="739EBDDA" w:rsidR="005758C9" w:rsidRPr="003A0AD8" w:rsidRDefault="005758C9" w:rsidP="005758C9">
      <w:pPr>
        <w:pStyle w:val="Caption"/>
        <w:keepNext/>
      </w:pPr>
      <w:bookmarkStart w:id="168" w:name="_Toc192418411"/>
      <w:r w:rsidRPr="003A0AD8">
        <w:t xml:space="preserve">Tabelle </w:t>
      </w:r>
      <w:fldSimple w:instr=" SEQ Tabelle \* ARABIC ">
        <w:r w:rsidR="00DA5AC4" w:rsidRPr="003A0AD8">
          <w:rPr>
            <w:noProof/>
          </w:rPr>
          <w:t>23</w:t>
        </w:r>
      </w:fldSimple>
      <w:r w:rsidRPr="003A0AD8">
        <w:t xml:space="preserve"> Qualitätsmassnahmen wä</w:t>
      </w:r>
      <w:r w:rsidR="000800C5" w:rsidRPr="003A0AD8">
        <w:t>h</w:t>
      </w:r>
      <w:r w:rsidRPr="003A0AD8">
        <w:t>rend der Entwicklung</w:t>
      </w:r>
      <w:bookmarkEnd w:id="168"/>
    </w:p>
    <w:tbl>
      <w:tblPr>
        <w:tblStyle w:val="TabelleBFH2"/>
        <w:tblW w:w="0" w:type="auto"/>
        <w:tblLook w:val="04A0" w:firstRow="1" w:lastRow="0" w:firstColumn="1" w:lastColumn="0" w:noHBand="0" w:noVBand="1"/>
      </w:tblPr>
      <w:tblGrid>
        <w:gridCol w:w="2609"/>
        <w:gridCol w:w="6773"/>
      </w:tblGrid>
      <w:tr w:rsidR="00460E0F" w:rsidRPr="003A0AD8"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Pr="003A0AD8" w:rsidRDefault="00460E0F" w:rsidP="00460E0F">
            <w:r w:rsidRPr="003A0AD8">
              <w:t>Massnahme</w:t>
            </w:r>
          </w:p>
        </w:tc>
        <w:tc>
          <w:tcPr>
            <w:tcW w:w="6773" w:type="dxa"/>
          </w:tcPr>
          <w:p w14:paraId="03E2A6C5" w14:textId="7608B052" w:rsidR="00460E0F" w:rsidRPr="003A0AD8" w:rsidRDefault="00460E0F" w:rsidP="00460E0F">
            <w:r w:rsidRPr="003A0AD8">
              <w:t>Beschreibung</w:t>
            </w:r>
          </w:p>
        </w:tc>
      </w:tr>
      <w:tr w:rsidR="00460E0F" w:rsidRPr="003A0AD8" w14:paraId="11A1EF4D" w14:textId="77777777" w:rsidTr="00460E0F">
        <w:tc>
          <w:tcPr>
            <w:tcW w:w="2609" w:type="dxa"/>
          </w:tcPr>
          <w:p w14:paraId="78B8DDE1" w14:textId="51BA4B6F" w:rsidR="00460E0F" w:rsidRPr="003A0AD8" w:rsidRDefault="00460E0F" w:rsidP="00460E0F">
            <w:r w:rsidRPr="003A0AD8">
              <w:t>Cod</w:t>
            </w:r>
            <w:r w:rsidR="001A7B3B" w:rsidRPr="003A0AD8">
              <w:t>ing</w:t>
            </w:r>
            <w:r w:rsidRPr="003A0AD8">
              <w:t xml:space="preserve"> Richtlinien</w:t>
            </w:r>
          </w:p>
        </w:tc>
        <w:tc>
          <w:tcPr>
            <w:tcW w:w="6773" w:type="dxa"/>
          </w:tcPr>
          <w:p w14:paraId="672500F0" w14:textId="03FAFACB" w:rsidR="00460E0F" w:rsidRPr="003A0AD8" w:rsidRDefault="00460E0F" w:rsidP="00460E0F">
            <w:r w:rsidRPr="003A0AD8">
              <w:t xml:space="preserve">Das Ziel dieser Massnahme ist eine </w:t>
            </w:r>
            <w:r w:rsidR="000800C5" w:rsidRPr="003A0AD8">
              <w:t>Vereinheitlichung</w:t>
            </w:r>
            <w:r w:rsidRPr="003A0AD8">
              <w:t xml:space="preserve"> des Quellcodes. Damit wird die </w:t>
            </w:r>
            <w:r w:rsidR="000800C5" w:rsidRPr="003A0AD8">
              <w:t>Lesbarkeit</w:t>
            </w:r>
            <w:r w:rsidRPr="003A0AD8">
              <w:t xml:space="preserve"> des Codes und damit die Wartbarkeit erhöht. Die Cod</w:t>
            </w:r>
            <w:r w:rsidR="001A7B3B" w:rsidRPr="003A0AD8">
              <w:t xml:space="preserve">ing Richtlinien werden im Entwickler Team erarbeitet, </w:t>
            </w:r>
            <w:r w:rsidR="000800C5" w:rsidRPr="003A0AD8">
              <w:t>verabschiedet</w:t>
            </w:r>
            <w:r w:rsidR="001A7B3B" w:rsidRPr="003A0AD8">
              <w:t xml:space="preserve"> und niedergeschrieben. Es werden grundsätzlich Best Practices und die programmiersprachspezifische </w:t>
            </w:r>
            <w:r w:rsidR="00423256" w:rsidRPr="003A0AD8">
              <w:t>Standartformatierung</w:t>
            </w:r>
            <w:r w:rsidR="001A7B3B" w:rsidRPr="003A0AD8">
              <w:t xml:space="preserve"> angewendet.</w:t>
            </w:r>
          </w:p>
        </w:tc>
      </w:tr>
      <w:tr w:rsidR="00460E0F" w:rsidRPr="003A0AD8" w14:paraId="2F248C39" w14:textId="77777777" w:rsidTr="00460E0F">
        <w:tc>
          <w:tcPr>
            <w:tcW w:w="2609" w:type="dxa"/>
          </w:tcPr>
          <w:p w14:paraId="12EAE77A" w14:textId="4852EFC3" w:rsidR="00460E0F" w:rsidRPr="003A0AD8" w:rsidRDefault="00460E0F" w:rsidP="00460E0F">
            <w:r w:rsidRPr="003A0AD8">
              <w:t>Code Review</w:t>
            </w:r>
          </w:p>
        </w:tc>
        <w:tc>
          <w:tcPr>
            <w:tcW w:w="6773" w:type="dxa"/>
          </w:tcPr>
          <w:p w14:paraId="58BEEA04" w14:textId="41E3C291" w:rsidR="00460E0F" w:rsidRPr="003A0AD8" w:rsidRDefault="001A7B3B" w:rsidP="00460E0F">
            <w:r w:rsidRPr="003A0AD8">
              <w:t>Wä</w:t>
            </w:r>
            <w:r w:rsidR="000800C5" w:rsidRPr="003A0AD8">
              <w:t>h</w:t>
            </w:r>
            <w:r w:rsidRPr="003A0AD8">
              <w:t xml:space="preserve">rend der Entwicklung gilt das 4-Augen Prinzip. Entwickler </w:t>
            </w:r>
            <w:r w:rsidR="000800C5" w:rsidRPr="003A0AD8">
              <w:t>r</w:t>
            </w:r>
            <w:r w:rsidRPr="003A0AD8">
              <w:t xml:space="preserve">eviewen ihren Code gegenseitig. Sie honorieren </w:t>
            </w:r>
            <w:r w:rsidR="000800C5" w:rsidRPr="003A0AD8">
              <w:t>kluge</w:t>
            </w:r>
            <w:r w:rsidRPr="003A0AD8">
              <w:t xml:space="preserve"> und saubere Lösungen und kritisieren Verletzungen der Cod</w:t>
            </w:r>
            <w:r w:rsidR="00423256" w:rsidRPr="003A0AD8">
              <w:t>ing R</w:t>
            </w:r>
            <w:r w:rsidRPr="003A0AD8">
              <w:t>ichtlinien. Das Code Review soll auch technische Fehler oder mögliche Bugs aufdecken.</w:t>
            </w:r>
          </w:p>
        </w:tc>
      </w:tr>
      <w:tr w:rsidR="00460E0F" w:rsidRPr="003A0AD8" w14:paraId="37945221" w14:textId="77777777" w:rsidTr="00460E0F">
        <w:tc>
          <w:tcPr>
            <w:tcW w:w="2609" w:type="dxa"/>
          </w:tcPr>
          <w:p w14:paraId="0D6B5D20" w14:textId="1EF677C2" w:rsidR="00460E0F" w:rsidRPr="003A0AD8" w:rsidRDefault="00460E0F" w:rsidP="00460E0F">
            <w:r w:rsidRPr="003A0AD8">
              <w:t>Committing Richtlinien</w:t>
            </w:r>
          </w:p>
        </w:tc>
        <w:tc>
          <w:tcPr>
            <w:tcW w:w="6773" w:type="dxa"/>
          </w:tcPr>
          <w:p w14:paraId="6AE03D16" w14:textId="5109F447" w:rsidR="00460E0F" w:rsidRPr="003A0AD8" w:rsidRDefault="001A7B3B" w:rsidP="00460E0F">
            <w:r w:rsidRPr="003A0AD8">
              <w:t>Die Committing Richtlinien</w:t>
            </w:r>
            <w:r w:rsidR="00423256" w:rsidRPr="003A0AD8">
              <w:rPr>
                <w:rFonts w:ascii="Segoe UI" w:hAnsi="Segoe UI" w:cs="Segoe UI"/>
                <w:sz w:val="18"/>
                <w:szCs w:val="18"/>
              </w:rPr>
              <w:t xml:space="preserve"> </w:t>
            </w:r>
            <w:r w:rsidR="00423256" w:rsidRPr="003A0AD8">
              <w:t xml:space="preserve">sind Vorgaben, die sicherstellen sollen, dass Änderungen am Code in einem Versionsverwaltungssystem, wie zum Beispiel Git, kontrolliert und von hoher Qualität sind. Es ist eine </w:t>
            </w:r>
            <w:r w:rsidR="00423256" w:rsidRPr="003A0AD8">
              <w:lastRenderedPageBreak/>
              <w:t>Massnahme zur Qualitätssteigerung und verhindern eine Übermittlung von unkompilierbarem Code in das remote Repository</w:t>
            </w:r>
          </w:p>
        </w:tc>
      </w:tr>
      <w:tr w:rsidR="00460E0F" w:rsidRPr="003A0AD8" w14:paraId="0D4676F3" w14:textId="77777777" w:rsidTr="00460E0F">
        <w:tc>
          <w:tcPr>
            <w:tcW w:w="2609" w:type="dxa"/>
          </w:tcPr>
          <w:p w14:paraId="0B3A5F14" w14:textId="3B3331AF" w:rsidR="00460E0F" w:rsidRPr="003A0AD8" w:rsidRDefault="00460E0F" w:rsidP="00460E0F">
            <w:r w:rsidRPr="003A0AD8">
              <w:t>Pull Requests</w:t>
            </w:r>
          </w:p>
        </w:tc>
        <w:tc>
          <w:tcPr>
            <w:tcW w:w="6773" w:type="dxa"/>
          </w:tcPr>
          <w:p w14:paraId="595E2F39" w14:textId="7E7C91BF" w:rsidR="00460E0F" w:rsidRPr="003A0AD8" w:rsidRDefault="001A7B3B" w:rsidP="00460E0F">
            <w:r w:rsidRPr="003A0AD8">
              <w:t xml:space="preserve">Wie in </w:t>
            </w:r>
            <w:r w:rsidR="00423256" w:rsidRPr="003A0AD8">
              <w:fldChar w:fldCharType="begin"/>
            </w:r>
            <w:r w:rsidR="00423256" w:rsidRPr="003A0AD8">
              <w:instrText xml:space="preserve"> REF _Ref190113119 \h </w:instrText>
            </w:r>
            <w:r w:rsidR="00423256" w:rsidRPr="003A0AD8">
              <w:fldChar w:fldCharType="separate"/>
            </w:r>
            <w:r w:rsidR="00DA5AC4" w:rsidRPr="003A0AD8">
              <w:t xml:space="preserve">Abbildung </w:t>
            </w:r>
            <w:r w:rsidR="00DA5AC4" w:rsidRPr="003A0AD8">
              <w:rPr>
                <w:noProof/>
              </w:rPr>
              <w:t>41</w:t>
            </w:r>
            <w:r w:rsidR="00423256" w:rsidRPr="003A0AD8">
              <w:fldChar w:fldCharType="end"/>
            </w:r>
            <w:r w:rsidRPr="003A0AD8">
              <w:t xml:space="preserve"> dargestellt. Gibt es </w:t>
            </w:r>
            <w:r w:rsidR="00A252F8" w:rsidRPr="003A0AD8">
              <w:t xml:space="preserve">ein </w:t>
            </w:r>
            <w:r w:rsidRPr="003A0AD8">
              <w:t>Main und ein Dev Branch, welche die entsprechende CI/CD Pipeline versorgen. Für die Implementierung von neuen Funktionen, wird auf sogenannten «Feature Branches» gearbeitet. Diese Branches können nur via Pull Request</w:t>
            </w:r>
            <w:r w:rsidR="005758C9" w:rsidRPr="003A0AD8">
              <w:t xml:space="preserve"> (PR)</w:t>
            </w:r>
            <w:r w:rsidRPr="003A0AD8">
              <w:t xml:space="preserve"> in den Dev Branch zusammengeführt werden. Damit der Pull Request ausgeführt werden kann, muss ein anderer Entwickler den Code Testen, Reviewen und den PR bestätigen.</w:t>
            </w:r>
            <w:r w:rsidR="005758C9" w:rsidRPr="003A0AD8">
              <w:t xml:space="preserve"> Damit wird sichergestellt, dass der </w:t>
            </w:r>
            <w:r w:rsidR="00A252F8" w:rsidRPr="003A0AD8">
              <w:t>Code</w:t>
            </w:r>
            <w:r w:rsidR="005758C9" w:rsidRPr="003A0AD8">
              <w:t xml:space="preserve"> auf Dev immer lauffähig ist, sowohl technisch als auch fachlich.</w:t>
            </w:r>
          </w:p>
        </w:tc>
      </w:tr>
    </w:tbl>
    <w:p w14:paraId="2336F4B0" w14:textId="373D80E2" w:rsidR="00460E0F" w:rsidRPr="003A0AD8" w:rsidRDefault="005758C9" w:rsidP="005758C9">
      <w:pPr>
        <w:pStyle w:val="Heading5"/>
      </w:pPr>
      <w:r w:rsidRPr="003A0AD8">
        <w:t>Stu</w:t>
      </w:r>
      <w:r w:rsidR="00114CAF" w:rsidRPr="003A0AD8">
        <w:t>f</w:t>
      </w:r>
      <w:r w:rsidRPr="003A0AD8">
        <w:t xml:space="preserve">e </w:t>
      </w:r>
      <w:r w:rsidR="00114CAF" w:rsidRPr="003A0AD8">
        <w:t>«</w:t>
      </w:r>
      <w:r w:rsidRPr="003A0AD8">
        <w:t>Build Pipeline</w:t>
      </w:r>
      <w:r w:rsidR="00114CAF" w:rsidRPr="003A0AD8">
        <w:t>»</w:t>
      </w:r>
    </w:p>
    <w:p w14:paraId="1E7F37F6" w14:textId="1AE39BF6" w:rsidR="00114CAF" w:rsidRPr="003A0AD8" w:rsidRDefault="00114CAF" w:rsidP="00114CAF">
      <w:r w:rsidRPr="003A0AD8">
        <w:t>Auf dieser Ebene werden drei Massnahmen für die Qualitätssicherung beschrieben. Das erfolgreiche Passieren dieser Massnahmen ist Bedingung für die weitere Ausführung der Pipeline.</w:t>
      </w:r>
    </w:p>
    <w:p w14:paraId="7CC68D13" w14:textId="1A06AA86" w:rsidR="00114CAF" w:rsidRPr="003A0AD8" w:rsidRDefault="00114CAF" w:rsidP="00114CAF">
      <w:pPr>
        <w:pStyle w:val="Caption"/>
        <w:keepNext/>
      </w:pPr>
      <w:bookmarkStart w:id="169" w:name="_Toc192418412"/>
      <w:r w:rsidRPr="003A0AD8">
        <w:t xml:space="preserve">Tabelle </w:t>
      </w:r>
      <w:fldSimple w:instr=" SEQ Tabelle \* ARABIC ">
        <w:r w:rsidR="00DA5AC4" w:rsidRPr="003A0AD8">
          <w:rPr>
            <w:noProof/>
          </w:rPr>
          <w:t>24</w:t>
        </w:r>
      </w:fldSimple>
      <w:r w:rsidRPr="003A0AD8">
        <w:t xml:space="preserve"> Qualiätsmassnahmen auf der Stufe Build Pipeline</w:t>
      </w:r>
      <w:bookmarkEnd w:id="169"/>
    </w:p>
    <w:tbl>
      <w:tblPr>
        <w:tblStyle w:val="TabelleBFH2"/>
        <w:tblW w:w="0" w:type="auto"/>
        <w:tblLook w:val="04A0" w:firstRow="1" w:lastRow="0" w:firstColumn="1" w:lastColumn="0" w:noHBand="0" w:noVBand="1"/>
      </w:tblPr>
      <w:tblGrid>
        <w:gridCol w:w="2609"/>
        <w:gridCol w:w="6773"/>
      </w:tblGrid>
      <w:tr w:rsidR="005758C9" w:rsidRPr="003A0AD8"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Pr="003A0AD8" w:rsidRDefault="005758C9" w:rsidP="00A30242">
            <w:r w:rsidRPr="003A0AD8">
              <w:t>Massnahme</w:t>
            </w:r>
          </w:p>
        </w:tc>
        <w:tc>
          <w:tcPr>
            <w:tcW w:w="6773" w:type="dxa"/>
          </w:tcPr>
          <w:p w14:paraId="143682FD" w14:textId="77777777" w:rsidR="005758C9" w:rsidRPr="003A0AD8" w:rsidRDefault="005758C9" w:rsidP="00A30242">
            <w:r w:rsidRPr="003A0AD8">
              <w:t>Beschreibung</w:t>
            </w:r>
          </w:p>
        </w:tc>
      </w:tr>
      <w:tr w:rsidR="005758C9" w:rsidRPr="003A0AD8" w14:paraId="5C30274C" w14:textId="77777777" w:rsidTr="00A30242">
        <w:tc>
          <w:tcPr>
            <w:tcW w:w="2609" w:type="dxa"/>
          </w:tcPr>
          <w:p w14:paraId="199E6DA2" w14:textId="18CB1E85" w:rsidR="005758C9" w:rsidRPr="003A0AD8" w:rsidRDefault="005758C9" w:rsidP="00A30242">
            <w:r w:rsidRPr="003A0AD8">
              <w:t>Unit Testing</w:t>
            </w:r>
          </w:p>
        </w:tc>
        <w:tc>
          <w:tcPr>
            <w:tcW w:w="6773" w:type="dxa"/>
          </w:tcPr>
          <w:p w14:paraId="04FC4162" w14:textId="517E910D" w:rsidR="001A6909" w:rsidRPr="003A0AD8" w:rsidRDefault="008F74DD" w:rsidP="00A30242">
            <w:r w:rsidRPr="003A0AD8">
              <w:t>Unit Tests werden wä</w:t>
            </w:r>
            <w:r w:rsidR="00A252F8" w:rsidRPr="003A0AD8">
              <w:t>h</w:t>
            </w:r>
            <w:r w:rsidRPr="003A0AD8">
              <w:t>rend der Entwicklung implementiert. Algorithmen und Business Logik Bausteine werden mittels Unit Tests auf die korrekte Funktion getestet. Unit Tests kommen im «Web Portal»</w:t>
            </w:r>
            <w:r w:rsidR="00423256" w:rsidRPr="003A0AD8">
              <w:t>,</w:t>
            </w:r>
            <w:r w:rsidRPr="003A0AD8">
              <w:t xml:space="preserve"> im «Mobile Client»</w:t>
            </w:r>
            <w:r w:rsidR="00423256" w:rsidRPr="003A0AD8">
              <w:t xml:space="preserve"> und für die «Backend Services»</w:t>
            </w:r>
            <w:r w:rsidRPr="003A0AD8">
              <w:t xml:space="preserve"> zum Einsatz. Die Unit Tests sollen funktionskritische Logik </w:t>
            </w:r>
            <w:r w:rsidR="00423256" w:rsidRPr="003A0AD8">
              <w:t>t</w:t>
            </w:r>
            <w:r w:rsidRPr="003A0AD8">
              <w:t xml:space="preserve">esten. Es wird keine spezifische, </w:t>
            </w:r>
            <w:r w:rsidR="00A252F8" w:rsidRPr="003A0AD8">
              <w:t>prozentuale</w:t>
            </w:r>
            <w:r w:rsidRPr="003A0AD8">
              <w:t xml:space="preserve"> Testabdeckung im Code angestrebt</w:t>
            </w:r>
            <w:r w:rsidR="001A6909" w:rsidRPr="003A0AD8">
              <w:t>. Folgende Technologien kommen zum Einsatz:</w:t>
            </w:r>
          </w:p>
          <w:p w14:paraId="67D0683E" w14:textId="77777777" w:rsidR="001A6909" w:rsidRPr="003A0AD8" w:rsidRDefault="001A6909" w:rsidP="00A30242"/>
          <w:p w14:paraId="188C0D0A" w14:textId="3A7E3D64" w:rsidR="001A6909" w:rsidRPr="003A0AD8" w:rsidRDefault="001A6909" w:rsidP="001A6909">
            <w:pPr>
              <w:pStyle w:val="ListParagraph"/>
              <w:numPr>
                <w:ilvl w:val="0"/>
                <w:numId w:val="50"/>
              </w:numPr>
            </w:pPr>
            <w:r w:rsidRPr="003A0AD8">
              <w:t>C# code wird mittels NUnit getestet (Backend und Mobile Client)</w:t>
            </w:r>
          </w:p>
          <w:p w14:paraId="6DE097E5" w14:textId="3DF53DF6" w:rsidR="001A6909" w:rsidRPr="003A0AD8" w:rsidRDefault="001A6909" w:rsidP="001A6909">
            <w:pPr>
              <w:pStyle w:val="ListParagraph"/>
              <w:numPr>
                <w:ilvl w:val="0"/>
                <w:numId w:val="50"/>
              </w:numPr>
            </w:pPr>
            <w:r w:rsidRPr="003A0AD8">
              <w:t>Angular App/Type</w:t>
            </w:r>
            <w:r w:rsidR="00423256" w:rsidRPr="003A0AD8">
              <w:t>S</w:t>
            </w:r>
            <w:r w:rsidRPr="003A0AD8">
              <w:t>cript wird mit Karma/Jasmine getestet (Web Portal)</w:t>
            </w:r>
          </w:p>
        </w:tc>
      </w:tr>
      <w:tr w:rsidR="005758C9" w:rsidRPr="003A0AD8" w14:paraId="270D1DAD" w14:textId="77777777" w:rsidTr="00A30242">
        <w:tc>
          <w:tcPr>
            <w:tcW w:w="2609" w:type="dxa"/>
          </w:tcPr>
          <w:p w14:paraId="3E60793C" w14:textId="2741B18E" w:rsidR="005758C9" w:rsidRPr="003A0AD8" w:rsidRDefault="005758C9" w:rsidP="00A30242">
            <w:r w:rsidRPr="003A0AD8">
              <w:t>Integration Testing</w:t>
            </w:r>
          </w:p>
        </w:tc>
        <w:tc>
          <w:tcPr>
            <w:tcW w:w="6773" w:type="dxa"/>
          </w:tcPr>
          <w:p w14:paraId="5CFF314B" w14:textId="5D7FEA15" w:rsidR="005758C9" w:rsidRPr="003A0AD8" w:rsidRDefault="00B9364A" w:rsidP="00A30242">
            <w:r w:rsidRPr="003A0AD8">
              <w:t>Auf der Ebene der Backend APIs werden Integration</w:t>
            </w:r>
            <w:r w:rsidR="00423256" w:rsidRPr="003A0AD8">
              <w:t>s</w:t>
            </w:r>
            <w:r w:rsidR="00A252F8" w:rsidRPr="003A0AD8">
              <w:t>t</w:t>
            </w:r>
            <w:r w:rsidRPr="003A0AD8">
              <w:t>est</w:t>
            </w:r>
            <w:r w:rsidR="00A252F8" w:rsidRPr="003A0AD8">
              <w:t>s</w:t>
            </w:r>
            <w:r w:rsidRPr="003A0AD8">
              <w:t xml:space="preserve"> </w:t>
            </w:r>
            <w:r w:rsidR="00423256" w:rsidRPr="003A0AD8">
              <w:t>verwendet</w:t>
            </w:r>
            <w:r w:rsidRPr="003A0AD8">
              <w:t>. Damit wird der Service von der API über alle Ebenen bis zur Datenbank getestet. Schnittstellen zu externen Systemen werden wä</w:t>
            </w:r>
            <w:r w:rsidR="00A252F8" w:rsidRPr="003A0AD8">
              <w:t>h</w:t>
            </w:r>
            <w:r w:rsidRPr="003A0AD8">
              <w:t>rend des Testings als Mocks implementiert. Integrationstests werden für die folgenden Services angewendet:</w:t>
            </w:r>
          </w:p>
          <w:p w14:paraId="4F41794D" w14:textId="77777777" w:rsidR="001A6909" w:rsidRPr="003A0AD8" w:rsidRDefault="001A6909" w:rsidP="00A30242"/>
          <w:p w14:paraId="1F1A2448" w14:textId="77777777" w:rsidR="00B9364A" w:rsidRPr="003A0AD8" w:rsidRDefault="00B9364A" w:rsidP="00B9364A">
            <w:pPr>
              <w:pStyle w:val="ListParagraph"/>
              <w:numPr>
                <w:ilvl w:val="0"/>
                <w:numId w:val="49"/>
              </w:numPr>
            </w:pPr>
            <w:r w:rsidRPr="003A0AD8">
              <w:t>Identity Service</w:t>
            </w:r>
          </w:p>
          <w:p w14:paraId="0CD73B26" w14:textId="77777777" w:rsidR="00B9364A" w:rsidRPr="003A0AD8" w:rsidRDefault="00B9364A" w:rsidP="00B9364A">
            <w:pPr>
              <w:pStyle w:val="ListParagraph"/>
              <w:numPr>
                <w:ilvl w:val="0"/>
                <w:numId w:val="49"/>
              </w:numPr>
            </w:pPr>
            <w:r w:rsidRPr="003A0AD8">
              <w:t>File Service</w:t>
            </w:r>
          </w:p>
          <w:p w14:paraId="7601F215" w14:textId="77777777" w:rsidR="00B9364A" w:rsidRPr="003A0AD8" w:rsidRDefault="00B9364A" w:rsidP="00B9364A">
            <w:pPr>
              <w:pStyle w:val="ListParagraph"/>
              <w:numPr>
                <w:ilvl w:val="0"/>
                <w:numId w:val="49"/>
              </w:numPr>
            </w:pPr>
            <w:r w:rsidRPr="003A0AD8">
              <w:t>Customer Service</w:t>
            </w:r>
          </w:p>
          <w:p w14:paraId="7C412A7E" w14:textId="77777777" w:rsidR="00B9364A" w:rsidRPr="003A0AD8" w:rsidRDefault="00B9364A" w:rsidP="00B9364A">
            <w:pPr>
              <w:pStyle w:val="ListParagraph"/>
              <w:numPr>
                <w:ilvl w:val="0"/>
                <w:numId w:val="49"/>
              </w:numPr>
            </w:pPr>
            <w:r w:rsidRPr="003A0AD8">
              <w:t>Project Service</w:t>
            </w:r>
          </w:p>
          <w:p w14:paraId="616686A9" w14:textId="77777777" w:rsidR="00B9364A" w:rsidRPr="003A0AD8" w:rsidRDefault="00B9364A" w:rsidP="00B9364A">
            <w:pPr>
              <w:pStyle w:val="ListParagraph"/>
              <w:numPr>
                <w:ilvl w:val="0"/>
                <w:numId w:val="49"/>
              </w:numPr>
            </w:pPr>
            <w:r w:rsidRPr="003A0AD8">
              <w:t>Note Service</w:t>
            </w:r>
          </w:p>
          <w:p w14:paraId="376269DB" w14:textId="77777777" w:rsidR="00B9364A" w:rsidRPr="003A0AD8" w:rsidRDefault="001A6909" w:rsidP="00B9364A">
            <w:pPr>
              <w:pStyle w:val="ListParagraph"/>
              <w:numPr>
                <w:ilvl w:val="0"/>
                <w:numId w:val="49"/>
              </w:numPr>
            </w:pPr>
            <w:r w:rsidRPr="003A0AD8">
              <w:t>Commissioning Service</w:t>
            </w:r>
          </w:p>
          <w:p w14:paraId="0D99DC78" w14:textId="77777777" w:rsidR="001A6909" w:rsidRPr="003A0AD8" w:rsidRDefault="001A6909" w:rsidP="001A6909"/>
          <w:p w14:paraId="1617B87C" w14:textId="1EE19538" w:rsidR="001A6909" w:rsidRPr="003A0AD8" w:rsidRDefault="001A6909" w:rsidP="001A6909">
            <w:r w:rsidRPr="003A0AD8">
              <w:t>Für das Integrationstesting wird wä</w:t>
            </w:r>
            <w:r w:rsidR="00A252F8" w:rsidRPr="003A0AD8">
              <w:t>h</w:t>
            </w:r>
            <w:r w:rsidRPr="003A0AD8">
              <w:t xml:space="preserve">rend des Testsetups ein WebServer und eine InMemory Datenbank hochgefahren. Via </w:t>
            </w:r>
            <w:r w:rsidR="00423256" w:rsidRPr="003A0AD8">
              <w:t>HTTP</w:t>
            </w:r>
            <w:r w:rsidRPr="003A0AD8">
              <w:t xml:space="preserve"> Client werden </w:t>
            </w:r>
            <w:r w:rsidR="00A252F8" w:rsidRPr="003A0AD8">
              <w:t>API-Anfragen</w:t>
            </w:r>
            <w:r w:rsidRPr="003A0AD8">
              <w:t xml:space="preserve"> an die </w:t>
            </w:r>
            <w:r w:rsidR="00A252F8" w:rsidRPr="003A0AD8">
              <w:t>t</w:t>
            </w:r>
            <w:r w:rsidRPr="003A0AD8">
              <w:t xml:space="preserve">emporäre Umgebung abgesetzt und die Antwort der API ausgewertet. Diese Testumgebung ist volatil und wird nach </w:t>
            </w:r>
            <w:r w:rsidR="00A252F8" w:rsidRPr="003A0AD8">
              <w:t>Abschluss</w:t>
            </w:r>
            <w:r w:rsidRPr="003A0AD8">
              <w:t xml:space="preserve"> des Tests wieder abgebaut.</w:t>
            </w:r>
          </w:p>
        </w:tc>
      </w:tr>
      <w:tr w:rsidR="005758C9" w:rsidRPr="003A0AD8" w14:paraId="73F5A682" w14:textId="77777777" w:rsidTr="00A30242">
        <w:tc>
          <w:tcPr>
            <w:tcW w:w="2609" w:type="dxa"/>
          </w:tcPr>
          <w:p w14:paraId="3D384B44" w14:textId="3614443F" w:rsidR="005758C9" w:rsidRPr="003A0AD8" w:rsidRDefault="005758C9" w:rsidP="00A30242">
            <w:r w:rsidRPr="003A0AD8">
              <w:t>Code Analyse</w:t>
            </w:r>
          </w:p>
        </w:tc>
        <w:tc>
          <w:tcPr>
            <w:tcW w:w="6773" w:type="dxa"/>
          </w:tcPr>
          <w:p w14:paraId="33AC4C3E" w14:textId="00769689" w:rsidR="005758C9" w:rsidRPr="003A0AD8" w:rsidRDefault="001A6909" w:rsidP="00A30242">
            <w:r w:rsidRPr="003A0AD8">
              <w:t xml:space="preserve">Für die Code Analyse kommt ein externes Analyse </w:t>
            </w:r>
            <w:r w:rsidR="00423256" w:rsidRPr="003A0AD8">
              <w:t>Tool</w:t>
            </w:r>
            <w:r w:rsidRPr="003A0AD8">
              <w:t xml:space="preserve"> zum Einsatz. Verwendet wird der kostenpflichtige Service von Sonar</w:t>
            </w:r>
            <w:r w:rsidR="00423256" w:rsidRPr="003A0AD8">
              <w:t>C</w:t>
            </w:r>
            <w:r w:rsidRPr="003A0AD8">
              <w:t>loud. Sonar</w:t>
            </w:r>
            <w:r w:rsidR="00423256" w:rsidRPr="003A0AD8">
              <w:t>C</w:t>
            </w:r>
            <w:r w:rsidRPr="003A0AD8">
              <w:t>loud bietet grün</w:t>
            </w:r>
            <w:r w:rsidR="00114CAF" w:rsidRPr="003A0AD8">
              <w:t>dl</w:t>
            </w:r>
            <w:r w:rsidRPr="003A0AD8">
              <w:t>iche Code Analysen</w:t>
            </w:r>
            <w:r w:rsidR="00114CAF" w:rsidRPr="003A0AD8">
              <w:t xml:space="preserve"> für alle gängigen Programmiersprachen. Die </w:t>
            </w:r>
            <w:r w:rsidR="00A252F8" w:rsidRPr="003A0AD8">
              <w:t>Analyse</w:t>
            </w:r>
            <w:r w:rsidR="00114CAF" w:rsidRPr="003A0AD8">
              <w:t xml:space="preserve"> Regeln werden laufend erweitert und verbessert. Deshalb ist Sonar</w:t>
            </w:r>
            <w:r w:rsidR="00423256" w:rsidRPr="003A0AD8">
              <w:t>C</w:t>
            </w:r>
            <w:r w:rsidR="00114CAF" w:rsidRPr="003A0AD8">
              <w:t xml:space="preserve">loud ein verlässliches Werkzeug für </w:t>
            </w:r>
            <w:r w:rsidR="00114CAF" w:rsidRPr="003A0AD8">
              <w:lastRenderedPageBreak/>
              <w:t>die Aufdeckung von Fehlern oder unsauberer Programmierung im Code.</w:t>
            </w:r>
          </w:p>
        </w:tc>
      </w:tr>
    </w:tbl>
    <w:p w14:paraId="61D23898" w14:textId="6842752F" w:rsidR="005758C9" w:rsidRPr="003A0AD8" w:rsidRDefault="00114CAF" w:rsidP="00114CAF">
      <w:pPr>
        <w:pStyle w:val="Heading5"/>
      </w:pPr>
      <w:r w:rsidRPr="003A0AD8">
        <w:t>Stufe Entwicklungsumgebung</w:t>
      </w:r>
    </w:p>
    <w:p w14:paraId="57BBAB02" w14:textId="53A383DC" w:rsidR="00114CAF" w:rsidRPr="003A0AD8" w:rsidRDefault="00114CAF" w:rsidP="00114CAF">
      <w:r w:rsidRPr="003A0AD8">
        <w:t xml:space="preserve">Wurde die Anwendung in die Entwicklungsumgebung ausgerollt, werden folgende Qualitätsmassnahmen durchgeführt, bevor auf die </w:t>
      </w:r>
      <w:r w:rsidR="00423256" w:rsidRPr="003A0AD8">
        <w:t>Produktive Umgebung</w:t>
      </w:r>
      <w:r w:rsidRPr="003A0AD8">
        <w:t xml:space="preserve"> ausgerollt werden kann.</w:t>
      </w:r>
    </w:p>
    <w:p w14:paraId="3D486F31" w14:textId="1086162A" w:rsidR="00D64016" w:rsidRPr="003A0AD8" w:rsidRDefault="00D64016" w:rsidP="00D64016">
      <w:pPr>
        <w:pStyle w:val="Caption"/>
        <w:keepNext/>
      </w:pPr>
      <w:bookmarkStart w:id="170" w:name="_Toc192418413"/>
      <w:r w:rsidRPr="003A0AD8">
        <w:t xml:space="preserve">Tabelle </w:t>
      </w:r>
      <w:fldSimple w:instr=" SEQ Tabelle \* ARABIC ">
        <w:r w:rsidR="00DA5AC4" w:rsidRPr="003A0AD8">
          <w:rPr>
            <w:noProof/>
          </w:rPr>
          <w:t>25</w:t>
        </w:r>
      </w:fldSimple>
      <w:r w:rsidRPr="003A0AD8">
        <w:t xml:space="preserve"> Beschreibung der Massnahmen auf der Entwicklungsumgebung</w:t>
      </w:r>
      <w:bookmarkEnd w:id="170"/>
    </w:p>
    <w:tbl>
      <w:tblPr>
        <w:tblStyle w:val="TabelleBFH2"/>
        <w:tblW w:w="0" w:type="auto"/>
        <w:tblLook w:val="04A0" w:firstRow="1" w:lastRow="0" w:firstColumn="1" w:lastColumn="0" w:noHBand="0" w:noVBand="1"/>
      </w:tblPr>
      <w:tblGrid>
        <w:gridCol w:w="2609"/>
        <w:gridCol w:w="6773"/>
      </w:tblGrid>
      <w:tr w:rsidR="00114CAF" w:rsidRPr="003A0AD8"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Pr="003A0AD8" w:rsidRDefault="00114CAF" w:rsidP="00F8020E">
            <w:r w:rsidRPr="003A0AD8">
              <w:t>Massnahme</w:t>
            </w:r>
          </w:p>
        </w:tc>
        <w:tc>
          <w:tcPr>
            <w:tcW w:w="6773" w:type="dxa"/>
          </w:tcPr>
          <w:p w14:paraId="21AA5B20" w14:textId="77777777" w:rsidR="00114CAF" w:rsidRPr="003A0AD8" w:rsidRDefault="00114CAF" w:rsidP="00F8020E">
            <w:r w:rsidRPr="003A0AD8">
              <w:t>Beschreibung</w:t>
            </w:r>
          </w:p>
        </w:tc>
      </w:tr>
      <w:tr w:rsidR="00114CAF" w:rsidRPr="003A0AD8" w14:paraId="5777FCA9" w14:textId="77777777" w:rsidTr="00F8020E">
        <w:tc>
          <w:tcPr>
            <w:tcW w:w="2609" w:type="dxa"/>
          </w:tcPr>
          <w:p w14:paraId="27972F2C" w14:textId="5E5FEA10" w:rsidR="00114CAF" w:rsidRPr="003A0AD8" w:rsidRDefault="00114CAF" w:rsidP="00F8020E">
            <w:r w:rsidRPr="003A0AD8">
              <w:t>UI Testing</w:t>
            </w:r>
          </w:p>
        </w:tc>
        <w:tc>
          <w:tcPr>
            <w:tcW w:w="6773" w:type="dxa"/>
          </w:tcPr>
          <w:p w14:paraId="2D4E6F5D" w14:textId="0EA81DBF" w:rsidR="00114CAF" w:rsidRPr="003A0AD8" w:rsidRDefault="00114CAF" w:rsidP="00114CAF">
            <w:r w:rsidRPr="003A0AD8">
              <w:t>Die Benutzeroberflächen müssen in zwei Komponenten aufgeteilt werden.</w:t>
            </w:r>
          </w:p>
          <w:p w14:paraId="387A8097" w14:textId="77777777" w:rsidR="00114CAF" w:rsidRPr="003A0AD8" w:rsidRDefault="00114CAF" w:rsidP="00114CAF"/>
          <w:p w14:paraId="5DCFFE70" w14:textId="77777777" w:rsidR="00114CAF" w:rsidRPr="003A0AD8" w:rsidRDefault="00114CAF" w:rsidP="00114CAF">
            <w:pPr>
              <w:rPr>
                <w:b/>
              </w:rPr>
            </w:pPr>
            <w:r w:rsidRPr="003A0AD8">
              <w:rPr>
                <w:b/>
              </w:rPr>
              <w:t>Web Portal:</w:t>
            </w:r>
          </w:p>
          <w:p w14:paraId="522021CE" w14:textId="2369BAAB" w:rsidR="00114CAF" w:rsidRPr="003A0AD8" w:rsidRDefault="00114CAF" w:rsidP="00114CAF">
            <w:r w:rsidRPr="003A0AD8">
              <w:t xml:space="preserve">Das «Web Portal» wird mittels Selenium automatisch getestet. Selenium emuliert einen Browser. </w:t>
            </w:r>
            <w:r w:rsidR="00B7656A" w:rsidRPr="003A0AD8">
              <w:t xml:space="preserve">Die Tests in Selenium werden mittels Code programmiert. Im Fall der </w:t>
            </w:r>
            <w:r w:rsidR="00E93E66" w:rsidRPr="003A0AD8">
              <w:t>«</w:t>
            </w:r>
            <w:r w:rsidR="00B7656A" w:rsidRPr="003A0AD8">
              <w:t>Baustellen App</w:t>
            </w:r>
            <w:r w:rsidR="00E93E66" w:rsidRPr="003A0AD8">
              <w:t>»</w:t>
            </w:r>
            <w:r w:rsidR="00B7656A" w:rsidRPr="003A0AD8">
              <w:t xml:space="preserve"> wird dies C# sein. Der Code </w:t>
            </w:r>
            <w:r w:rsidR="00E93E66" w:rsidRPr="003A0AD8">
              <w:t>beschreibt,</w:t>
            </w:r>
            <w:r w:rsidR="00B7656A" w:rsidRPr="003A0AD8">
              <w:t xml:space="preserve"> was Selenium mit der zu testenden App tun soll. Beispielsweise gehe auf Adresse XY und klicke auf den Button mit der ID «html-element-id». Danach wird das Ergebnis mit einem erwarteten Ergebnis verglichen.</w:t>
            </w:r>
          </w:p>
          <w:p w14:paraId="4AE0F4A8" w14:textId="77777777" w:rsidR="00B7656A" w:rsidRPr="003A0AD8" w:rsidRDefault="00B7656A" w:rsidP="00114CAF"/>
          <w:p w14:paraId="73C29847" w14:textId="77777777" w:rsidR="00B7656A" w:rsidRPr="003A0AD8" w:rsidRDefault="00B7656A" w:rsidP="00114CAF">
            <w:pPr>
              <w:rPr>
                <w:b/>
              </w:rPr>
            </w:pPr>
            <w:r w:rsidRPr="003A0AD8">
              <w:rPr>
                <w:b/>
              </w:rPr>
              <w:t>Mobile Client:</w:t>
            </w:r>
          </w:p>
          <w:p w14:paraId="357EAB22" w14:textId="09499A9F" w:rsidR="00B7656A" w:rsidRPr="003A0AD8" w:rsidRDefault="00B7656A" w:rsidP="00114CAF">
            <w:r w:rsidRPr="003A0AD8">
              <w:t xml:space="preserve">Für das Automatisierte Testing des UI des Mobile Clients gibt es </w:t>
            </w:r>
            <w:r w:rsidR="00E93E66" w:rsidRPr="003A0AD8">
              <w:t>spezialisierte</w:t>
            </w:r>
            <w:r w:rsidRPr="003A0AD8">
              <w:t xml:space="preserve"> Anbieter von Testumgebungen mit realen Geräten. Diese Umgebungen sind sehr kostspielig. Deshalb wird in Absprache mit dem Kunden vorerst auf die automatische</w:t>
            </w:r>
            <w:r w:rsidR="00E93E66" w:rsidRPr="003A0AD8">
              <w:t>n</w:t>
            </w:r>
            <w:r w:rsidRPr="003A0AD8">
              <w:t xml:space="preserve"> UI Testing für den «Mobile Client» verzichtet. Als alternative </w:t>
            </w:r>
            <w:r w:rsidR="00E93E66" w:rsidRPr="003A0AD8">
              <w:t>kommen</w:t>
            </w:r>
            <w:r w:rsidRPr="003A0AD8">
              <w:t xml:space="preserve"> manuelle Testfälle zum Einsatz.</w:t>
            </w:r>
          </w:p>
        </w:tc>
      </w:tr>
      <w:tr w:rsidR="00114CAF" w:rsidRPr="003A0AD8" w14:paraId="73FB9733" w14:textId="77777777" w:rsidTr="00F8020E">
        <w:tc>
          <w:tcPr>
            <w:tcW w:w="2609" w:type="dxa"/>
          </w:tcPr>
          <w:p w14:paraId="3124B9E9" w14:textId="31A169BA" w:rsidR="00114CAF" w:rsidRPr="003A0AD8" w:rsidRDefault="00114CAF" w:rsidP="00F8020E">
            <w:r w:rsidRPr="003A0AD8">
              <w:t>Manuelle Testfälle</w:t>
            </w:r>
          </w:p>
        </w:tc>
        <w:tc>
          <w:tcPr>
            <w:tcW w:w="6773" w:type="dxa"/>
          </w:tcPr>
          <w:p w14:paraId="22BD85FE" w14:textId="7B4DAC52" w:rsidR="00114CAF" w:rsidRPr="003A0AD8" w:rsidRDefault="00B7656A" w:rsidP="00F8020E">
            <w:r w:rsidRPr="003A0AD8">
              <w:t>Manuelle Testfälle werden primär für das Testing des «Mobilen Clients» eingesetzt</w:t>
            </w:r>
            <w:r w:rsidR="00423256" w:rsidRPr="003A0AD8">
              <w:t>. Die Testfälle werde</w:t>
            </w:r>
            <w:r w:rsidR="00C60C65" w:rsidRPr="003A0AD8">
              <w:t>n schriftlich festgehalten</w:t>
            </w:r>
            <w:r w:rsidRPr="003A0AD8">
              <w:t>. Jeder Testfall ist wie ein Drehbuch und beschreibt:</w:t>
            </w:r>
          </w:p>
          <w:p w14:paraId="10DC8834" w14:textId="77777777" w:rsidR="00B7656A" w:rsidRPr="003A0AD8" w:rsidRDefault="00B7656A" w:rsidP="00B7656A">
            <w:pPr>
              <w:pStyle w:val="ListParagraph"/>
              <w:numPr>
                <w:ilvl w:val="0"/>
                <w:numId w:val="51"/>
              </w:numPr>
            </w:pPr>
            <w:r w:rsidRPr="003A0AD8">
              <w:t>Wie der Test vorbereitet werden muss</w:t>
            </w:r>
          </w:p>
          <w:p w14:paraId="1986316E" w14:textId="77777777" w:rsidR="00B7656A" w:rsidRPr="003A0AD8" w:rsidRDefault="00B7656A" w:rsidP="00B7656A">
            <w:pPr>
              <w:pStyle w:val="ListParagraph"/>
              <w:numPr>
                <w:ilvl w:val="0"/>
                <w:numId w:val="51"/>
              </w:numPr>
            </w:pPr>
            <w:r w:rsidRPr="003A0AD8">
              <w:t>Schritt für Schritt wie der Test durchgeführt werden muss</w:t>
            </w:r>
          </w:p>
          <w:p w14:paraId="4E2A4D16" w14:textId="77777777" w:rsidR="00472122" w:rsidRPr="003A0AD8" w:rsidRDefault="00B7656A" w:rsidP="00472122">
            <w:pPr>
              <w:pStyle w:val="ListParagraph"/>
              <w:numPr>
                <w:ilvl w:val="0"/>
                <w:numId w:val="51"/>
              </w:numPr>
            </w:pPr>
            <w:r w:rsidRPr="003A0AD8">
              <w:t>Welches Ergebnis nach der Durchführung des Tests erwartet wird.</w:t>
            </w:r>
          </w:p>
          <w:p w14:paraId="5F6655EF" w14:textId="734C4AA3" w:rsidR="00472122" w:rsidRPr="003A0AD8" w:rsidRDefault="00472122" w:rsidP="00472122">
            <w:r w:rsidRPr="003A0AD8">
              <w:t>Ein manueller Test soll eine isolierte Funktion der Anwendung testen.</w:t>
            </w:r>
          </w:p>
        </w:tc>
      </w:tr>
      <w:tr w:rsidR="00114CAF" w:rsidRPr="003A0AD8" w14:paraId="303A0526" w14:textId="77777777" w:rsidTr="00F8020E">
        <w:tc>
          <w:tcPr>
            <w:tcW w:w="2609" w:type="dxa"/>
          </w:tcPr>
          <w:p w14:paraId="15E47684" w14:textId="5186A515" w:rsidR="00114CAF" w:rsidRPr="003A0AD8" w:rsidRDefault="00114CAF" w:rsidP="00F8020E">
            <w:r w:rsidRPr="003A0AD8">
              <w:t>Abnahme Tests</w:t>
            </w:r>
          </w:p>
        </w:tc>
        <w:tc>
          <w:tcPr>
            <w:tcW w:w="6773" w:type="dxa"/>
          </w:tcPr>
          <w:p w14:paraId="78A36A82" w14:textId="721C6123" w:rsidR="00114CAF" w:rsidRPr="003A0AD8" w:rsidRDefault="00472122" w:rsidP="00F8020E">
            <w:r w:rsidRPr="003A0AD8">
              <w:t>Abnahme</w:t>
            </w:r>
            <w:r w:rsidR="00E93E66" w:rsidRPr="003A0AD8">
              <w:t>t</w:t>
            </w:r>
            <w:r w:rsidRPr="003A0AD8">
              <w:t>ests sind erweiterte manuelle Testfälle, welche umfangreichere Szenarien testen sollen. Der Kunde ist für die Durchführung der Abnahme</w:t>
            </w:r>
            <w:r w:rsidR="00E93E66" w:rsidRPr="003A0AD8">
              <w:t>t</w:t>
            </w:r>
            <w:r w:rsidRPr="003A0AD8">
              <w:t>ests verantwortlich. Er Verifiziert das Ergebnis und gibt auf Basis der Abnahme</w:t>
            </w:r>
            <w:r w:rsidR="00E93E66" w:rsidRPr="003A0AD8">
              <w:t>t</w:t>
            </w:r>
            <w:r w:rsidRPr="003A0AD8">
              <w:t xml:space="preserve">ests das GO für das Deployment auf die </w:t>
            </w:r>
            <w:r w:rsidR="00C60C65" w:rsidRPr="003A0AD8">
              <w:t>Produktive Umgebung</w:t>
            </w:r>
            <w:r w:rsidRPr="003A0AD8">
              <w:t>.</w:t>
            </w:r>
          </w:p>
        </w:tc>
      </w:tr>
    </w:tbl>
    <w:p w14:paraId="1FEBE8FF" w14:textId="494F2A37" w:rsidR="00AE7F9C" w:rsidRPr="003A0AD8" w:rsidRDefault="00AE7F9C" w:rsidP="00AE7F9C">
      <w:pPr>
        <w:pStyle w:val="Heading3"/>
      </w:pPr>
      <w:bookmarkStart w:id="171" w:name="_Toc192418311"/>
      <w:r w:rsidRPr="003A0AD8">
        <w:t>Architekturentscheidungen</w:t>
      </w:r>
      <w:bookmarkEnd w:id="171"/>
    </w:p>
    <w:p w14:paraId="5A316AD0" w14:textId="5D4FE81D" w:rsidR="006A0679" w:rsidRPr="003A0AD8" w:rsidRDefault="006A0679" w:rsidP="006A0679">
      <w:r w:rsidRPr="003A0AD8">
        <w:t xml:space="preserve">Im folgenden Abschnitt werden die wichtigsten Architekturentscheidungen für die Umsetzung der </w:t>
      </w:r>
      <w:r w:rsidR="00E93E66" w:rsidRPr="003A0AD8">
        <w:t>«</w:t>
      </w:r>
      <w:r w:rsidRPr="003A0AD8">
        <w:t>Baustellen App</w:t>
      </w:r>
      <w:r w:rsidR="00E93E66" w:rsidRPr="003A0AD8">
        <w:t>»</w:t>
      </w:r>
      <w:r w:rsidRPr="003A0AD8">
        <w:t xml:space="preserve"> dokumentiert.</w:t>
      </w:r>
      <w:r w:rsidR="000F2BDF" w:rsidRPr="003A0AD8">
        <w:t xml:space="preserve"> </w:t>
      </w:r>
    </w:p>
    <w:p w14:paraId="6DDA44A9" w14:textId="03833698" w:rsidR="00FB060E" w:rsidRPr="003A0AD8" w:rsidRDefault="00FB060E" w:rsidP="006A0679">
      <w:pPr>
        <w:pStyle w:val="Heading4"/>
      </w:pPr>
      <w:r w:rsidRPr="003A0AD8">
        <w:t xml:space="preserve">Aufteilung des Backends in </w:t>
      </w:r>
      <w:r w:rsidR="00513C18" w:rsidRPr="003A0AD8">
        <w:t>«</w:t>
      </w:r>
      <w:r w:rsidRPr="003A0AD8">
        <w:t>Micro-Services</w:t>
      </w:r>
      <w:r w:rsidR="00513C18" w:rsidRPr="003A0AD8">
        <w:t>»</w:t>
      </w:r>
    </w:p>
    <w:p w14:paraId="09781513" w14:textId="10B31079" w:rsidR="004D64D5" w:rsidRPr="003A0AD8" w:rsidRDefault="004D64D5" w:rsidP="004D64D5">
      <w:pPr>
        <w:pStyle w:val="Caption"/>
        <w:keepNext/>
      </w:pPr>
      <w:bookmarkStart w:id="172" w:name="_Toc192418414"/>
      <w:r w:rsidRPr="003A0AD8">
        <w:t xml:space="preserve">Tabelle </w:t>
      </w:r>
      <w:fldSimple w:instr=" SEQ Tabelle \* ARABIC ">
        <w:r w:rsidR="00DA5AC4" w:rsidRPr="003A0AD8">
          <w:rPr>
            <w:noProof/>
          </w:rPr>
          <w:t>26</w:t>
        </w:r>
      </w:fldSimple>
      <w:r w:rsidRPr="003A0AD8">
        <w:t xml:space="preserve"> </w:t>
      </w:r>
      <w:r w:rsidR="00C70D2F" w:rsidRPr="003A0AD8">
        <w:t xml:space="preserve">Entwurfsentscheidung: </w:t>
      </w:r>
      <w:r w:rsidRPr="003A0AD8">
        <w:t>Aufbau des Backends als Micro Service Architecture</w:t>
      </w:r>
      <w:bookmarkEnd w:id="172"/>
    </w:p>
    <w:tbl>
      <w:tblPr>
        <w:tblStyle w:val="GridTable5Dark-Accent3"/>
        <w:tblW w:w="0" w:type="auto"/>
        <w:tblLook w:val="04A0" w:firstRow="1" w:lastRow="0" w:firstColumn="1" w:lastColumn="0" w:noHBand="0" w:noVBand="1"/>
      </w:tblPr>
      <w:tblGrid>
        <w:gridCol w:w="1980"/>
        <w:gridCol w:w="7477"/>
      </w:tblGrid>
      <w:tr w:rsidR="00FB060E" w:rsidRPr="003A0AD8"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3A0AD8" w:rsidRDefault="00FB060E" w:rsidP="00683AD8">
            <w:r w:rsidRPr="003A0AD8">
              <w:t>ID</w:t>
            </w:r>
          </w:p>
        </w:tc>
        <w:tc>
          <w:tcPr>
            <w:tcW w:w="7477" w:type="dxa"/>
          </w:tcPr>
          <w:p w14:paraId="1371F4CB" w14:textId="0DB95CDA" w:rsidR="00FB060E" w:rsidRPr="003A0AD8" w:rsidRDefault="00FB060E" w:rsidP="00683AD8">
            <w:pPr>
              <w:cnfStyle w:val="100000000000" w:firstRow="1" w:lastRow="0" w:firstColumn="0" w:lastColumn="0" w:oddVBand="0" w:evenVBand="0" w:oddHBand="0" w:evenHBand="0" w:firstRowFirstColumn="0" w:firstRowLastColumn="0" w:lastRowFirstColumn="0" w:lastRowLastColumn="0"/>
            </w:pPr>
            <w:r w:rsidRPr="003A0AD8">
              <w:t>ADR-00</w:t>
            </w:r>
            <w:r w:rsidR="00C60C65" w:rsidRPr="003A0AD8">
              <w:t>1</w:t>
            </w:r>
          </w:p>
        </w:tc>
      </w:tr>
      <w:tr w:rsidR="00FB060E" w:rsidRPr="003A0AD8"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3A0AD8" w:rsidRDefault="00FB060E" w:rsidP="00683AD8">
            <w:r w:rsidRPr="003A0AD8">
              <w:t>Titel</w:t>
            </w:r>
          </w:p>
        </w:tc>
        <w:tc>
          <w:tcPr>
            <w:tcW w:w="7477" w:type="dxa"/>
          </w:tcPr>
          <w:p w14:paraId="184BC336" w14:textId="0B37936A" w:rsidR="00FB060E" w:rsidRPr="003A0AD8" w:rsidRDefault="00DF4E8C" w:rsidP="00683AD8">
            <w:pPr>
              <w:cnfStyle w:val="000000100000" w:firstRow="0" w:lastRow="0" w:firstColumn="0" w:lastColumn="0" w:oddVBand="0" w:evenVBand="0" w:oddHBand="1" w:evenHBand="0" w:firstRowFirstColumn="0" w:firstRowLastColumn="0" w:lastRowFirstColumn="0" w:lastRowLastColumn="0"/>
            </w:pPr>
            <w:r w:rsidRPr="003A0AD8">
              <w:t>Aufbau des Backends als Micro Service Architecture (MSA)</w:t>
            </w:r>
          </w:p>
        </w:tc>
      </w:tr>
      <w:tr w:rsidR="00FB060E" w:rsidRPr="003A0AD8"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3A0AD8" w:rsidRDefault="00FB060E" w:rsidP="00683AD8">
            <w:r w:rsidRPr="003A0AD8">
              <w:t>Kontext</w:t>
            </w:r>
          </w:p>
        </w:tc>
        <w:tc>
          <w:tcPr>
            <w:tcW w:w="7477" w:type="dxa"/>
          </w:tcPr>
          <w:p w14:paraId="4DECF4BC" w14:textId="77777777" w:rsidR="00FB060E" w:rsidRPr="003A0AD8" w:rsidRDefault="004B0773" w:rsidP="00DF4E8C">
            <w:pPr>
              <w:cnfStyle w:val="000000000000" w:firstRow="0" w:lastRow="0" w:firstColumn="0" w:lastColumn="0" w:oddVBand="0" w:evenVBand="0" w:oddHBand="0" w:evenHBand="0" w:firstRowFirstColumn="0" w:firstRowLastColumn="0" w:lastRowFirstColumn="0" w:lastRowLastColumn="0"/>
            </w:pPr>
            <w:r w:rsidRPr="003A0AD8">
              <w:t>Für den Aufbau des Backends stehen folgende Architekturen zur Auswahl:</w:t>
            </w:r>
          </w:p>
          <w:p w14:paraId="2E33647E" w14:textId="77777777" w:rsidR="004B0773" w:rsidRPr="003A0AD8"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3A0AD8"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3A0AD8">
              <w:rPr>
                <w:b/>
              </w:rPr>
              <w:lastRenderedPageBreak/>
              <w:t>Micro Service Architecture</w:t>
            </w:r>
          </w:p>
          <w:p w14:paraId="77CBAED8" w14:textId="272EE23C" w:rsidR="004B0773" w:rsidRPr="003A0AD8"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3A0AD8">
              <w:t>Eine MSA hat einige wichtige Charakteristiken. MSA gilt als</w:t>
            </w:r>
            <w:r w:rsidR="00981437" w:rsidRPr="003A0AD8">
              <w:t xml:space="preserve"> gut</w:t>
            </w:r>
            <w:r w:rsidRPr="003A0AD8">
              <w:t xml:space="preserve"> Wart- und Erweiterbar</w:t>
            </w:r>
            <w:r w:rsidR="00E93E66" w:rsidRPr="003A0AD8">
              <w:t>,</w:t>
            </w:r>
            <w:r w:rsidRPr="003A0AD8">
              <w:t xml:space="preserve"> weil die Fachliche Logik der Anwendung auf voneinander </w:t>
            </w:r>
            <w:r w:rsidR="00C55855" w:rsidRPr="003A0AD8">
              <w:t xml:space="preserve">unabhängige Services verteilt wird </w:t>
            </w:r>
            <w:r w:rsidR="00C55855" w:rsidRPr="003A0AD8">
              <w:fldChar w:fldCharType="begin"/>
            </w:r>
            <w:r w:rsidR="003A3AB1" w:rsidRPr="003A0AD8">
              <w:instrText xml:space="preserve"> ADDIN ZOTERO_ITEM CSL_CITATION {"citationID":"gmvmMdIE","properties":{"formattedCitation":"[17]","plainCitation":"[17]","noteIndex":0},"citationItems":[{"id":100,"uris":["http://zotero.org/users/15041600/items/AQ5YZDIN"],"itemData":{"id":100,"type":"article-journal","abstract":"Microservice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3A0AD8">
              <w:fldChar w:fldCharType="separate"/>
            </w:r>
            <w:r w:rsidR="003A3AB1" w:rsidRPr="003A0AD8">
              <w:t>[17]</w:t>
            </w:r>
            <w:r w:rsidR="00C55855" w:rsidRPr="003A0AD8">
              <w:fldChar w:fldCharType="end"/>
            </w:r>
            <w:r w:rsidR="00C55855" w:rsidRPr="003A0AD8">
              <w:t xml:space="preserve">. Insbesondere für komplexere Systeme eignet sich eine MSA </w:t>
            </w:r>
            <w:r w:rsidR="00C55855" w:rsidRPr="003A0AD8">
              <w:fldChar w:fldCharType="begin"/>
            </w:r>
            <w:r w:rsidR="003A3AB1" w:rsidRPr="003A0AD8">
              <w:instrText xml:space="preserve"> ADDIN ZOTERO_ITEM CSL_CITATION {"citationID":"eoMTurO4","properties":{"formattedCitation":"[18]","plainCitation":"[18]","noteIndex":0},"citationItems":[{"id":102,"uris":["http://zotero.org/users/15041600/items/MZINWRFX"],"itemData":{"id":102,"type":"webpage","abstract":"Was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3A0AD8">
              <w:fldChar w:fldCharType="separate"/>
            </w:r>
            <w:r w:rsidR="003A3AB1" w:rsidRPr="003A0AD8">
              <w:t>[18]</w:t>
            </w:r>
            <w:r w:rsidR="00C55855" w:rsidRPr="003A0AD8">
              <w:fldChar w:fldCharType="end"/>
            </w:r>
            <w:r w:rsidR="00C55855" w:rsidRPr="003A0AD8">
              <w:t xml:space="preserve"> und auf längere Sicht sollen auch die Kosten für eine MSA geringer ausfallen </w:t>
            </w:r>
            <w:r w:rsidR="00C55855" w:rsidRPr="003A0AD8">
              <w:fldChar w:fldCharType="begin"/>
            </w:r>
            <w:r w:rsidR="003A3AB1" w:rsidRPr="003A0AD8">
              <w:instrText xml:space="preserve"> ADDIN ZOTERO_ITEM CSL_CITATION {"citationID":"oOqFVl4S","properties":{"formattedCitation":"[18]","plainCitation":"[18]","noteIndex":0},"citationItems":[{"id":102,"uris":["http://zotero.org/users/15041600/items/MZINWRFX"],"itemData":{"id":102,"type":"webpage","abstract":"Was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3A0AD8">
              <w:fldChar w:fldCharType="separate"/>
            </w:r>
            <w:r w:rsidR="003A3AB1" w:rsidRPr="003A0AD8">
              <w:t>[18]</w:t>
            </w:r>
            <w:r w:rsidR="00C55855" w:rsidRPr="003A0AD8">
              <w:fldChar w:fldCharType="end"/>
            </w:r>
            <w:r w:rsidR="00C55855" w:rsidRPr="003A0AD8">
              <w:t>.</w:t>
            </w:r>
          </w:p>
          <w:p w14:paraId="76F75C3A" w14:textId="77777777" w:rsidR="00C55855" w:rsidRPr="003A0AD8"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3A0AD8"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3A0AD8">
              <w:rPr>
                <w:b/>
              </w:rPr>
              <w:t>Monolith</w:t>
            </w:r>
          </w:p>
          <w:p w14:paraId="1F3F670A" w14:textId="44622101" w:rsidR="00C55855" w:rsidRPr="003A0AD8"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3A0AD8">
              <w:t>Eine monolithische Architektur zeichnet sich dadurch aus, dass die Funktionen der Anwendung in einem</w:t>
            </w:r>
            <w:r w:rsidR="00981437" w:rsidRPr="003A0AD8">
              <w:t xml:space="preserve"> einzigen</w:t>
            </w:r>
            <w:r w:rsidRPr="003A0AD8">
              <w:t xml:space="preserve"> ausführbaren Software System gekapselt sind und dieses System aus einer gemeinsamen Codebasis besteht </w:t>
            </w:r>
            <w:r w:rsidRPr="003A0AD8">
              <w:fldChar w:fldCharType="begin"/>
            </w:r>
            <w:r w:rsidR="003A3AB1" w:rsidRPr="003A0AD8">
              <w:instrText xml:space="preserve"> ADDIN ZOTERO_ITEM CSL_CITATION {"citationID":"6pvdmUNd","properties":{"formattedCitation":"[18]","plainCitation":"[18]","noteIndex":0},"citationItems":[{"id":102,"uris":["http://zotero.org/users/15041600/items/MZINWRFX"],"itemData":{"id":102,"type":"webpage","abstract":"Was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3A0AD8">
              <w:fldChar w:fldCharType="separate"/>
            </w:r>
            <w:r w:rsidR="003A3AB1" w:rsidRPr="003A0AD8">
              <w:t>[18]</w:t>
            </w:r>
            <w:r w:rsidRPr="003A0AD8">
              <w:fldChar w:fldCharType="end"/>
            </w:r>
            <w:r w:rsidRPr="003A0AD8">
              <w:t xml:space="preserve">. Für ein simples Software System bietet sich diese Architektur an, da </w:t>
            </w:r>
            <w:r w:rsidR="006968F7" w:rsidRPr="003A0AD8">
              <w:t xml:space="preserve">die Time-To-Market für ein einfaches Software System generell kurz ist </w:t>
            </w:r>
            <w:r w:rsidR="006968F7" w:rsidRPr="003A0AD8">
              <w:fldChar w:fldCharType="begin"/>
            </w:r>
            <w:r w:rsidR="003A3AB1" w:rsidRPr="003A0AD8">
              <w:instrText xml:space="preserve"> ADDIN ZOTERO_ITEM CSL_CITATION {"citationID":"heflmcmz","properties":{"formattedCitation":"[18]","plainCitation":"[18]","noteIndex":0},"citationItems":[{"id":102,"uris":["http://zotero.org/users/15041600/items/MZINWRFX"],"itemData":{"id":102,"type":"webpage","abstract":"Was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3A0AD8">
              <w:fldChar w:fldCharType="separate"/>
            </w:r>
            <w:r w:rsidR="003A3AB1" w:rsidRPr="003A0AD8">
              <w:t>[18]</w:t>
            </w:r>
            <w:r w:rsidR="006968F7" w:rsidRPr="003A0AD8">
              <w:fldChar w:fldCharType="end"/>
            </w:r>
            <w:r w:rsidR="006968F7" w:rsidRPr="003A0AD8">
              <w:t>.</w:t>
            </w:r>
          </w:p>
          <w:p w14:paraId="40897133" w14:textId="77777777" w:rsidR="005A21FF" w:rsidRPr="003A0AD8"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3A0AD8"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3A0AD8">
              <w:rPr>
                <w:b/>
              </w:rPr>
              <w:t>Serverless Architecture</w:t>
            </w:r>
          </w:p>
          <w:p w14:paraId="620F6B04" w14:textId="22044F1F" w:rsidR="005A21FF" w:rsidRPr="003A0AD8"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3A0AD8">
              <w:t xml:space="preserve">Eine </w:t>
            </w:r>
            <w:r w:rsidR="006E00F8" w:rsidRPr="003A0AD8">
              <w:t>s</w:t>
            </w:r>
            <w:r w:rsidRPr="003A0AD8">
              <w:t xml:space="preserve">erverlose Architektur macht sich das PaaS </w:t>
            </w:r>
            <w:r w:rsidRPr="003A0AD8">
              <w:fldChar w:fldCharType="begin"/>
            </w:r>
            <w:r w:rsidR="003A3AB1" w:rsidRPr="003A0AD8">
              <w:instrText xml:space="preserve"> ADDIN ZOTERO_ITEM CSL_CITATION {"citationID":"dR35RnWp","properties":{"formattedCitation":"[19]","plainCitation":"[19]","noteIndex":0},"citationItems":[{"id":104,"uris":["http://zotero.org/users/15041600/items/VAZBPRVI"],"itemData":{"id":104,"type":"webpage","abstract":"Was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3A0AD8">
              <w:fldChar w:fldCharType="separate"/>
            </w:r>
            <w:r w:rsidR="003A3AB1" w:rsidRPr="003A0AD8">
              <w:t>[19]</w:t>
            </w:r>
            <w:r w:rsidRPr="003A0AD8">
              <w:fldChar w:fldCharType="end"/>
            </w:r>
            <w:r w:rsidRPr="003A0AD8">
              <w:t xml:space="preserve"> Angebot von Cloud Anbietern zu nutze.</w:t>
            </w:r>
            <w:r w:rsidR="009E3323" w:rsidRPr="003A0AD8">
              <w:t xml:space="preserve"> Eine </w:t>
            </w:r>
            <w:r w:rsidR="006E00F8" w:rsidRPr="003A0AD8">
              <w:t>s</w:t>
            </w:r>
            <w:r w:rsidR="009E3323" w:rsidRPr="003A0AD8">
              <w:t xml:space="preserve">erverless Architecture bietet eine </w:t>
            </w:r>
            <w:r w:rsidR="006E00F8" w:rsidRPr="003A0AD8">
              <w:t>sehr</w:t>
            </w:r>
            <w:r w:rsidR="009E3323" w:rsidRPr="003A0AD8">
              <w:t xml:space="preserve"> hohe Skalierbarkeit. Die Verantwortung über die Verfügbarkeit und Sicherheit der Serivces wird an den Plat</w:t>
            </w:r>
            <w:r w:rsidR="006E00F8" w:rsidRPr="003A0AD8">
              <w:t>t</w:t>
            </w:r>
            <w:r w:rsidR="009E3323" w:rsidRPr="003A0AD8">
              <w:t>form</w:t>
            </w:r>
            <w:r w:rsidR="006E00F8" w:rsidRPr="003A0AD8">
              <w:t xml:space="preserve"> Betreiber</w:t>
            </w:r>
            <w:r w:rsidR="009E3323" w:rsidRPr="003A0AD8">
              <w:t xml:space="preserve"> übergeben </w:t>
            </w:r>
            <w:r w:rsidR="009E3323" w:rsidRPr="003A0AD8">
              <w:fldChar w:fldCharType="begin"/>
            </w:r>
            <w:r w:rsidR="003A3AB1" w:rsidRPr="003A0AD8">
              <w:instrText xml:space="preserve"> ADDIN ZOTERO_ITEM CSL_CITATION {"citationID":"xgJbG8ML","properties":{"formattedCitation":"[19]","plainCitation":"[19]","noteIndex":0},"citationItems":[{"id":104,"uris":["http://zotero.org/users/15041600/items/VAZBPRVI"],"itemData":{"id":104,"type":"webpage","abstract":"Was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3A0AD8">
              <w:fldChar w:fldCharType="separate"/>
            </w:r>
            <w:r w:rsidR="003A3AB1" w:rsidRPr="003A0AD8">
              <w:t>[19]</w:t>
            </w:r>
            <w:r w:rsidR="009E3323" w:rsidRPr="003A0AD8">
              <w:fldChar w:fldCharType="end"/>
            </w:r>
            <w:r w:rsidR="009E3323" w:rsidRPr="003A0AD8">
              <w:t>.</w:t>
            </w:r>
          </w:p>
        </w:tc>
      </w:tr>
      <w:tr w:rsidR="00FB060E" w:rsidRPr="003A0AD8"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3A0AD8" w:rsidRDefault="00FB060E" w:rsidP="00683AD8">
            <w:r w:rsidRPr="003A0AD8">
              <w:t>Entscheidung</w:t>
            </w:r>
          </w:p>
        </w:tc>
        <w:tc>
          <w:tcPr>
            <w:tcW w:w="7477" w:type="dxa"/>
          </w:tcPr>
          <w:p w14:paraId="6E7517CA" w14:textId="11A196B8" w:rsidR="00FB060E" w:rsidRPr="003A0AD8" w:rsidRDefault="009E3323" w:rsidP="00683AD8">
            <w:pPr>
              <w:cnfStyle w:val="000000100000" w:firstRow="0" w:lastRow="0" w:firstColumn="0" w:lastColumn="0" w:oddVBand="0" w:evenVBand="0" w:oddHBand="1" w:evenHBand="0" w:firstRowFirstColumn="0" w:firstRowLastColumn="0" w:lastRowFirstColumn="0" w:lastRowLastColumn="0"/>
            </w:pPr>
            <w:r w:rsidRPr="003A0AD8">
              <w:t xml:space="preserve">Das Backend der </w:t>
            </w:r>
            <w:r w:rsidR="006E00F8" w:rsidRPr="003A0AD8">
              <w:t>«</w:t>
            </w:r>
            <w:r w:rsidRPr="003A0AD8">
              <w:t>Baustellen App</w:t>
            </w:r>
            <w:r w:rsidR="006E00F8" w:rsidRPr="003A0AD8">
              <w:t>»</w:t>
            </w:r>
            <w:r w:rsidRPr="003A0AD8">
              <w:t xml:space="preserve"> wird als Micro Service Architektur umgesetzt.</w:t>
            </w:r>
          </w:p>
        </w:tc>
      </w:tr>
      <w:tr w:rsidR="00FB060E" w:rsidRPr="003A0AD8"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3A0AD8" w:rsidRDefault="00FB060E" w:rsidP="00683AD8">
            <w:r w:rsidRPr="003A0AD8">
              <w:t>Begründung</w:t>
            </w:r>
          </w:p>
        </w:tc>
        <w:tc>
          <w:tcPr>
            <w:tcW w:w="7477" w:type="dxa"/>
          </w:tcPr>
          <w:p w14:paraId="07E5CE8B" w14:textId="2F5EFCBC" w:rsidR="00FB060E" w:rsidRPr="003A0AD8" w:rsidRDefault="009E3323" w:rsidP="00683AD8">
            <w:pPr>
              <w:cnfStyle w:val="000000000000" w:firstRow="0" w:lastRow="0" w:firstColumn="0" w:lastColumn="0" w:oddVBand="0" w:evenVBand="0" w:oddHBand="0" w:evenHBand="0" w:firstRowFirstColumn="0" w:firstRowLastColumn="0" w:lastRowFirstColumn="0" w:lastRowLastColumn="0"/>
            </w:pPr>
            <w:r w:rsidRPr="003A0AD8">
              <w:t xml:space="preserve">Die </w:t>
            </w:r>
            <w:r w:rsidR="006E00F8" w:rsidRPr="003A0AD8">
              <w:t>«</w:t>
            </w:r>
            <w:r w:rsidRPr="003A0AD8">
              <w:t>Baustellen App</w:t>
            </w:r>
            <w:r w:rsidR="006E00F8" w:rsidRPr="003A0AD8">
              <w:t>»</w:t>
            </w:r>
            <w:r w:rsidRPr="003A0AD8">
              <w:t xml:space="preserve"> wird in einem ersten Schritt als MVP entwickelt und soll in Zukunft weiter ausgebaut werden. Erweiterbarkeit ist deshalb von </w:t>
            </w:r>
            <w:r w:rsidR="006E00F8" w:rsidRPr="003A0AD8">
              <w:t>z</w:t>
            </w:r>
            <w:r w:rsidRPr="003A0AD8">
              <w:t xml:space="preserve">entraler </w:t>
            </w:r>
            <w:r w:rsidR="006E00F8" w:rsidRPr="003A0AD8">
              <w:t>Bedeutung</w:t>
            </w:r>
            <w:r w:rsidRPr="003A0AD8">
              <w:t>. MSA bietet eine gute Grundlage</w:t>
            </w:r>
            <w:r w:rsidR="006E00F8" w:rsidRPr="003A0AD8">
              <w:t>,</w:t>
            </w:r>
            <w:r w:rsidRPr="003A0AD8">
              <w:t xml:space="preserve"> um eine verfügbare, performante und erweiterbare Applikation</w:t>
            </w:r>
            <w:r w:rsidR="006E00F8" w:rsidRPr="003A0AD8">
              <w:t xml:space="preserve"> zu erstellen</w:t>
            </w:r>
            <w:r w:rsidRPr="003A0AD8">
              <w:t>.</w:t>
            </w:r>
          </w:p>
        </w:tc>
      </w:tr>
      <w:tr w:rsidR="00FB060E" w:rsidRPr="003A0AD8"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3A0AD8" w:rsidRDefault="00FB060E" w:rsidP="00683AD8">
            <w:r w:rsidRPr="003A0AD8">
              <w:t>Konsequenz</w:t>
            </w:r>
          </w:p>
        </w:tc>
        <w:tc>
          <w:tcPr>
            <w:tcW w:w="7477" w:type="dxa"/>
          </w:tcPr>
          <w:p w14:paraId="44276B82" w14:textId="39718A5A" w:rsidR="00FB060E" w:rsidRPr="003A0AD8" w:rsidRDefault="009E3323" w:rsidP="00683AD8">
            <w:pPr>
              <w:cnfStyle w:val="000000100000" w:firstRow="0" w:lastRow="0" w:firstColumn="0" w:lastColumn="0" w:oddVBand="0" w:evenVBand="0" w:oddHBand="1" w:evenHBand="0" w:firstRowFirstColumn="0" w:firstRowLastColumn="0" w:lastRowFirstColumn="0" w:lastRowLastColumn="0"/>
            </w:pPr>
            <w:r w:rsidRPr="003A0AD8">
              <w:t>Initial ist der Aufwand für die Umsetzung einer MSA höher, weil der zusätzliche Aufwand</w:t>
            </w:r>
            <w:r w:rsidR="00983FBE" w:rsidRPr="003A0AD8">
              <w:t>, insbesondere</w:t>
            </w:r>
            <w:r w:rsidRPr="003A0AD8">
              <w:t xml:space="preserve"> im Bereich Kommunikation </w:t>
            </w:r>
            <w:r w:rsidR="00983FBE" w:rsidRPr="003A0AD8">
              <w:t>unter den Services, hoch ist.</w:t>
            </w:r>
            <w:r w:rsidRPr="003A0AD8">
              <w:t xml:space="preserve"> Der Aufwand zahlt sich auf lange Sicht aus.</w:t>
            </w:r>
          </w:p>
        </w:tc>
      </w:tr>
      <w:tr w:rsidR="00FB060E" w:rsidRPr="003A0AD8"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3A0AD8" w:rsidRDefault="00FB060E" w:rsidP="00683AD8">
            <w:r w:rsidRPr="003A0AD8">
              <w:t>Alternativen</w:t>
            </w:r>
          </w:p>
        </w:tc>
        <w:tc>
          <w:tcPr>
            <w:tcW w:w="7477" w:type="dxa"/>
          </w:tcPr>
          <w:p w14:paraId="3A5C2804" w14:textId="6ACFC2CE" w:rsidR="00FB060E" w:rsidRPr="003A0AD8" w:rsidRDefault="00983FBE" w:rsidP="00683AD8">
            <w:pPr>
              <w:keepNext/>
              <w:cnfStyle w:val="000000000000" w:firstRow="0" w:lastRow="0" w:firstColumn="0" w:lastColumn="0" w:oddVBand="0" w:evenVBand="0" w:oddHBand="0" w:evenHBand="0" w:firstRowFirstColumn="0" w:firstRowLastColumn="0" w:lastRowFirstColumn="0" w:lastRowLastColumn="0"/>
            </w:pPr>
            <w:r w:rsidRPr="003A0AD8">
              <w:t>Monolith</w:t>
            </w:r>
          </w:p>
        </w:tc>
      </w:tr>
    </w:tbl>
    <w:p w14:paraId="586A64B1" w14:textId="3DC3D383" w:rsidR="006A0679" w:rsidRPr="003A0AD8" w:rsidRDefault="006A0679" w:rsidP="006A0679">
      <w:pPr>
        <w:pStyle w:val="Heading4"/>
      </w:pPr>
      <w:r w:rsidRPr="003A0AD8">
        <w:t xml:space="preserve">Einsatz von </w:t>
      </w:r>
      <w:r w:rsidR="00513C18" w:rsidRPr="003A0AD8">
        <w:t>«</w:t>
      </w:r>
      <w:r w:rsidRPr="003A0AD8">
        <w:t>asynchroner Datensynchronisation</w:t>
      </w:r>
      <w:r w:rsidR="00513C18" w:rsidRPr="003A0AD8">
        <w:t>»</w:t>
      </w:r>
    </w:p>
    <w:p w14:paraId="2B23FC09" w14:textId="482B46F0" w:rsidR="006A0679" w:rsidRPr="003A0AD8" w:rsidRDefault="006A0679" w:rsidP="006A0679">
      <w:r w:rsidRPr="003A0AD8">
        <w:t xml:space="preserve">Wie im Kapitel </w:t>
      </w:r>
      <w:r w:rsidRPr="003A0AD8">
        <w:fldChar w:fldCharType="begin"/>
      </w:r>
      <w:r w:rsidRPr="003A0AD8">
        <w:instrText xml:space="preserve"> REF _Ref189041130 \r \h </w:instrText>
      </w:r>
      <w:r w:rsidRPr="003A0AD8">
        <w:fldChar w:fldCharType="separate"/>
      </w:r>
      <w:r w:rsidR="00DA5AC4" w:rsidRPr="003A0AD8">
        <w:t>2.2.1</w:t>
      </w:r>
      <w:r w:rsidRPr="003A0AD8">
        <w:fldChar w:fldCharType="end"/>
      </w:r>
      <w:r w:rsidRPr="003A0AD8">
        <w:t xml:space="preserve"> beschrieben </w:t>
      </w:r>
      <w:r w:rsidR="006E00F8" w:rsidRPr="003A0AD8">
        <w:t xml:space="preserve">stehen </w:t>
      </w:r>
      <w:r w:rsidRPr="003A0AD8">
        <w:t>für die Datensynchronisation zwei Muster zur Verfügung. In diesem Abschnitt ist der Entscheid für das asynchrone Entwurfsmuster beschrieben.</w:t>
      </w:r>
    </w:p>
    <w:p w14:paraId="503C654E" w14:textId="0E95B52C" w:rsidR="00DF4E8C" w:rsidRPr="003A0AD8" w:rsidRDefault="00DF4E8C" w:rsidP="00DF4E8C">
      <w:pPr>
        <w:pStyle w:val="Caption"/>
        <w:keepNext/>
      </w:pPr>
      <w:bookmarkStart w:id="173" w:name="_Toc192418415"/>
      <w:r w:rsidRPr="003A0AD8">
        <w:t xml:space="preserve">Tabelle </w:t>
      </w:r>
      <w:fldSimple w:instr=" SEQ Tabelle \* ARABIC ">
        <w:r w:rsidR="00DA5AC4" w:rsidRPr="003A0AD8">
          <w:rPr>
            <w:noProof/>
          </w:rPr>
          <w:t>27</w:t>
        </w:r>
      </w:fldSimple>
      <w:r w:rsidRPr="003A0AD8">
        <w:t xml:space="preserve"> Entwurfsentscheidung: Einsatz von Asynchroner Datensynchronisation</w:t>
      </w:r>
      <w:bookmarkEnd w:id="173"/>
    </w:p>
    <w:tbl>
      <w:tblPr>
        <w:tblStyle w:val="GridTable5Dark-Accent3"/>
        <w:tblW w:w="0" w:type="auto"/>
        <w:tblLook w:val="04A0" w:firstRow="1" w:lastRow="0" w:firstColumn="1" w:lastColumn="0" w:noHBand="0" w:noVBand="1"/>
      </w:tblPr>
      <w:tblGrid>
        <w:gridCol w:w="1980"/>
        <w:gridCol w:w="7477"/>
      </w:tblGrid>
      <w:tr w:rsidR="006A0679" w:rsidRPr="003A0AD8"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3A0AD8" w:rsidRDefault="006A0679" w:rsidP="006A0679">
            <w:r w:rsidRPr="003A0AD8">
              <w:t>ID</w:t>
            </w:r>
          </w:p>
        </w:tc>
        <w:tc>
          <w:tcPr>
            <w:tcW w:w="7477" w:type="dxa"/>
          </w:tcPr>
          <w:p w14:paraId="7154E6C0" w14:textId="7D0540DC" w:rsidR="006A0679" w:rsidRPr="003A0AD8" w:rsidRDefault="006A0679" w:rsidP="006A0679">
            <w:pPr>
              <w:cnfStyle w:val="100000000000" w:firstRow="1" w:lastRow="0" w:firstColumn="0" w:lastColumn="0" w:oddVBand="0" w:evenVBand="0" w:oddHBand="0" w:evenHBand="0" w:firstRowFirstColumn="0" w:firstRowLastColumn="0" w:lastRowFirstColumn="0" w:lastRowLastColumn="0"/>
            </w:pPr>
            <w:r w:rsidRPr="003A0AD8">
              <w:t>ADR-00</w:t>
            </w:r>
            <w:r w:rsidR="00FB060E" w:rsidRPr="003A0AD8">
              <w:t>2</w:t>
            </w:r>
          </w:p>
        </w:tc>
      </w:tr>
      <w:tr w:rsidR="005955FE" w:rsidRPr="003A0AD8"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3A0AD8" w:rsidRDefault="005955FE" w:rsidP="006A0679">
            <w:r w:rsidRPr="003A0AD8">
              <w:t>Titel</w:t>
            </w:r>
          </w:p>
        </w:tc>
        <w:tc>
          <w:tcPr>
            <w:tcW w:w="7477" w:type="dxa"/>
          </w:tcPr>
          <w:p w14:paraId="4112038C" w14:textId="721B2FE9" w:rsidR="005955FE" w:rsidRPr="003A0AD8" w:rsidRDefault="005955FE" w:rsidP="006A0679">
            <w:pPr>
              <w:cnfStyle w:val="000000100000" w:firstRow="0" w:lastRow="0" w:firstColumn="0" w:lastColumn="0" w:oddVBand="0" w:evenVBand="0" w:oddHBand="1" w:evenHBand="0" w:firstRowFirstColumn="0" w:firstRowLastColumn="0" w:lastRowFirstColumn="0" w:lastRowLastColumn="0"/>
            </w:pPr>
            <w:r w:rsidRPr="003A0AD8">
              <w:t xml:space="preserve">Verwendung von </w:t>
            </w:r>
            <w:r w:rsidR="006E00F8" w:rsidRPr="003A0AD8">
              <w:t>a</w:t>
            </w:r>
            <w:r w:rsidRPr="003A0AD8">
              <w:t>synchroner Datensynchronisation</w:t>
            </w:r>
          </w:p>
        </w:tc>
      </w:tr>
      <w:tr w:rsidR="005955FE" w:rsidRPr="003A0AD8"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3A0AD8" w:rsidRDefault="005955FE" w:rsidP="006A0679">
            <w:r w:rsidRPr="003A0AD8">
              <w:t>Kontext</w:t>
            </w:r>
          </w:p>
        </w:tc>
        <w:tc>
          <w:tcPr>
            <w:tcW w:w="7477" w:type="dxa"/>
          </w:tcPr>
          <w:p w14:paraId="3A3F3E67" w14:textId="52EDD6B2" w:rsidR="005955FE" w:rsidRPr="003A0AD8" w:rsidRDefault="005955FE" w:rsidP="006A0679">
            <w:pPr>
              <w:cnfStyle w:val="000000000000" w:firstRow="0" w:lastRow="0" w:firstColumn="0" w:lastColumn="0" w:oddVBand="0" w:evenVBand="0" w:oddHBand="0" w:evenHBand="0" w:firstRowFirstColumn="0" w:firstRowLastColumn="0" w:lastRowFirstColumn="0" w:lastRowLastColumn="0"/>
            </w:pPr>
            <w:r w:rsidRPr="003A0AD8">
              <w:t xml:space="preserve">Zach McCormick und Douglas C. Schmidt </w:t>
            </w:r>
            <w:r w:rsidR="00562437" w:rsidRPr="003A0AD8">
              <w:t>beschreiben zwei Entwurfsmuster für die</w:t>
            </w:r>
            <w:r w:rsidRPr="003A0AD8">
              <w:t xml:space="preserve"> Datensynchronisation </w:t>
            </w:r>
            <w:r w:rsidR="00562437" w:rsidRPr="003A0AD8">
              <w:fldChar w:fldCharType="begin"/>
            </w:r>
            <w:r w:rsidR="003A3AB1" w:rsidRPr="003A0AD8">
              <w:instrText xml:space="preserve"> ADDIN ZOTERO_ITEM CSL_CITATION {"citationID":"STSZ63g4","properties":{"formattedCitation":"[7]","plainCitation":"[7]","noteIndex":0},"citationItems":[{"id":63,"uris":["http://zotero.org/users/15041600/items/V84L3Z8K"],"itemData":{"id":63,"type":"article-journal","language":"en","source":"Zotero","title":"Data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3A0AD8">
              <w:fldChar w:fldCharType="separate"/>
            </w:r>
            <w:r w:rsidR="003A3AB1" w:rsidRPr="003A0AD8">
              <w:t>[7]</w:t>
            </w:r>
            <w:r w:rsidR="00562437" w:rsidRPr="003A0AD8">
              <w:fldChar w:fldCharType="end"/>
            </w:r>
            <w:r w:rsidRPr="003A0AD8">
              <w:t>.</w:t>
            </w:r>
          </w:p>
          <w:p w14:paraId="55F16507" w14:textId="77777777" w:rsidR="005955FE" w:rsidRPr="003A0AD8"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3A0AD8"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3A0AD8">
              <w:rPr>
                <w:b/>
                <w:bCs/>
              </w:rPr>
              <w:t>Synchrone Datenübertragung</w:t>
            </w:r>
          </w:p>
          <w:p w14:paraId="01C81C40" w14:textId="5609BE89" w:rsidR="005955FE" w:rsidRPr="003A0AD8"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3A0AD8">
              <w:t xml:space="preserve">Die synchrone Datenübertragung ist im Kapitel </w:t>
            </w:r>
            <w:r w:rsidRPr="003A0AD8">
              <w:fldChar w:fldCharType="begin"/>
            </w:r>
            <w:r w:rsidRPr="003A0AD8">
              <w:instrText xml:space="preserve"> REF _Ref189042108 \r \h </w:instrText>
            </w:r>
            <w:r w:rsidRPr="003A0AD8">
              <w:fldChar w:fldCharType="separate"/>
            </w:r>
            <w:r w:rsidR="00DA5AC4" w:rsidRPr="003A0AD8">
              <w:t>2.2.1.1</w:t>
            </w:r>
            <w:r w:rsidRPr="003A0AD8">
              <w:fldChar w:fldCharType="end"/>
            </w:r>
            <w:r w:rsidRPr="003A0AD8">
              <w:t xml:space="preserve"> beschrieben. </w:t>
            </w:r>
            <w:r w:rsidR="00046DF7" w:rsidRPr="003A0AD8">
              <w:t xml:space="preserve">Die </w:t>
            </w:r>
            <w:r w:rsidRPr="003A0AD8">
              <w:t>Anwendung wartet nach der Initialisierung von Datensynchronisation auf die Antwort. Wä</w:t>
            </w:r>
            <w:r w:rsidR="00046DF7" w:rsidRPr="003A0AD8">
              <w:t>h</w:t>
            </w:r>
            <w:r w:rsidRPr="003A0AD8">
              <w:t>rend des Synchronisationsvorgangs ist die Benutzerinteraktion blockiert.</w:t>
            </w:r>
          </w:p>
          <w:p w14:paraId="626F1FC0" w14:textId="77777777" w:rsidR="00562437" w:rsidRPr="003A0AD8"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3A0AD8"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3A0AD8">
              <w:rPr>
                <w:b/>
                <w:bCs/>
              </w:rPr>
              <w:t>Asynchrone Datenübertragung</w:t>
            </w:r>
          </w:p>
          <w:p w14:paraId="12F28D12" w14:textId="6BF858F2" w:rsidR="005955FE" w:rsidRPr="003A0AD8"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3A0AD8">
              <w:t xml:space="preserve">Die asynchrone Datenübertragung ist im Kapitel </w:t>
            </w:r>
            <w:r w:rsidRPr="003A0AD8">
              <w:fldChar w:fldCharType="begin"/>
            </w:r>
            <w:r w:rsidRPr="003A0AD8">
              <w:instrText xml:space="preserve"> REF _Ref189042257 \r \h </w:instrText>
            </w:r>
            <w:r w:rsidRPr="003A0AD8">
              <w:fldChar w:fldCharType="separate"/>
            </w:r>
            <w:r w:rsidR="00DA5AC4" w:rsidRPr="003A0AD8">
              <w:t>2.2.1.2</w:t>
            </w:r>
            <w:r w:rsidRPr="003A0AD8">
              <w:fldChar w:fldCharType="end"/>
            </w:r>
            <w:r w:rsidRPr="003A0AD8">
              <w:t xml:space="preserve"> beschrieben. Die Synchronisation von Daten wird in eine</w:t>
            </w:r>
            <w:r w:rsidR="00046DF7" w:rsidRPr="003A0AD8">
              <w:t>m</w:t>
            </w:r>
            <w:r w:rsidRPr="003A0AD8">
              <w:t xml:space="preserve"> Subprozess initiiert, wä</w:t>
            </w:r>
            <w:r w:rsidR="00046DF7" w:rsidRPr="003A0AD8">
              <w:t>h</w:t>
            </w:r>
            <w:r w:rsidRPr="003A0AD8">
              <w:t xml:space="preserve">rend die Benutzeroberfläche für den Benutzenden </w:t>
            </w:r>
            <w:r w:rsidR="00046DF7" w:rsidRPr="003A0AD8">
              <w:t xml:space="preserve">verwendbar </w:t>
            </w:r>
            <w:r w:rsidRPr="003A0AD8">
              <w:t>ble</w:t>
            </w:r>
            <w:r w:rsidR="00981437" w:rsidRPr="003A0AD8">
              <w:t>i</w:t>
            </w:r>
            <w:r w:rsidRPr="003A0AD8">
              <w:t>bt.</w:t>
            </w:r>
          </w:p>
        </w:tc>
      </w:tr>
      <w:tr w:rsidR="005955FE" w:rsidRPr="003A0AD8"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3A0AD8" w:rsidRDefault="005955FE" w:rsidP="006A0679">
            <w:r w:rsidRPr="003A0AD8">
              <w:t>Ent</w:t>
            </w:r>
            <w:r w:rsidR="00562437" w:rsidRPr="003A0AD8">
              <w:t>s</w:t>
            </w:r>
            <w:r w:rsidRPr="003A0AD8">
              <w:t>cheidung</w:t>
            </w:r>
          </w:p>
        </w:tc>
        <w:tc>
          <w:tcPr>
            <w:tcW w:w="7477" w:type="dxa"/>
          </w:tcPr>
          <w:p w14:paraId="4754714F" w14:textId="58F67324" w:rsidR="005955FE" w:rsidRPr="003A0AD8" w:rsidRDefault="00562437" w:rsidP="006A0679">
            <w:pPr>
              <w:cnfStyle w:val="000000100000" w:firstRow="0" w:lastRow="0" w:firstColumn="0" w:lastColumn="0" w:oddVBand="0" w:evenVBand="0" w:oddHBand="1" w:evenHBand="0" w:firstRowFirstColumn="0" w:firstRowLastColumn="0" w:lastRowFirstColumn="0" w:lastRowLastColumn="0"/>
            </w:pPr>
            <w:r w:rsidRPr="003A0AD8">
              <w:t xml:space="preserve">Für die Datensynchronisation der </w:t>
            </w:r>
            <w:r w:rsidR="00046DF7" w:rsidRPr="003A0AD8">
              <w:t>«</w:t>
            </w:r>
            <w:r w:rsidRPr="003A0AD8">
              <w:t>Baustellen App</w:t>
            </w:r>
            <w:r w:rsidR="00046DF7" w:rsidRPr="003A0AD8">
              <w:t>»</w:t>
            </w:r>
            <w:r w:rsidRPr="003A0AD8">
              <w:t xml:space="preserve"> wird die asynchrone Datensynchronisation verwendet.</w:t>
            </w:r>
          </w:p>
        </w:tc>
      </w:tr>
      <w:tr w:rsidR="005955FE" w:rsidRPr="003A0AD8"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3A0AD8" w:rsidRDefault="005955FE" w:rsidP="006A0679">
            <w:r w:rsidRPr="003A0AD8">
              <w:lastRenderedPageBreak/>
              <w:t>Begründung</w:t>
            </w:r>
          </w:p>
        </w:tc>
        <w:tc>
          <w:tcPr>
            <w:tcW w:w="7477" w:type="dxa"/>
          </w:tcPr>
          <w:p w14:paraId="71AE3EAF" w14:textId="3B9BFFE6" w:rsidR="005955FE" w:rsidRPr="003A0AD8" w:rsidRDefault="00FD2095" w:rsidP="006A0679">
            <w:pPr>
              <w:cnfStyle w:val="000000000000" w:firstRow="0" w:lastRow="0" w:firstColumn="0" w:lastColumn="0" w:oddVBand="0" w:evenVBand="0" w:oddHBand="0" w:evenHBand="0" w:firstRowFirstColumn="0" w:firstRowLastColumn="0" w:lastRowFirstColumn="0" w:lastRowLastColumn="0"/>
            </w:pPr>
            <w:r w:rsidRPr="003A0AD8">
              <w:t>Die He</w:t>
            </w:r>
            <w:r w:rsidR="006051FF" w:rsidRPr="003A0AD8">
              <w:t>l</w:t>
            </w:r>
            <w:r w:rsidRPr="003A0AD8">
              <w:t>ion AG setzt</w:t>
            </w:r>
            <w:r w:rsidR="00046DF7" w:rsidRPr="003A0AD8">
              <w:t>, wie in den Qualitätszielen beschrieben (QZ-003),</w:t>
            </w:r>
            <w:r w:rsidR="00981437" w:rsidRPr="003A0AD8">
              <w:t xml:space="preserve"> setzt</w:t>
            </w:r>
            <w:r w:rsidRPr="003A0AD8">
              <w:t xml:space="preserve"> eine bedienerfreundliche Benutzer</w:t>
            </w:r>
            <w:r w:rsidR="006051FF" w:rsidRPr="003A0AD8">
              <w:t>o</w:t>
            </w:r>
            <w:r w:rsidRPr="003A0AD8">
              <w:t>berfläche</w:t>
            </w:r>
            <w:r w:rsidR="00981437" w:rsidRPr="003A0AD8">
              <w:t xml:space="preserve"> und dass der Benutzer effizient arbeiten kann</w:t>
            </w:r>
            <w:r w:rsidRPr="003A0AD8">
              <w:t xml:space="preserve"> voraus. Deshalb wird auf das</w:t>
            </w:r>
            <w:r w:rsidR="00981437" w:rsidRPr="003A0AD8">
              <w:t xml:space="preserve"> Entwurfsmuster</w:t>
            </w:r>
            <w:r w:rsidRPr="003A0AD8">
              <w:t xml:space="preserve"> </w:t>
            </w:r>
            <w:r w:rsidR="00981437" w:rsidRPr="003A0AD8">
              <w:t>«</w:t>
            </w:r>
            <w:r w:rsidR="006051FF" w:rsidRPr="003A0AD8">
              <w:t>a</w:t>
            </w:r>
            <w:r w:rsidRPr="003A0AD8">
              <w:t>synchrone Datensychnronisation</w:t>
            </w:r>
            <w:r w:rsidR="00981437" w:rsidRPr="003A0AD8">
              <w:t>»</w:t>
            </w:r>
            <w:r w:rsidR="006051FF" w:rsidRPr="003A0AD8">
              <w:t xml:space="preserve"> in der Umsetzung der </w:t>
            </w:r>
            <w:r w:rsidR="00046DF7" w:rsidRPr="003A0AD8">
              <w:t>«</w:t>
            </w:r>
            <w:r w:rsidR="006051FF" w:rsidRPr="003A0AD8">
              <w:t>Baustellen App</w:t>
            </w:r>
            <w:r w:rsidR="00046DF7" w:rsidRPr="003A0AD8">
              <w:t>»</w:t>
            </w:r>
            <w:r w:rsidR="006051FF" w:rsidRPr="003A0AD8">
              <w:t xml:space="preserve"> gesetzt.</w:t>
            </w:r>
          </w:p>
        </w:tc>
      </w:tr>
      <w:tr w:rsidR="005955FE" w:rsidRPr="003A0AD8"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3A0AD8" w:rsidRDefault="005955FE" w:rsidP="006A0679">
            <w:r w:rsidRPr="003A0AD8">
              <w:t>Konsequenz</w:t>
            </w:r>
          </w:p>
        </w:tc>
        <w:tc>
          <w:tcPr>
            <w:tcW w:w="7477" w:type="dxa"/>
          </w:tcPr>
          <w:p w14:paraId="79349988" w14:textId="5C10FDFD" w:rsidR="005955FE" w:rsidRPr="003A0AD8" w:rsidRDefault="006051FF" w:rsidP="006A0679">
            <w:pPr>
              <w:cnfStyle w:val="000000100000" w:firstRow="0" w:lastRow="0" w:firstColumn="0" w:lastColumn="0" w:oddVBand="0" w:evenVBand="0" w:oddHBand="1" w:evenHBand="0" w:firstRowFirstColumn="0" w:firstRowLastColumn="0" w:lastRowFirstColumn="0" w:lastRowLastColumn="0"/>
            </w:pPr>
            <w:r w:rsidRPr="003A0AD8">
              <w:t xml:space="preserve">Das </w:t>
            </w:r>
            <w:r w:rsidR="00046DF7" w:rsidRPr="003A0AD8">
              <w:t>State-Management</w:t>
            </w:r>
            <w:r w:rsidRPr="003A0AD8">
              <w:t xml:space="preserve"> der Applikation wird etwas komplexer. Sollte es sich zeigen, das</w:t>
            </w:r>
            <w:r w:rsidR="00046DF7" w:rsidRPr="003A0AD8">
              <w:t>s</w:t>
            </w:r>
            <w:r w:rsidRPr="003A0AD8">
              <w:t xml:space="preserve"> gewisse Module der </w:t>
            </w:r>
            <w:r w:rsidR="00046DF7" w:rsidRPr="003A0AD8">
              <w:t>«</w:t>
            </w:r>
            <w:r w:rsidRPr="003A0AD8">
              <w:t>Baustellen App</w:t>
            </w:r>
            <w:r w:rsidR="00046DF7" w:rsidRPr="003A0AD8">
              <w:t>»</w:t>
            </w:r>
            <w:r w:rsidRPr="003A0AD8">
              <w:t xml:space="preserve"> auf komplette Datensätze oder dringend auf die Antwort einer Schnittstelle angewiesen sind, muss das im </w:t>
            </w:r>
            <w:r w:rsidR="00046DF7" w:rsidRPr="003A0AD8">
              <w:t>State-Management</w:t>
            </w:r>
            <w:r w:rsidRPr="003A0AD8">
              <w:t xml:space="preserve"> berücksichtig werden.</w:t>
            </w:r>
          </w:p>
        </w:tc>
      </w:tr>
      <w:tr w:rsidR="005955FE" w:rsidRPr="003A0AD8"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3A0AD8" w:rsidRDefault="005955FE" w:rsidP="006A0679">
            <w:r w:rsidRPr="003A0AD8">
              <w:t>Alternativen</w:t>
            </w:r>
          </w:p>
        </w:tc>
        <w:tc>
          <w:tcPr>
            <w:tcW w:w="7477" w:type="dxa"/>
          </w:tcPr>
          <w:p w14:paraId="4A8D2021" w14:textId="3E341F8B" w:rsidR="005955FE" w:rsidRPr="003A0AD8" w:rsidRDefault="006051FF" w:rsidP="00FB060E">
            <w:pPr>
              <w:keepNext/>
              <w:cnfStyle w:val="000000000000" w:firstRow="0" w:lastRow="0" w:firstColumn="0" w:lastColumn="0" w:oddVBand="0" w:evenVBand="0" w:oddHBand="0" w:evenHBand="0" w:firstRowFirstColumn="0" w:firstRowLastColumn="0" w:lastRowFirstColumn="0" w:lastRowLastColumn="0"/>
            </w:pPr>
            <w:r w:rsidRPr="003A0AD8">
              <w:t>Synchrone Datenübertragung</w:t>
            </w:r>
          </w:p>
        </w:tc>
      </w:tr>
    </w:tbl>
    <w:p w14:paraId="69166E38" w14:textId="6B16C35C" w:rsidR="00AE7F9C" w:rsidRPr="003A0AD8" w:rsidRDefault="004D64D5" w:rsidP="004D64D5">
      <w:pPr>
        <w:pStyle w:val="Heading4"/>
      </w:pPr>
      <w:r w:rsidRPr="003A0AD8">
        <w:t xml:space="preserve">Einsatz von </w:t>
      </w:r>
      <w:r w:rsidR="00513C18" w:rsidRPr="003A0AD8">
        <w:t>«</w:t>
      </w:r>
      <w:r w:rsidRPr="003A0AD8">
        <w:t>Complete Storage</w:t>
      </w:r>
      <w:r w:rsidR="00513C18" w:rsidRPr="003A0AD8">
        <w:t>»</w:t>
      </w:r>
      <w:r w:rsidR="007F3393" w:rsidRPr="003A0AD8">
        <w:t xml:space="preserve"> für den </w:t>
      </w:r>
      <w:r w:rsidR="00C70D2F" w:rsidRPr="003A0AD8">
        <w:t>m</w:t>
      </w:r>
      <w:r w:rsidR="007F3393" w:rsidRPr="003A0AD8">
        <w:t>obilen Client</w:t>
      </w:r>
    </w:p>
    <w:p w14:paraId="206D18B9" w14:textId="0628BD24" w:rsidR="00C70D2F" w:rsidRPr="003A0AD8" w:rsidRDefault="00C70D2F" w:rsidP="00C70D2F">
      <w:pPr>
        <w:pStyle w:val="Caption"/>
        <w:keepNext/>
      </w:pPr>
      <w:bookmarkStart w:id="174" w:name="_Toc192418416"/>
      <w:r w:rsidRPr="003A0AD8">
        <w:t xml:space="preserve">Tabelle </w:t>
      </w:r>
      <w:fldSimple w:instr=" SEQ Tabelle \* ARABIC ">
        <w:r w:rsidR="00DA5AC4" w:rsidRPr="003A0AD8">
          <w:rPr>
            <w:noProof/>
          </w:rPr>
          <w:t>28</w:t>
        </w:r>
      </w:fldSimple>
      <w:r w:rsidRPr="003A0AD8">
        <w:t xml:space="preserve"> Entwurfsentscheidung: </w:t>
      </w:r>
      <w:r w:rsidR="005B095A" w:rsidRPr="003A0AD8">
        <w:t>«</w:t>
      </w:r>
      <w:r w:rsidRPr="003A0AD8">
        <w:t>Complete Storage</w:t>
      </w:r>
      <w:r w:rsidR="005B095A" w:rsidRPr="003A0AD8">
        <w:t>»</w:t>
      </w:r>
      <w:r w:rsidRPr="003A0AD8">
        <w:t xml:space="preserve"> für den mobilen Client</w:t>
      </w:r>
      <w:bookmarkEnd w:id="174"/>
    </w:p>
    <w:tbl>
      <w:tblPr>
        <w:tblStyle w:val="GridTable5Dark-Accent3"/>
        <w:tblW w:w="0" w:type="auto"/>
        <w:tblLook w:val="04A0" w:firstRow="1" w:lastRow="0" w:firstColumn="1" w:lastColumn="0" w:noHBand="0" w:noVBand="1"/>
      </w:tblPr>
      <w:tblGrid>
        <w:gridCol w:w="1980"/>
        <w:gridCol w:w="7477"/>
      </w:tblGrid>
      <w:tr w:rsidR="004B2D30" w:rsidRPr="003A0AD8"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3A0AD8" w:rsidRDefault="004B2D30" w:rsidP="00683AD8">
            <w:r w:rsidRPr="003A0AD8">
              <w:t>ID</w:t>
            </w:r>
          </w:p>
        </w:tc>
        <w:tc>
          <w:tcPr>
            <w:tcW w:w="7477" w:type="dxa"/>
          </w:tcPr>
          <w:p w14:paraId="198D82F4" w14:textId="39DA2655" w:rsidR="004B2D30" w:rsidRPr="003A0AD8" w:rsidRDefault="004B2D30" w:rsidP="00683AD8">
            <w:pPr>
              <w:cnfStyle w:val="100000000000" w:firstRow="1" w:lastRow="0" w:firstColumn="0" w:lastColumn="0" w:oddVBand="0" w:evenVBand="0" w:oddHBand="0" w:evenHBand="0" w:firstRowFirstColumn="0" w:firstRowLastColumn="0" w:lastRowFirstColumn="0" w:lastRowLastColumn="0"/>
            </w:pPr>
            <w:r w:rsidRPr="003A0AD8">
              <w:t>ADR-00</w:t>
            </w:r>
            <w:r w:rsidR="00981437" w:rsidRPr="003A0AD8">
              <w:t>3</w:t>
            </w:r>
          </w:p>
        </w:tc>
      </w:tr>
      <w:tr w:rsidR="004B2D30" w:rsidRPr="003A0AD8"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3A0AD8" w:rsidRDefault="004B2D30" w:rsidP="00683AD8">
            <w:r w:rsidRPr="003A0AD8">
              <w:t>Titel</w:t>
            </w:r>
          </w:p>
        </w:tc>
        <w:tc>
          <w:tcPr>
            <w:tcW w:w="7477" w:type="dxa"/>
          </w:tcPr>
          <w:p w14:paraId="57593BDC" w14:textId="6FA4B94E" w:rsidR="004B2D30" w:rsidRPr="003A0AD8" w:rsidRDefault="004B2D30" w:rsidP="00683AD8">
            <w:pPr>
              <w:cnfStyle w:val="000000100000" w:firstRow="0" w:lastRow="0" w:firstColumn="0" w:lastColumn="0" w:oddVBand="0" w:evenVBand="0" w:oddHBand="1" w:evenHBand="0" w:firstRowFirstColumn="0" w:firstRowLastColumn="0" w:lastRowFirstColumn="0" w:lastRowLastColumn="0"/>
            </w:pPr>
            <w:r w:rsidRPr="003A0AD8">
              <w:t>Anwendung des Complete Storage Pattern</w:t>
            </w:r>
          </w:p>
        </w:tc>
      </w:tr>
      <w:tr w:rsidR="004B2D30" w:rsidRPr="003A0AD8"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3A0AD8" w:rsidRDefault="004B2D30" w:rsidP="00683AD8">
            <w:r w:rsidRPr="003A0AD8">
              <w:t>Kontext</w:t>
            </w:r>
          </w:p>
        </w:tc>
        <w:tc>
          <w:tcPr>
            <w:tcW w:w="7477" w:type="dxa"/>
          </w:tcPr>
          <w:p w14:paraId="5DE5410B" w14:textId="35269AC0" w:rsidR="004B2D30" w:rsidRPr="003A0AD8" w:rsidRDefault="004B2D30" w:rsidP="00683AD8">
            <w:pPr>
              <w:cnfStyle w:val="000000000000" w:firstRow="0" w:lastRow="0" w:firstColumn="0" w:lastColumn="0" w:oddVBand="0" w:evenVBand="0" w:oddHBand="0" w:evenHBand="0" w:firstRowFirstColumn="0" w:firstRowLastColumn="0" w:lastRowFirstColumn="0" w:lastRowLastColumn="0"/>
            </w:pPr>
            <w:r w:rsidRPr="003A0AD8">
              <w:t xml:space="preserve">Zach McCormick und Douglas C. Schmidt beschreiben zwei Entwurfsmuster für die Datenspeicherung </w:t>
            </w:r>
            <w:r w:rsidRPr="003A0AD8">
              <w:fldChar w:fldCharType="begin"/>
            </w:r>
            <w:r w:rsidR="003A3AB1" w:rsidRPr="003A0AD8">
              <w:instrText xml:space="preserve"> ADDIN ZOTERO_ITEM CSL_CITATION {"citationID":"wCWvLoww","properties":{"formattedCitation":"[7]","plainCitation":"[7]","noteIndex":0},"citationItems":[{"id":63,"uris":["http://zotero.org/users/15041600/items/V84L3Z8K"],"itemData":{"id":63,"type":"article-journal","language":"en","source":"Zotero","title":"Data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p w14:paraId="3EFD1EB5" w14:textId="77777777" w:rsidR="004B2D30" w:rsidRPr="003A0AD8"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3A0AD8"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3A0AD8">
              <w:rPr>
                <w:b/>
                <w:bCs/>
              </w:rPr>
              <w:t>Partial Storage</w:t>
            </w:r>
          </w:p>
          <w:p w14:paraId="1F64862B" w14:textId="0BF29FF6" w:rsidR="004B2D30" w:rsidRPr="003A0AD8"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3A0AD8">
              <w:t xml:space="preserve">Das Entwurfsmuster Partial Storage ist im Kapitel </w:t>
            </w:r>
            <w:r w:rsidRPr="003A0AD8">
              <w:fldChar w:fldCharType="begin"/>
            </w:r>
            <w:r w:rsidRPr="003A0AD8">
              <w:instrText xml:space="preserve"> REF _Ref189053272 \r \h </w:instrText>
            </w:r>
            <w:r w:rsidRPr="003A0AD8">
              <w:fldChar w:fldCharType="separate"/>
            </w:r>
            <w:r w:rsidR="00DA5AC4" w:rsidRPr="003A0AD8">
              <w:t>2.2.2.1</w:t>
            </w:r>
            <w:r w:rsidRPr="003A0AD8">
              <w:fldChar w:fldCharType="end"/>
            </w:r>
            <w:r w:rsidRPr="003A0AD8">
              <w:t xml:space="preserve"> beschrieben. </w:t>
            </w:r>
            <w:r w:rsidR="00027587" w:rsidRPr="003A0AD8">
              <w:t>Prinzipiell</w:t>
            </w:r>
            <w:r w:rsidRPr="003A0AD8">
              <w:t xml:space="preserve"> werden Daten nur geladen</w:t>
            </w:r>
            <w:r w:rsidR="00027587" w:rsidRPr="003A0AD8">
              <w:t>,</w:t>
            </w:r>
            <w:r w:rsidRPr="003A0AD8">
              <w:t xml:space="preserve"> wenn sie benötigt werden.</w:t>
            </w:r>
            <w:r w:rsidR="007F3393" w:rsidRPr="003A0AD8">
              <w:t xml:space="preserve"> Dadurch wird der benötigte Speicher optimiert.</w:t>
            </w:r>
          </w:p>
          <w:p w14:paraId="6E7BD0D9" w14:textId="77777777" w:rsidR="004B2D30" w:rsidRPr="003A0AD8"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3A0AD8"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3A0AD8">
              <w:rPr>
                <w:b/>
                <w:bCs/>
              </w:rPr>
              <w:t>Complete Storage</w:t>
            </w:r>
          </w:p>
          <w:p w14:paraId="104D57C9" w14:textId="79B2742A" w:rsidR="004B2D30" w:rsidRPr="003A0AD8"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3A0AD8">
              <w:t xml:space="preserve">Das Entwurfsmuster Complete Storage ist im Kapitel </w:t>
            </w:r>
            <w:r w:rsidRPr="003A0AD8">
              <w:fldChar w:fldCharType="begin"/>
            </w:r>
            <w:r w:rsidRPr="003A0AD8">
              <w:instrText xml:space="preserve"> REF _Ref189053347 \r \h </w:instrText>
            </w:r>
            <w:r w:rsidRPr="003A0AD8">
              <w:fldChar w:fldCharType="separate"/>
            </w:r>
            <w:r w:rsidR="00DA5AC4" w:rsidRPr="003A0AD8">
              <w:t>2.2.2.2</w:t>
            </w:r>
            <w:r w:rsidRPr="003A0AD8">
              <w:fldChar w:fldCharType="end"/>
            </w:r>
            <w:r w:rsidRPr="003A0AD8">
              <w:t xml:space="preserve"> beschrieben. </w:t>
            </w:r>
            <w:r w:rsidR="007F3393" w:rsidRPr="003A0AD8">
              <w:t>Dies</w:t>
            </w:r>
            <w:r w:rsidR="00027587" w:rsidRPr="003A0AD8">
              <w:t>es</w:t>
            </w:r>
            <w:r w:rsidR="007F3393" w:rsidRPr="003A0AD8">
              <w:t xml:space="preserve"> erhöht die Verfügbarkeit der Daten</w:t>
            </w:r>
            <w:r w:rsidR="00027587" w:rsidRPr="003A0AD8">
              <w:t>,</w:t>
            </w:r>
            <w:r w:rsidR="007F3393" w:rsidRPr="003A0AD8">
              <w:t xml:space="preserve"> auch wenn die Netzwerk Konnektivität unterbrochen ist.</w:t>
            </w:r>
          </w:p>
        </w:tc>
      </w:tr>
      <w:tr w:rsidR="004B2D30" w:rsidRPr="003A0AD8"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3A0AD8" w:rsidRDefault="004B2D30" w:rsidP="00683AD8">
            <w:r w:rsidRPr="003A0AD8">
              <w:t>Entscheidung</w:t>
            </w:r>
          </w:p>
        </w:tc>
        <w:tc>
          <w:tcPr>
            <w:tcW w:w="7477" w:type="dxa"/>
          </w:tcPr>
          <w:p w14:paraId="6D06E7F5" w14:textId="71629455" w:rsidR="004B2D30" w:rsidRPr="003A0AD8" w:rsidRDefault="007F3393" w:rsidP="00683AD8">
            <w:pPr>
              <w:cnfStyle w:val="000000100000" w:firstRow="0" w:lastRow="0" w:firstColumn="0" w:lastColumn="0" w:oddVBand="0" w:evenVBand="0" w:oddHBand="1" w:evenHBand="0" w:firstRowFirstColumn="0" w:firstRowLastColumn="0" w:lastRowFirstColumn="0" w:lastRowLastColumn="0"/>
            </w:pPr>
            <w:r w:rsidRPr="003A0AD8">
              <w:t>Für den mobilen Client wird das Entwurfsmuster Complete Storage angewendet.</w:t>
            </w:r>
          </w:p>
        </w:tc>
      </w:tr>
      <w:tr w:rsidR="004B2D30" w:rsidRPr="003A0AD8"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3A0AD8" w:rsidRDefault="004B2D30" w:rsidP="00683AD8">
            <w:r w:rsidRPr="003A0AD8">
              <w:t>Begründung</w:t>
            </w:r>
          </w:p>
        </w:tc>
        <w:tc>
          <w:tcPr>
            <w:tcW w:w="7477" w:type="dxa"/>
          </w:tcPr>
          <w:p w14:paraId="7CDA78B7" w14:textId="60BE661B" w:rsidR="004B2D30" w:rsidRPr="003A0AD8" w:rsidRDefault="007F3393" w:rsidP="00683AD8">
            <w:pPr>
              <w:cnfStyle w:val="000000000000" w:firstRow="0" w:lastRow="0" w:firstColumn="0" w:lastColumn="0" w:oddVBand="0" w:evenVBand="0" w:oddHBand="0" w:evenHBand="0" w:firstRowFirstColumn="0" w:firstRowLastColumn="0" w:lastRowFirstColumn="0" w:lastRowLastColumn="0"/>
            </w:pPr>
            <w:r w:rsidRPr="003A0AD8">
              <w:t xml:space="preserve">Die wichtigste Anforderung an die mobile App ist die </w:t>
            </w:r>
            <w:r w:rsidR="00027587" w:rsidRPr="003A0AD8">
              <w:t>Offline-Fähigkeit</w:t>
            </w:r>
            <w:r w:rsidRPr="003A0AD8">
              <w:t xml:space="preserve"> (QZ-001). Ein von Helion AG bestätigter Fakt ist, dass die </w:t>
            </w:r>
            <w:r w:rsidR="00981437" w:rsidRPr="003A0AD8">
              <w:t>Internetkonnektivität</w:t>
            </w:r>
            <w:r w:rsidRPr="003A0AD8">
              <w:t xml:space="preserve"> der Geräte auf der Baustelle oft unterbrochen ist. Deshalb kommt für den mobilen Client nur d</w:t>
            </w:r>
            <w:r w:rsidR="00C70D2F" w:rsidRPr="003A0AD8">
              <w:t xml:space="preserve">as Muster </w:t>
            </w:r>
            <w:r w:rsidR="00027587" w:rsidRPr="003A0AD8">
              <w:t>«</w:t>
            </w:r>
            <w:r w:rsidR="00C70D2F" w:rsidRPr="003A0AD8">
              <w:t>Complete Storage</w:t>
            </w:r>
            <w:r w:rsidR="00027587" w:rsidRPr="003A0AD8">
              <w:t>»</w:t>
            </w:r>
            <w:r w:rsidR="00C70D2F" w:rsidRPr="003A0AD8">
              <w:t xml:space="preserve"> in Frage</w:t>
            </w:r>
            <w:r w:rsidR="00540E2F" w:rsidRPr="003A0AD8">
              <w:t>. Damit kann die Anforderung an die Verfügbarkeit von Projektdaten im offline Betrieb erfüllt werden</w:t>
            </w:r>
            <w:r w:rsidR="00C70D2F" w:rsidRPr="003A0AD8">
              <w:t>.</w:t>
            </w:r>
          </w:p>
          <w:p w14:paraId="54269213" w14:textId="77777777" w:rsidR="003F7020" w:rsidRPr="003A0AD8"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610C7AE9" w:rsidR="003F7020" w:rsidRPr="003A0AD8" w:rsidRDefault="003F7020" w:rsidP="00683AD8">
            <w:pPr>
              <w:cnfStyle w:val="000000000000" w:firstRow="0" w:lastRow="0" w:firstColumn="0" w:lastColumn="0" w:oddVBand="0" w:evenVBand="0" w:oddHBand="0" w:evenHBand="0" w:firstRowFirstColumn="0" w:firstRowLastColumn="0" w:lastRowFirstColumn="0" w:lastRowLastColumn="0"/>
            </w:pPr>
            <w:r w:rsidRPr="003A0AD8">
              <w:t>Der Einsatz von «Complete Storage» bezieht sich auf offline synchronisierte</w:t>
            </w:r>
            <w:r w:rsidR="00027587" w:rsidRPr="003A0AD8">
              <w:t>n</w:t>
            </w:r>
            <w:r w:rsidRPr="003A0AD8">
              <w:t xml:space="preserve"> Datensätze auf dem Projektlevel. Das bedeutet, dass jeweils ganze Projekte und zum Projekt gehörende Daten </w:t>
            </w:r>
            <w:r w:rsidR="00027587" w:rsidRPr="003A0AD8">
              <w:t>komplett</w:t>
            </w:r>
            <w:r w:rsidRPr="003A0AD8">
              <w:t xml:space="preserve"> synchronisiert werden. Alle Projekte zu synchronisieren</w:t>
            </w:r>
            <w:r w:rsidR="00027587" w:rsidRPr="003A0AD8">
              <w:t>,</w:t>
            </w:r>
            <w:r w:rsidRPr="003A0AD8">
              <w:t xml:space="preserve"> wäre aus speichertechnischen Gründen nicht möglich.</w:t>
            </w:r>
            <w:r w:rsidR="001142FE" w:rsidRPr="003A0AD8">
              <w:t xml:space="preserve"> Der Benutzer muss</w:t>
            </w:r>
            <w:r w:rsidR="00981437" w:rsidRPr="003A0AD8">
              <w:t xml:space="preserve"> das</w:t>
            </w:r>
            <w:r w:rsidR="001142FE" w:rsidRPr="003A0AD8">
              <w:t xml:space="preserve"> zu synchronisierende Projekte auswählen (Favoritenfunktion).</w:t>
            </w:r>
          </w:p>
        </w:tc>
      </w:tr>
      <w:tr w:rsidR="004B2D30" w:rsidRPr="003A0AD8"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3A0AD8" w:rsidRDefault="004B2D30" w:rsidP="00683AD8">
            <w:r w:rsidRPr="003A0AD8">
              <w:t>Konsequenz</w:t>
            </w:r>
          </w:p>
        </w:tc>
        <w:tc>
          <w:tcPr>
            <w:tcW w:w="7477" w:type="dxa"/>
          </w:tcPr>
          <w:p w14:paraId="26288477" w14:textId="69D741D8" w:rsidR="004B2D30" w:rsidRPr="003A0AD8" w:rsidRDefault="00C70D2F" w:rsidP="00683AD8">
            <w:pPr>
              <w:cnfStyle w:val="000000100000" w:firstRow="0" w:lastRow="0" w:firstColumn="0" w:lastColumn="0" w:oddVBand="0" w:evenVBand="0" w:oddHBand="1" w:evenHBand="0" w:firstRowFirstColumn="0" w:firstRowLastColumn="0" w:lastRowFirstColumn="0" w:lastRowLastColumn="0"/>
            </w:pPr>
            <w:r w:rsidRPr="003A0AD8">
              <w:t>Der Speicherbedarf auf den mobilen Endgeräten ist begrenzt. Das muss in der Umsetzung berücksichtigt werden. Entsprechend muss fehlender Speicherplatz in der mobilen App behandelt werden.</w:t>
            </w:r>
          </w:p>
        </w:tc>
      </w:tr>
      <w:tr w:rsidR="004B2D30" w:rsidRPr="003A0AD8"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3A0AD8" w:rsidRDefault="004B2D30" w:rsidP="00683AD8">
            <w:r w:rsidRPr="003A0AD8">
              <w:t>Alternativen</w:t>
            </w:r>
          </w:p>
        </w:tc>
        <w:tc>
          <w:tcPr>
            <w:tcW w:w="7477" w:type="dxa"/>
          </w:tcPr>
          <w:p w14:paraId="7951923B" w14:textId="2148B277" w:rsidR="004B2D30" w:rsidRPr="003A0AD8" w:rsidRDefault="00981437" w:rsidP="00683AD8">
            <w:pPr>
              <w:keepNext/>
              <w:cnfStyle w:val="000000000000" w:firstRow="0" w:lastRow="0" w:firstColumn="0" w:lastColumn="0" w:oddVBand="0" w:evenVBand="0" w:oddHBand="0" w:evenHBand="0" w:firstRowFirstColumn="0" w:firstRowLastColumn="0" w:lastRowFirstColumn="0" w:lastRowLastColumn="0"/>
            </w:pPr>
            <w:r w:rsidRPr="003A0AD8">
              <w:t>-</w:t>
            </w:r>
          </w:p>
        </w:tc>
      </w:tr>
    </w:tbl>
    <w:p w14:paraId="202E4450" w14:textId="73848093" w:rsidR="000D3484" w:rsidRPr="003A0AD8" w:rsidRDefault="000D3484" w:rsidP="004D64D5"/>
    <w:p w14:paraId="3D456F54" w14:textId="77777777" w:rsidR="000D3484" w:rsidRPr="003A0AD8" w:rsidRDefault="000D3484">
      <w:pPr>
        <w:spacing w:line="240" w:lineRule="auto"/>
      </w:pPr>
      <w:r w:rsidRPr="003A0AD8">
        <w:br w:type="page"/>
      </w:r>
    </w:p>
    <w:p w14:paraId="1FE82AF8" w14:textId="795AE50D" w:rsidR="00C70D2F" w:rsidRPr="003A0AD8" w:rsidRDefault="00C70D2F" w:rsidP="00C70D2F">
      <w:pPr>
        <w:pStyle w:val="Heading4"/>
      </w:pPr>
      <w:bookmarkStart w:id="175" w:name="_Ref189387422"/>
      <w:r w:rsidRPr="003A0AD8">
        <w:lastRenderedPageBreak/>
        <w:t xml:space="preserve">Einsatz von </w:t>
      </w:r>
      <w:r w:rsidR="00513C18" w:rsidRPr="003A0AD8">
        <w:t>«</w:t>
      </w:r>
      <w:r w:rsidRPr="003A0AD8">
        <w:t>Timestamp Transf</w:t>
      </w:r>
      <w:r w:rsidR="00540E2F" w:rsidRPr="003A0AD8">
        <w:t>e</w:t>
      </w:r>
      <w:r w:rsidRPr="003A0AD8">
        <w:t>r</w:t>
      </w:r>
      <w:r w:rsidR="00513C18" w:rsidRPr="003A0AD8">
        <w:t>»</w:t>
      </w:r>
      <w:r w:rsidRPr="003A0AD8">
        <w:t xml:space="preserve"> für den </w:t>
      </w:r>
      <w:r w:rsidR="006F2F36" w:rsidRPr="003A0AD8">
        <w:t>«M</w:t>
      </w:r>
      <w:r w:rsidRPr="003A0AD8">
        <w:t>obile Client</w:t>
      </w:r>
      <w:bookmarkEnd w:id="175"/>
      <w:r w:rsidR="006F2F36" w:rsidRPr="003A0AD8">
        <w:t>»</w:t>
      </w:r>
    </w:p>
    <w:p w14:paraId="4F469CCF" w14:textId="6B3CB9CA" w:rsidR="00C70D2F" w:rsidRPr="003A0AD8" w:rsidRDefault="00513C18" w:rsidP="00C70D2F">
      <w:r w:rsidRPr="003A0AD8">
        <w:t xml:space="preserve">Der </w:t>
      </w:r>
      <w:r w:rsidR="006F2F36" w:rsidRPr="003A0AD8">
        <w:t>«M</w:t>
      </w:r>
      <w:r w:rsidRPr="003A0AD8">
        <w:t>obile Client</w:t>
      </w:r>
      <w:r w:rsidR="006F2F36" w:rsidRPr="003A0AD8">
        <w:t>»</w:t>
      </w:r>
      <w:r w:rsidRPr="003A0AD8">
        <w:t xml:space="preserve"> von der «Baustellen App» hat die bedeutende Eigenschaft, dass der Client für unbestimmte Zeit offline sein kann. Wä</w:t>
      </w:r>
      <w:r w:rsidR="00027587" w:rsidRPr="003A0AD8">
        <w:t>h</w:t>
      </w:r>
      <w:r w:rsidRPr="003A0AD8">
        <w:t xml:space="preserve">rend dieser Zeit können Datensätze auf dem </w:t>
      </w:r>
      <w:r w:rsidR="006F2F36" w:rsidRPr="003A0AD8">
        <w:t>«M</w:t>
      </w:r>
      <w:r w:rsidRPr="003A0AD8">
        <w:t>obile Client</w:t>
      </w:r>
      <w:r w:rsidR="006F2F36" w:rsidRPr="003A0AD8">
        <w:t>»</w:t>
      </w:r>
      <w:r w:rsidRPr="003A0AD8">
        <w:t xml:space="preserve"> und im Backend auseinander divergieren. Deshalb ist die </w:t>
      </w:r>
      <w:r w:rsidR="00027587" w:rsidRPr="003A0AD8">
        <w:t>Art</w:t>
      </w:r>
      <w:r w:rsidRPr="003A0AD8">
        <w:t xml:space="preserve"> der Datenübertragung und Zusammenführung zwischen dem </w:t>
      </w:r>
      <w:r w:rsidR="006F2F36" w:rsidRPr="003A0AD8">
        <w:t>«M</w:t>
      </w:r>
      <w:r w:rsidRPr="003A0AD8">
        <w:t>obile Client</w:t>
      </w:r>
      <w:r w:rsidR="006F2F36" w:rsidRPr="003A0AD8">
        <w:t>»</w:t>
      </w:r>
      <w:r w:rsidRPr="003A0AD8">
        <w:t xml:space="preserve"> und dem Backend von grosser Bedeutung.</w:t>
      </w:r>
    </w:p>
    <w:p w14:paraId="0AD8228F" w14:textId="77777777" w:rsidR="00513C18" w:rsidRPr="003A0AD8" w:rsidRDefault="00513C18" w:rsidP="00C70D2F"/>
    <w:p w14:paraId="7D43B317" w14:textId="175B9B54" w:rsidR="00513C18" w:rsidRPr="003A0AD8" w:rsidRDefault="00513C18" w:rsidP="00C70D2F">
      <w:r w:rsidRPr="003A0AD8">
        <w:t>Als Basis für den Datentransfer wurden drei Verfahren in Betracht gezogen:</w:t>
      </w:r>
    </w:p>
    <w:p w14:paraId="14C2D6B0" w14:textId="1511F0EB" w:rsidR="00513C18" w:rsidRPr="003A0AD8" w:rsidRDefault="00513C18" w:rsidP="00513C18">
      <w:pPr>
        <w:pStyle w:val="Caption"/>
        <w:keepNext/>
      </w:pPr>
      <w:bookmarkStart w:id="176" w:name="_Toc192418417"/>
      <w:r w:rsidRPr="003A0AD8">
        <w:t xml:space="preserve">Tabelle </w:t>
      </w:r>
      <w:fldSimple w:instr=" SEQ Tabelle \* ARABIC ">
        <w:r w:rsidR="00DA5AC4" w:rsidRPr="003A0AD8">
          <w:rPr>
            <w:noProof/>
          </w:rPr>
          <w:t>29</w:t>
        </w:r>
      </w:fldSimple>
      <w:r w:rsidRPr="003A0AD8">
        <w:t xml:space="preserve"> Varianten für die Datenübertragung zwischen </w:t>
      </w:r>
      <w:r w:rsidR="008023AA" w:rsidRPr="003A0AD8">
        <w:t>M</w:t>
      </w:r>
      <w:r w:rsidRPr="003A0AD8">
        <w:t>obile Client und Backend</w:t>
      </w:r>
      <w:bookmarkEnd w:id="176"/>
    </w:p>
    <w:tbl>
      <w:tblPr>
        <w:tblStyle w:val="TabelleBFH2"/>
        <w:tblW w:w="0" w:type="auto"/>
        <w:tblLook w:val="04A0" w:firstRow="1" w:lastRow="0" w:firstColumn="1" w:lastColumn="0" w:noHBand="0" w:noVBand="1"/>
      </w:tblPr>
      <w:tblGrid>
        <w:gridCol w:w="766"/>
        <w:gridCol w:w="2977"/>
        <w:gridCol w:w="5639"/>
      </w:tblGrid>
      <w:tr w:rsidR="00513C18" w:rsidRPr="003A0AD8"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3A0AD8" w:rsidRDefault="00513C18" w:rsidP="00C70D2F">
            <w:r w:rsidRPr="003A0AD8">
              <w:t>ID</w:t>
            </w:r>
          </w:p>
        </w:tc>
        <w:tc>
          <w:tcPr>
            <w:tcW w:w="2977" w:type="dxa"/>
          </w:tcPr>
          <w:p w14:paraId="549A6D9E" w14:textId="6C0D11A5" w:rsidR="00513C18" w:rsidRPr="003A0AD8" w:rsidRDefault="00513C18" w:rsidP="00C70D2F">
            <w:r w:rsidRPr="003A0AD8">
              <w:t>Variante</w:t>
            </w:r>
          </w:p>
        </w:tc>
        <w:tc>
          <w:tcPr>
            <w:tcW w:w="5639" w:type="dxa"/>
          </w:tcPr>
          <w:p w14:paraId="436C29C1" w14:textId="3E59F9A6" w:rsidR="00513C18" w:rsidRPr="003A0AD8" w:rsidRDefault="00513C18" w:rsidP="00C70D2F">
            <w:r w:rsidRPr="003A0AD8">
              <w:t>Beschreibung</w:t>
            </w:r>
          </w:p>
        </w:tc>
      </w:tr>
      <w:tr w:rsidR="00513C18" w:rsidRPr="003A0AD8" w14:paraId="7B3FB9B7" w14:textId="77777777" w:rsidTr="00513C18">
        <w:tc>
          <w:tcPr>
            <w:tcW w:w="766" w:type="dxa"/>
          </w:tcPr>
          <w:p w14:paraId="7E063484" w14:textId="4FC95057" w:rsidR="00513C18" w:rsidRPr="003A0AD8" w:rsidRDefault="00513C18" w:rsidP="00C70D2F">
            <w:r w:rsidRPr="003A0AD8">
              <w:t>V1</w:t>
            </w:r>
          </w:p>
        </w:tc>
        <w:tc>
          <w:tcPr>
            <w:tcW w:w="2977" w:type="dxa"/>
          </w:tcPr>
          <w:p w14:paraId="4F19B60C" w14:textId="404EC062" w:rsidR="00513C18" w:rsidRPr="003A0AD8" w:rsidRDefault="00513C18" w:rsidP="00C70D2F">
            <w:r w:rsidRPr="003A0AD8">
              <w:t>«Full Transfer»</w:t>
            </w:r>
          </w:p>
        </w:tc>
        <w:tc>
          <w:tcPr>
            <w:tcW w:w="5639" w:type="dxa"/>
          </w:tcPr>
          <w:p w14:paraId="2869BB35" w14:textId="72E159A1" w:rsidR="00513C18" w:rsidRPr="003A0AD8" w:rsidRDefault="00513C18" w:rsidP="00C70D2F">
            <w:r w:rsidRPr="003A0AD8">
              <w:t xml:space="preserve">Siehe Kapitel </w:t>
            </w:r>
            <w:r w:rsidRPr="003A0AD8">
              <w:fldChar w:fldCharType="begin"/>
            </w:r>
            <w:r w:rsidRPr="003A0AD8">
              <w:instrText xml:space="preserve"> REF _Ref189055548 \r \h </w:instrText>
            </w:r>
            <w:r w:rsidRPr="003A0AD8">
              <w:fldChar w:fldCharType="separate"/>
            </w:r>
            <w:r w:rsidR="00DA5AC4" w:rsidRPr="003A0AD8">
              <w:t>2.2.3.1</w:t>
            </w:r>
            <w:r w:rsidRPr="003A0AD8">
              <w:fldChar w:fldCharType="end"/>
            </w:r>
          </w:p>
        </w:tc>
      </w:tr>
      <w:tr w:rsidR="00513C18" w:rsidRPr="003A0AD8" w14:paraId="78C60E2E" w14:textId="77777777" w:rsidTr="00513C18">
        <w:tc>
          <w:tcPr>
            <w:tcW w:w="766" w:type="dxa"/>
          </w:tcPr>
          <w:p w14:paraId="758FA3C5" w14:textId="64D360D6" w:rsidR="00513C18" w:rsidRPr="003A0AD8" w:rsidRDefault="00513C18" w:rsidP="00C70D2F">
            <w:r w:rsidRPr="003A0AD8">
              <w:t>V2</w:t>
            </w:r>
          </w:p>
        </w:tc>
        <w:tc>
          <w:tcPr>
            <w:tcW w:w="2977" w:type="dxa"/>
          </w:tcPr>
          <w:p w14:paraId="228AB20E" w14:textId="2A0402C2" w:rsidR="00513C18" w:rsidRPr="003A0AD8" w:rsidRDefault="00513C18" w:rsidP="00C70D2F">
            <w:r w:rsidRPr="003A0AD8">
              <w:t>«Timestamp Transfer»</w:t>
            </w:r>
          </w:p>
        </w:tc>
        <w:tc>
          <w:tcPr>
            <w:tcW w:w="5639" w:type="dxa"/>
          </w:tcPr>
          <w:p w14:paraId="3DDD95BB" w14:textId="70F13119" w:rsidR="00513C18" w:rsidRPr="003A0AD8" w:rsidRDefault="00513C18" w:rsidP="00C70D2F">
            <w:r w:rsidRPr="003A0AD8">
              <w:t xml:space="preserve">Siehe Kapitel </w:t>
            </w:r>
            <w:r w:rsidRPr="003A0AD8">
              <w:fldChar w:fldCharType="begin"/>
            </w:r>
            <w:r w:rsidRPr="003A0AD8">
              <w:instrText xml:space="preserve"> REF _Ref189055590 \r \h </w:instrText>
            </w:r>
            <w:r w:rsidRPr="003A0AD8">
              <w:fldChar w:fldCharType="separate"/>
            </w:r>
            <w:r w:rsidR="00DA5AC4" w:rsidRPr="003A0AD8">
              <w:t>2.2.3.2</w:t>
            </w:r>
            <w:r w:rsidRPr="003A0AD8">
              <w:fldChar w:fldCharType="end"/>
            </w:r>
          </w:p>
        </w:tc>
      </w:tr>
      <w:tr w:rsidR="00513C18" w:rsidRPr="003A0AD8" w14:paraId="6041CB78" w14:textId="77777777" w:rsidTr="00513C18">
        <w:tc>
          <w:tcPr>
            <w:tcW w:w="766" w:type="dxa"/>
          </w:tcPr>
          <w:p w14:paraId="3261A3C0" w14:textId="271C997A" w:rsidR="00513C18" w:rsidRPr="003A0AD8" w:rsidRDefault="00513C18" w:rsidP="00C70D2F">
            <w:r w:rsidRPr="003A0AD8">
              <w:t>V3</w:t>
            </w:r>
          </w:p>
        </w:tc>
        <w:tc>
          <w:tcPr>
            <w:tcW w:w="2977" w:type="dxa"/>
          </w:tcPr>
          <w:p w14:paraId="66D3C56E" w14:textId="3F4CA849" w:rsidR="00513C18" w:rsidRPr="003A0AD8" w:rsidRDefault="00513C18" w:rsidP="00C70D2F">
            <w:r w:rsidRPr="003A0AD8">
              <w:t>«Mathematical Transfer»</w:t>
            </w:r>
          </w:p>
        </w:tc>
        <w:tc>
          <w:tcPr>
            <w:tcW w:w="5639" w:type="dxa"/>
          </w:tcPr>
          <w:p w14:paraId="6549EE24" w14:textId="3AF0F43C" w:rsidR="00513C18" w:rsidRPr="003A0AD8" w:rsidRDefault="00513C18" w:rsidP="00C70D2F">
            <w:r w:rsidRPr="003A0AD8">
              <w:t xml:space="preserve">Siehe Kapitel </w:t>
            </w:r>
            <w:r w:rsidRPr="003A0AD8">
              <w:fldChar w:fldCharType="begin"/>
            </w:r>
            <w:r w:rsidRPr="003A0AD8">
              <w:instrText xml:space="preserve"> REF _Ref189055616 \r \h </w:instrText>
            </w:r>
            <w:r w:rsidRPr="003A0AD8">
              <w:fldChar w:fldCharType="separate"/>
            </w:r>
            <w:r w:rsidR="00DA5AC4" w:rsidRPr="003A0AD8">
              <w:t>2.2.3.3</w:t>
            </w:r>
            <w:r w:rsidRPr="003A0AD8">
              <w:fldChar w:fldCharType="end"/>
            </w:r>
          </w:p>
        </w:tc>
      </w:tr>
    </w:tbl>
    <w:p w14:paraId="2DD93F90" w14:textId="77777777" w:rsidR="00513C18" w:rsidRPr="003A0AD8" w:rsidRDefault="00513C18" w:rsidP="00C70D2F"/>
    <w:p w14:paraId="73C23C15" w14:textId="6F094165" w:rsidR="00513C18" w:rsidRPr="003A0AD8" w:rsidRDefault="00513C18" w:rsidP="00C70D2F">
      <w:r w:rsidRPr="003A0AD8">
        <w:t>Um diese Varianten objektiv zu vergleichen und zu bewerten, wurde eine Nutzwertanalyse durchgeführt. In der folgenden Tabelle werden die relevanten Kriterien für die Auswahl aufgezeigt.</w:t>
      </w:r>
    </w:p>
    <w:p w14:paraId="31049BF2" w14:textId="0360E097" w:rsidR="00935344" w:rsidRPr="003A0AD8" w:rsidRDefault="00935344" w:rsidP="00935344">
      <w:pPr>
        <w:pStyle w:val="Caption"/>
        <w:keepNext/>
      </w:pPr>
      <w:bookmarkStart w:id="177" w:name="_Toc192418418"/>
      <w:r w:rsidRPr="003A0AD8">
        <w:t xml:space="preserve">Tabelle </w:t>
      </w:r>
      <w:fldSimple w:instr=" SEQ Tabelle \* ARABIC ">
        <w:r w:rsidR="00DA5AC4" w:rsidRPr="003A0AD8">
          <w:rPr>
            <w:noProof/>
          </w:rPr>
          <w:t>30</w:t>
        </w:r>
      </w:fldSimple>
      <w:r w:rsidRPr="003A0AD8">
        <w:t xml:space="preserve"> Bewertungskriterien bei der Auswahl des Datentransfermusters</w:t>
      </w:r>
      <w:bookmarkEnd w:id="177"/>
    </w:p>
    <w:tbl>
      <w:tblPr>
        <w:tblStyle w:val="TabelleBFH2"/>
        <w:tblW w:w="0" w:type="auto"/>
        <w:tblLook w:val="04A0" w:firstRow="1" w:lastRow="0" w:firstColumn="1" w:lastColumn="0" w:noHBand="0" w:noVBand="1"/>
      </w:tblPr>
      <w:tblGrid>
        <w:gridCol w:w="766"/>
        <w:gridCol w:w="2977"/>
        <w:gridCol w:w="5639"/>
      </w:tblGrid>
      <w:tr w:rsidR="00293E2B" w:rsidRPr="003A0AD8"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3A0AD8" w:rsidRDefault="00513C18" w:rsidP="00C70D2F">
            <w:r w:rsidRPr="003A0AD8">
              <w:t>ID</w:t>
            </w:r>
          </w:p>
        </w:tc>
        <w:tc>
          <w:tcPr>
            <w:tcW w:w="2977" w:type="dxa"/>
          </w:tcPr>
          <w:p w14:paraId="1E179CF8" w14:textId="29748A49" w:rsidR="00513C18" w:rsidRPr="003A0AD8" w:rsidRDefault="00513C18" w:rsidP="00C70D2F">
            <w:r w:rsidRPr="003A0AD8">
              <w:t>Bewertungskriterium</w:t>
            </w:r>
          </w:p>
        </w:tc>
        <w:tc>
          <w:tcPr>
            <w:tcW w:w="5639" w:type="dxa"/>
          </w:tcPr>
          <w:p w14:paraId="0AED890C" w14:textId="7D32FDC2" w:rsidR="00513C18" w:rsidRPr="003A0AD8" w:rsidRDefault="00513C18" w:rsidP="00C70D2F">
            <w:r w:rsidRPr="003A0AD8">
              <w:t>Beschreibung</w:t>
            </w:r>
          </w:p>
        </w:tc>
      </w:tr>
      <w:tr w:rsidR="00513C18" w:rsidRPr="003A0AD8" w14:paraId="3D9C8BCF" w14:textId="77777777" w:rsidTr="00293E2B">
        <w:tc>
          <w:tcPr>
            <w:tcW w:w="766" w:type="dxa"/>
          </w:tcPr>
          <w:p w14:paraId="3AA67EEB" w14:textId="6CF88710" w:rsidR="00513C18" w:rsidRPr="003A0AD8" w:rsidRDefault="00293E2B" w:rsidP="00C70D2F">
            <w:r w:rsidRPr="003A0AD8">
              <w:t>K1</w:t>
            </w:r>
          </w:p>
        </w:tc>
        <w:tc>
          <w:tcPr>
            <w:tcW w:w="2977" w:type="dxa"/>
          </w:tcPr>
          <w:p w14:paraId="205FDFC1" w14:textId="634594C9" w:rsidR="00513C18" w:rsidRPr="003A0AD8" w:rsidRDefault="00293E2B" w:rsidP="00C70D2F">
            <w:r w:rsidRPr="003A0AD8">
              <w:t>Komplexität</w:t>
            </w:r>
          </w:p>
        </w:tc>
        <w:tc>
          <w:tcPr>
            <w:tcW w:w="5639" w:type="dxa"/>
          </w:tcPr>
          <w:p w14:paraId="3C753D7C" w14:textId="77777777" w:rsidR="00513C18" w:rsidRPr="003A0AD8" w:rsidRDefault="00293E2B" w:rsidP="00C70D2F">
            <w:r w:rsidRPr="003A0AD8">
              <w:t>Die betrachteten Lösungsvarianten unterscheiden sich in Bezug auf ihre Komplexität. Das Bewertungskriterium ist aus folgenden Gründen bedeutsam:</w:t>
            </w:r>
          </w:p>
          <w:p w14:paraId="2942EE4B" w14:textId="77777777" w:rsidR="00293E2B" w:rsidRPr="003A0AD8" w:rsidRDefault="00293E2B" w:rsidP="00C70D2F"/>
          <w:p w14:paraId="61CE9303" w14:textId="040EBE93" w:rsidR="00293E2B" w:rsidRPr="003A0AD8" w:rsidRDefault="00293E2B">
            <w:pPr>
              <w:pStyle w:val="ListParagraph"/>
              <w:numPr>
                <w:ilvl w:val="0"/>
                <w:numId w:val="21"/>
              </w:numPr>
              <w:rPr>
                <w:b/>
              </w:rPr>
            </w:pPr>
            <w:r w:rsidRPr="003A0AD8">
              <w:rPr>
                <w:b/>
              </w:rPr>
              <w:t xml:space="preserve">Entwicklungszeit und </w:t>
            </w:r>
            <w:r w:rsidR="00D92B2B" w:rsidRPr="003A0AD8">
              <w:rPr>
                <w:b/>
              </w:rPr>
              <w:t>-k</w:t>
            </w:r>
            <w:r w:rsidRPr="003A0AD8">
              <w:rPr>
                <w:b/>
              </w:rPr>
              <w:t>osten</w:t>
            </w:r>
          </w:p>
          <w:p w14:paraId="3ADF2E88" w14:textId="12312AD2" w:rsidR="00293E2B" w:rsidRPr="003A0AD8" w:rsidRDefault="000B5AC8" w:rsidP="00293E2B">
            <w:pPr>
              <w:pStyle w:val="ListParagraph"/>
            </w:pPr>
            <w:r w:rsidRPr="003A0AD8">
              <w:t>Die Entwicklung komplexer Software erfordert oft viel Ze</w:t>
            </w:r>
            <w:r w:rsidR="00EA75E1" w:rsidRPr="003A0AD8">
              <w:t>i</w:t>
            </w:r>
            <w:r w:rsidRPr="003A0AD8">
              <w:t>t und Ressourcen.</w:t>
            </w:r>
            <w:r w:rsidR="00EA75E1" w:rsidRPr="003A0AD8">
              <w:t xml:space="preserve"> Es wird berücksichtigt, wie sich die Wahl der </w:t>
            </w:r>
            <w:r w:rsidR="00D92B2B" w:rsidRPr="003A0AD8">
              <w:t>Variante</w:t>
            </w:r>
            <w:r w:rsidR="00EA75E1" w:rsidRPr="003A0AD8">
              <w:t xml:space="preserve"> auf die Entwicklungskosten und den Aufwand auswirken würde.</w:t>
            </w:r>
          </w:p>
          <w:p w14:paraId="1D2F8A66" w14:textId="77777777" w:rsidR="00293E2B" w:rsidRPr="003A0AD8" w:rsidRDefault="00293E2B">
            <w:pPr>
              <w:pStyle w:val="ListParagraph"/>
              <w:numPr>
                <w:ilvl w:val="0"/>
                <w:numId w:val="21"/>
              </w:numPr>
              <w:rPr>
                <w:b/>
              </w:rPr>
            </w:pPr>
            <w:r w:rsidRPr="003A0AD8">
              <w:rPr>
                <w:b/>
              </w:rPr>
              <w:t>Wartbarkeit</w:t>
            </w:r>
          </w:p>
          <w:p w14:paraId="22131D31" w14:textId="268F57CF" w:rsidR="000B5AC8" w:rsidRPr="003A0AD8" w:rsidRDefault="000B5AC8" w:rsidP="000B5AC8">
            <w:pPr>
              <w:pStyle w:val="ListParagraph"/>
            </w:pPr>
            <w:r w:rsidRPr="003A0AD8">
              <w:t xml:space="preserve">Je komplexer eine Software ist, umso schwieriger </w:t>
            </w:r>
            <w:r w:rsidR="00D92B2B" w:rsidRPr="003A0AD8">
              <w:t>ist es</w:t>
            </w:r>
            <w:r w:rsidRPr="003A0AD8">
              <w:t xml:space="preserve">, Fehler zu finden und Anpassungen </w:t>
            </w:r>
            <w:r w:rsidR="00D92B2B" w:rsidRPr="003A0AD8">
              <w:t xml:space="preserve">sowie Wartungen </w:t>
            </w:r>
            <w:r w:rsidRPr="003A0AD8">
              <w:t>vorzunehmen</w:t>
            </w:r>
            <w:r w:rsidR="00EA75E1" w:rsidRPr="003A0AD8">
              <w:t>.</w:t>
            </w:r>
          </w:p>
          <w:p w14:paraId="66F10CE1" w14:textId="77777777" w:rsidR="00293E2B" w:rsidRPr="003A0AD8" w:rsidRDefault="00293E2B">
            <w:pPr>
              <w:pStyle w:val="ListParagraph"/>
              <w:numPr>
                <w:ilvl w:val="0"/>
                <w:numId w:val="21"/>
              </w:numPr>
              <w:rPr>
                <w:b/>
              </w:rPr>
            </w:pPr>
            <w:r w:rsidRPr="003A0AD8">
              <w:rPr>
                <w:b/>
              </w:rPr>
              <w:t>Fehleranfälligkeit</w:t>
            </w:r>
          </w:p>
          <w:p w14:paraId="2E3DB4A8" w14:textId="0B70BCF8" w:rsidR="000B5AC8" w:rsidRPr="003A0AD8" w:rsidRDefault="000B5AC8" w:rsidP="000B5AC8">
            <w:pPr>
              <w:pStyle w:val="ListParagraph"/>
            </w:pPr>
            <w:r w:rsidRPr="003A0AD8">
              <w:t>Eine komplexe Software enthält tendenziell mehr Punkte an denen Fehler entstehen können. Einfache Architekturen sind oft robuster und weniger fehleranfällig.</w:t>
            </w:r>
          </w:p>
          <w:p w14:paraId="5D355985" w14:textId="77777777" w:rsidR="000B5AC8" w:rsidRPr="003A0AD8" w:rsidRDefault="000B5AC8" w:rsidP="000B5AC8">
            <w:pPr>
              <w:pStyle w:val="ListParagraph"/>
            </w:pPr>
          </w:p>
          <w:p w14:paraId="4F17B89D" w14:textId="5CCA009D" w:rsidR="000B5AC8" w:rsidRPr="003A0AD8" w:rsidRDefault="000B5AC8" w:rsidP="000B5AC8">
            <w:pPr>
              <w:rPr>
                <w:b/>
              </w:rPr>
            </w:pPr>
            <w:r w:rsidRPr="003A0AD8">
              <w:rPr>
                <w:b/>
              </w:rPr>
              <w:t>Bewertungsskala:</w:t>
            </w:r>
          </w:p>
          <w:p w14:paraId="5C16ADD6" w14:textId="15817AE4" w:rsidR="000B5AC8" w:rsidRPr="003A0AD8" w:rsidRDefault="000B5AC8" w:rsidP="000B5AC8">
            <w:r w:rsidRPr="003A0AD8">
              <w:t>1 = hohe Komplexität</w:t>
            </w:r>
          </w:p>
          <w:p w14:paraId="72B67082" w14:textId="6AFBFFB4" w:rsidR="000B5AC8" w:rsidRPr="003A0AD8" w:rsidRDefault="000B5AC8" w:rsidP="000B5AC8">
            <w:r w:rsidRPr="003A0AD8">
              <w:t>2 = mittlere Komplexität</w:t>
            </w:r>
          </w:p>
          <w:p w14:paraId="1917B58C" w14:textId="29DECF1C" w:rsidR="000B5AC8" w:rsidRPr="003A0AD8" w:rsidRDefault="000B5AC8" w:rsidP="00935344">
            <w:r w:rsidRPr="003A0AD8">
              <w:t>3 = geringe Komplexität</w:t>
            </w:r>
          </w:p>
        </w:tc>
      </w:tr>
      <w:tr w:rsidR="00293E2B" w:rsidRPr="003A0AD8" w14:paraId="1A262F26" w14:textId="77777777" w:rsidTr="00293E2B">
        <w:tc>
          <w:tcPr>
            <w:tcW w:w="766" w:type="dxa"/>
          </w:tcPr>
          <w:p w14:paraId="1899A0D7" w14:textId="7DF3C8EE" w:rsidR="00293E2B" w:rsidRPr="003A0AD8" w:rsidRDefault="00293E2B" w:rsidP="00C70D2F">
            <w:r w:rsidRPr="003A0AD8">
              <w:t>K2</w:t>
            </w:r>
          </w:p>
        </w:tc>
        <w:tc>
          <w:tcPr>
            <w:tcW w:w="2977" w:type="dxa"/>
          </w:tcPr>
          <w:p w14:paraId="58BC12EC" w14:textId="5ED72A36" w:rsidR="00293E2B" w:rsidRPr="003A0AD8" w:rsidRDefault="00633CF6" w:rsidP="00C70D2F">
            <w:r w:rsidRPr="003A0AD8">
              <w:t>Speicherbedarf</w:t>
            </w:r>
          </w:p>
        </w:tc>
        <w:tc>
          <w:tcPr>
            <w:tcW w:w="5639" w:type="dxa"/>
          </w:tcPr>
          <w:p w14:paraId="64D226E7" w14:textId="7CDFFA77" w:rsidR="00293E2B" w:rsidRPr="003A0AD8" w:rsidRDefault="006E40C2" w:rsidP="00C70D2F">
            <w:r w:rsidRPr="003A0AD8">
              <w:t xml:space="preserve">Die Betrachteten Lösungsvarianten unterscheiden sich in Bezug auf den </w:t>
            </w:r>
            <w:r w:rsidR="00633CF6" w:rsidRPr="003A0AD8">
              <w:t>zusätzlichen Speicherbedarf</w:t>
            </w:r>
            <w:r w:rsidRPr="003A0AD8">
              <w:t>.</w:t>
            </w:r>
            <w:r w:rsidR="00633CF6" w:rsidRPr="003A0AD8">
              <w:t xml:space="preserve"> Dieses Kriterium ist aus folgenden Gründen wichtig</w:t>
            </w:r>
            <w:r w:rsidRPr="003A0AD8">
              <w:t>:</w:t>
            </w:r>
          </w:p>
          <w:p w14:paraId="30313460" w14:textId="77777777" w:rsidR="006E40C2" w:rsidRPr="003A0AD8" w:rsidRDefault="006E40C2" w:rsidP="00C70D2F"/>
          <w:p w14:paraId="4BD70317" w14:textId="372C519B" w:rsidR="006E40C2" w:rsidRPr="003A0AD8" w:rsidRDefault="00B93789">
            <w:pPr>
              <w:pStyle w:val="ListParagraph"/>
              <w:numPr>
                <w:ilvl w:val="0"/>
                <w:numId w:val="22"/>
              </w:numPr>
              <w:rPr>
                <w:b/>
              </w:rPr>
            </w:pPr>
            <w:r w:rsidRPr="003A0AD8">
              <w:rPr>
                <w:b/>
              </w:rPr>
              <w:t>Zusätzlicher Speicher</w:t>
            </w:r>
          </w:p>
          <w:p w14:paraId="7BA5F5D8" w14:textId="1818D5AB" w:rsidR="00EA75E1" w:rsidRPr="003A0AD8" w:rsidRDefault="00B93789" w:rsidP="00EA75E1">
            <w:pPr>
              <w:pStyle w:val="ListParagraph"/>
            </w:pPr>
            <w:r w:rsidRPr="003A0AD8">
              <w:t>Gewisse Algorithmen benötigen für ihre Funktion zusätzlichen Speicherplatz. Der benötigte Speicherplatz kann sich mit dem Typ des Datensatzes stark verändern.</w:t>
            </w:r>
          </w:p>
          <w:p w14:paraId="152B29A3" w14:textId="6F91CD86" w:rsidR="006E40C2" w:rsidRPr="003A0AD8" w:rsidRDefault="00B93789">
            <w:pPr>
              <w:pStyle w:val="ListParagraph"/>
              <w:numPr>
                <w:ilvl w:val="0"/>
                <w:numId w:val="22"/>
              </w:numPr>
              <w:rPr>
                <w:b/>
              </w:rPr>
            </w:pPr>
            <w:r w:rsidRPr="003A0AD8">
              <w:rPr>
                <w:b/>
              </w:rPr>
              <w:t>Arbeitsspeicher (RAM)</w:t>
            </w:r>
          </w:p>
          <w:p w14:paraId="4E851145" w14:textId="6C9560FD" w:rsidR="00EA75E1" w:rsidRPr="003A0AD8" w:rsidRDefault="006F2F36" w:rsidP="00EA75E1">
            <w:pPr>
              <w:pStyle w:val="ListParagraph"/>
            </w:pPr>
            <w:r w:rsidRPr="003A0AD8">
              <w:lastRenderedPageBreak/>
              <w:t>Es hängt davon ab, ob der Algorithmus seine Daten während der Verarbeitung im Arbeitsspeicher halten kann oder ob die Datenmenge eine Auslagerung in eine Datenbank erfordert. Dies beeinflusst die Effizienz des Algorithmus.</w:t>
            </w:r>
          </w:p>
          <w:p w14:paraId="7DE68EC9" w14:textId="77777777" w:rsidR="006E40C2" w:rsidRPr="003A0AD8" w:rsidRDefault="006E40C2" w:rsidP="006E40C2"/>
          <w:p w14:paraId="1D462A40" w14:textId="77777777" w:rsidR="006E40C2" w:rsidRPr="003A0AD8" w:rsidRDefault="006E40C2" w:rsidP="006E40C2">
            <w:pPr>
              <w:rPr>
                <w:b/>
              </w:rPr>
            </w:pPr>
            <w:r w:rsidRPr="003A0AD8">
              <w:rPr>
                <w:b/>
              </w:rPr>
              <w:t>Bewertungsskala:</w:t>
            </w:r>
          </w:p>
          <w:p w14:paraId="24E12F43" w14:textId="56C5A218" w:rsidR="006E40C2" w:rsidRPr="003A0AD8" w:rsidRDefault="006E40C2" w:rsidP="006E40C2">
            <w:r w:rsidRPr="003A0AD8">
              <w:t xml:space="preserve">1 = hoher </w:t>
            </w:r>
            <w:r w:rsidR="00B93789" w:rsidRPr="003A0AD8">
              <w:t>zusätzlicher Speicherbedarf (RAM und Datenbank)</w:t>
            </w:r>
          </w:p>
          <w:p w14:paraId="155453C3" w14:textId="77EE674D" w:rsidR="006E40C2" w:rsidRPr="003A0AD8" w:rsidRDefault="006E40C2" w:rsidP="006E40C2">
            <w:r w:rsidRPr="003A0AD8">
              <w:t xml:space="preserve">2 = mittlerer </w:t>
            </w:r>
            <w:r w:rsidR="00B93789" w:rsidRPr="003A0AD8">
              <w:t>zusätzlicher Speicherbedarf (RAM</w:t>
            </w:r>
            <w:r w:rsidR="00DD1693" w:rsidRPr="003A0AD8">
              <w:t xml:space="preserve"> oder Datenbank</w:t>
            </w:r>
            <w:r w:rsidR="00B93789" w:rsidRPr="003A0AD8">
              <w:t>)</w:t>
            </w:r>
          </w:p>
          <w:p w14:paraId="422ED821" w14:textId="6F62D0A2" w:rsidR="006E40C2" w:rsidRPr="003A0AD8" w:rsidRDefault="006E40C2" w:rsidP="006E40C2">
            <w:r w:rsidRPr="003A0AD8">
              <w:t xml:space="preserve">3 = </w:t>
            </w:r>
            <w:r w:rsidR="00B93789" w:rsidRPr="003A0AD8">
              <w:t>kein zusätzlicher Speicherbedarf</w:t>
            </w:r>
          </w:p>
        </w:tc>
      </w:tr>
      <w:tr w:rsidR="00293E2B" w:rsidRPr="003A0AD8" w14:paraId="2D875976" w14:textId="77777777" w:rsidTr="00293E2B">
        <w:tc>
          <w:tcPr>
            <w:tcW w:w="766" w:type="dxa"/>
          </w:tcPr>
          <w:p w14:paraId="73891DDB" w14:textId="0F5DE675" w:rsidR="00293E2B" w:rsidRPr="003A0AD8" w:rsidRDefault="00293E2B" w:rsidP="00C70D2F">
            <w:r w:rsidRPr="003A0AD8">
              <w:t>K3</w:t>
            </w:r>
          </w:p>
        </w:tc>
        <w:tc>
          <w:tcPr>
            <w:tcW w:w="2977" w:type="dxa"/>
          </w:tcPr>
          <w:p w14:paraId="6E4B4C99" w14:textId="70962437" w:rsidR="00293E2B" w:rsidRPr="003A0AD8" w:rsidRDefault="006F0933" w:rsidP="00C70D2F">
            <w:r w:rsidRPr="003A0AD8">
              <w:t>Rechenleistung</w:t>
            </w:r>
          </w:p>
        </w:tc>
        <w:tc>
          <w:tcPr>
            <w:tcW w:w="5639" w:type="dxa"/>
          </w:tcPr>
          <w:p w14:paraId="36BC12C1" w14:textId="1714880B" w:rsidR="00293E2B" w:rsidRPr="003A0AD8" w:rsidRDefault="005B19D3" w:rsidP="00C70D2F">
            <w:r w:rsidRPr="003A0AD8">
              <w:t xml:space="preserve">Die betrachteten Lösungsvarianten unterscheiden sich in Bezug auf die </w:t>
            </w:r>
            <w:r w:rsidR="006F0933" w:rsidRPr="003A0AD8">
              <w:t>Rechenleistung</w:t>
            </w:r>
            <w:r w:rsidRPr="003A0AD8">
              <w:t xml:space="preserve">. Aus folgenden Gründen ist dieses Kriterium </w:t>
            </w:r>
            <w:r w:rsidR="00633CF6" w:rsidRPr="003A0AD8">
              <w:t>v</w:t>
            </w:r>
            <w:r w:rsidRPr="003A0AD8">
              <w:t>on Bedeutung:</w:t>
            </w:r>
          </w:p>
          <w:p w14:paraId="6ED21DD4" w14:textId="77777777" w:rsidR="005B19D3" w:rsidRPr="003A0AD8" w:rsidRDefault="005B19D3" w:rsidP="00C70D2F"/>
          <w:p w14:paraId="33C6BA2D" w14:textId="77777777" w:rsidR="005B19D3" w:rsidRPr="003A0AD8" w:rsidRDefault="00633CF6">
            <w:pPr>
              <w:pStyle w:val="ListParagraph"/>
              <w:numPr>
                <w:ilvl w:val="0"/>
                <w:numId w:val="23"/>
              </w:numPr>
              <w:rPr>
                <w:b/>
              </w:rPr>
            </w:pPr>
            <w:r w:rsidRPr="003A0AD8">
              <w:rPr>
                <w:b/>
              </w:rPr>
              <w:t>Auswirkung auf die Verfügbarkeit</w:t>
            </w:r>
          </w:p>
          <w:p w14:paraId="140796C6" w14:textId="5F183E3F" w:rsidR="00B93789" w:rsidRPr="003A0AD8" w:rsidRDefault="00B93789" w:rsidP="00B93789">
            <w:pPr>
              <w:pStyle w:val="ListParagraph"/>
            </w:pPr>
            <w:r w:rsidRPr="003A0AD8">
              <w:t>Dauert die Berechnung für die Zusammenführung lange, hat dies Auswirkungen auf die Antwortzeiten.</w:t>
            </w:r>
          </w:p>
          <w:p w14:paraId="26A29B79" w14:textId="77777777" w:rsidR="00633CF6" w:rsidRPr="003A0AD8" w:rsidRDefault="00633CF6">
            <w:pPr>
              <w:pStyle w:val="ListParagraph"/>
              <w:numPr>
                <w:ilvl w:val="0"/>
                <w:numId w:val="23"/>
              </w:numPr>
              <w:rPr>
                <w:b/>
              </w:rPr>
            </w:pPr>
            <w:r w:rsidRPr="003A0AD8">
              <w:rPr>
                <w:b/>
              </w:rPr>
              <w:t>Einfluss von grosser Divergenz</w:t>
            </w:r>
          </w:p>
          <w:p w14:paraId="15ACE2FC" w14:textId="288A03E4" w:rsidR="00B93789" w:rsidRPr="003A0AD8" w:rsidRDefault="00B93789" w:rsidP="00B93789">
            <w:pPr>
              <w:pStyle w:val="ListParagraph"/>
            </w:pPr>
            <w:r w:rsidRPr="003A0AD8">
              <w:t xml:space="preserve">Die </w:t>
            </w:r>
            <w:r w:rsidR="006A7A5E" w:rsidRPr="003A0AD8">
              <w:t xml:space="preserve">Zusammenführung von Datensets kann mit zunehmender Divergenz </w:t>
            </w:r>
            <w:r w:rsidR="00D92B2B" w:rsidRPr="003A0AD8">
              <w:t>r</w:t>
            </w:r>
            <w:r w:rsidR="006A7A5E" w:rsidRPr="003A0AD8">
              <w:t xml:space="preserve">echenintensiver werden. </w:t>
            </w:r>
          </w:p>
          <w:p w14:paraId="60C8C3BA" w14:textId="77777777" w:rsidR="00633CF6" w:rsidRPr="003A0AD8" w:rsidRDefault="00633CF6">
            <w:pPr>
              <w:pStyle w:val="ListParagraph"/>
              <w:numPr>
                <w:ilvl w:val="0"/>
                <w:numId w:val="23"/>
              </w:numPr>
              <w:rPr>
                <w:b/>
              </w:rPr>
            </w:pPr>
            <w:r w:rsidRPr="003A0AD8">
              <w:rPr>
                <w:b/>
              </w:rPr>
              <w:t>Einfluss auf die Skalierung</w:t>
            </w:r>
          </w:p>
          <w:p w14:paraId="30A38373" w14:textId="5BDCC494" w:rsidR="006A7A5E" w:rsidRPr="003A0AD8" w:rsidRDefault="006A7A5E" w:rsidP="006A7A5E">
            <w:pPr>
              <w:pStyle w:val="ListParagraph"/>
            </w:pPr>
            <w:r w:rsidRPr="003A0AD8">
              <w:t xml:space="preserve">Besonders </w:t>
            </w:r>
            <w:r w:rsidR="00D92B2B" w:rsidRPr="003A0AD8">
              <w:t>beim Wiedererlangen</w:t>
            </w:r>
            <w:r w:rsidRPr="003A0AD8">
              <w:t xml:space="preserve"> der Konnektivität wird der Datentransfer und damit das Zusammenführen von Datensätzen </w:t>
            </w:r>
            <w:r w:rsidR="006F2F36" w:rsidRPr="003A0AD8">
              <w:t>durchgeführt</w:t>
            </w:r>
            <w:r w:rsidRPr="003A0AD8">
              <w:t>. Dies kann zu einem Performance Peak führen.</w:t>
            </w:r>
          </w:p>
          <w:p w14:paraId="417B0C67" w14:textId="77777777" w:rsidR="00633CF6" w:rsidRPr="003A0AD8" w:rsidRDefault="00633CF6" w:rsidP="00633CF6"/>
          <w:p w14:paraId="022A45B4" w14:textId="77777777" w:rsidR="00633CF6" w:rsidRPr="003A0AD8" w:rsidRDefault="00633CF6" w:rsidP="00633CF6">
            <w:pPr>
              <w:rPr>
                <w:b/>
              </w:rPr>
            </w:pPr>
            <w:r w:rsidRPr="003A0AD8">
              <w:rPr>
                <w:b/>
              </w:rPr>
              <w:t>Bewertungsskala:</w:t>
            </w:r>
          </w:p>
          <w:p w14:paraId="249E37C9" w14:textId="5FBD9090" w:rsidR="00633CF6" w:rsidRPr="003A0AD8" w:rsidRDefault="006A7A5E" w:rsidP="00633CF6">
            <w:r w:rsidRPr="003A0AD8">
              <w:t>1 = hoh</w:t>
            </w:r>
            <w:r w:rsidR="006F0933" w:rsidRPr="003A0AD8">
              <w:t>e Rechenleistung</w:t>
            </w:r>
          </w:p>
          <w:p w14:paraId="34B7F11E" w14:textId="74EE8730" w:rsidR="006A7A5E" w:rsidRPr="003A0AD8" w:rsidRDefault="006A7A5E" w:rsidP="00633CF6">
            <w:r w:rsidRPr="003A0AD8">
              <w:t xml:space="preserve">2 = mittlere </w:t>
            </w:r>
            <w:r w:rsidR="006F0933" w:rsidRPr="003A0AD8">
              <w:t>Rechenleistung</w:t>
            </w:r>
          </w:p>
          <w:p w14:paraId="59C6751A" w14:textId="6B6CD506" w:rsidR="006A7A5E" w:rsidRPr="003A0AD8" w:rsidRDefault="006A7A5E" w:rsidP="00633CF6">
            <w:r w:rsidRPr="003A0AD8">
              <w:t xml:space="preserve">3 = geringe </w:t>
            </w:r>
            <w:r w:rsidR="006F0933" w:rsidRPr="003A0AD8">
              <w:t>Rechenleistung</w:t>
            </w:r>
          </w:p>
        </w:tc>
      </w:tr>
      <w:tr w:rsidR="00293E2B" w:rsidRPr="003A0AD8" w14:paraId="721193FB" w14:textId="77777777" w:rsidTr="00293E2B">
        <w:tc>
          <w:tcPr>
            <w:tcW w:w="766" w:type="dxa"/>
          </w:tcPr>
          <w:p w14:paraId="0A9E5FC5" w14:textId="3303DF9C" w:rsidR="00293E2B" w:rsidRPr="003A0AD8" w:rsidRDefault="00293E2B" w:rsidP="00C70D2F">
            <w:r w:rsidRPr="003A0AD8">
              <w:t>K4</w:t>
            </w:r>
          </w:p>
        </w:tc>
        <w:tc>
          <w:tcPr>
            <w:tcW w:w="2977" w:type="dxa"/>
          </w:tcPr>
          <w:p w14:paraId="78CCC1E2" w14:textId="0718C77F" w:rsidR="00293E2B" w:rsidRPr="003A0AD8" w:rsidRDefault="00633CF6" w:rsidP="00C70D2F">
            <w:r w:rsidRPr="003A0AD8">
              <w:t>Netzwerkbandbreite</w:t>
            </w:r>
          </w:p>
        </w:tc>
        <w:tc>
          <w:tcPr>
            <w:tcW w:w="5639" w:type="dxa"/>
          </w:tcPr>
          <w:p w14:paraId="6BDB1D6B" w14:textId="77777777" w:rsidR="00293E2B" w:rsidRPr="003A0AD8" w:rsidRDefault="00712FC1" w:rsidP="00C70D2F">
            <w:r w:rsidRPr="003A0AD8">
              <w:t>Die betrachteten Lösungsvarianten unterscheiden sich in Bezug auf die benötigte Netzwerkbandbreite. Aus folgenden Gründen ist dieses Kriterium von Bedeutung:</w:t>
            </w:r>
          </w:p>
          <w:p w14:paraId="57739688" w14:textId="77777777" w:rsidR="00712FC1" w:rsidRPr="003A0AD8" w:rsidRDefault="00712FC1" w:rsidP="00C70D2F"/>
          <w:p w14:paraId="316C8969" w14:textId="77777777" w:rsidR="00712FC1" w:rsidRPr="003A0AD8" w:rsidRDefault="00712FC1">
            <w:pPr>
              <w:pStyle w:val="ListParagraph"/>
              <w:numPr>
                <w:ilvl w:val="0"/>
                <w:numId w:val="24"/>
              </w:numPr>
              <w:rPr>
                <w:b/>
              </w:rPr>
            </w:pPr>
            <w:r w:rsidRPr="003A0AD8">
              <w:rPr>
                <w:b/>
              </w:rPr>
              <w:t>Kosten</w:t>
            </w:r>
          </w:p>
          <w:p w14:paraId="29309EC6" w14:textId="2DBE7F27" w:rsidR="00712FC1" w:rsidRPr="003A0AD8" w:rsidRDefault="00712FC1" w:rsidP="00712FC1">
            <w:pPr>
              <w:pStyle w:val="ListParagraph"/>
            </w:pPr>
            <w:r w:rsidRPr="003A0AD8">
              <w:t>Für mobile Geräte entstehen für die Benutzung von Netzwerkbandbreite oft Kosten.</w:t>
            </w:r>
          </w:p>
          <w:p w14:paraId="4C892974" w14:textId="77777777" w:rsidR="00712FC1" w:rsidRPr="003A0AD8" w:rsidRDefault="00712FC1">
            <w:pPr>
              <w:pStyle w:val="ListParagraph"/>
              <w:numPr>
                <w:ilvl w:val="0"/>
                <w:numId w:val="24"/>
              </w:numPr>
              <w:rPr>
                <w:b/>
              </w:rPr>
            </w:pPr>
            <w:r w:rsidRPr="003A0AD8">
              <w:rPr>
                <w:b/>
              </w:rPr>
              <w:t>Verfügbare Bandbreite</w:t>
            </w:r>
          </w:p>
          <w:p w14:paraId="4CDAD47A" w14:textId="6498FC4E" w:rsidR="002D401C" w:rsidRPr="003A0AD8" w:rsidRDefault="002D401C" w:rsidP="002D401C">
            <w:pPr>
              <w:pStyle w:val="ListParagraph"/>
            </w:pPr>
            <w:r w:rsidRPr="003A0AD8">
              <w:t>Die tatsächlich verwendbare Bandbreite in einem mobilen Netz kann stark variieren.</w:t>
            </w:r>
          </w:p>
          <w:p w14:paraId="151D9ECD" w14:textId="77777777" w:rsidR="00712FC1" w:rsidRPr="003A0AD8" w:rsidRDefault="00712FC1" w:rsidP="00712FC1"/>
          <w:p w14:paraId="3E35AC44" w14:textId="77777777" w:rsidR="00712FC1" w:rsidRPr="003A0AD8" w:rsidRDefault="00712FC1" w:rsidP="00712FC1">
            <w:pPr>
              <w:rPr>
                <w:b/>
              </w:rPr>
            </w:pPr>
            <w:r w:rsidRPr="003A0AD8">
              <w:rPr>
                <w:b/>
              </w:rPr>
              <w:t>Bewertungskriterien:</w:t>
            </w:r>
          </w:p>
          <w:p w14:paraId="021BBEE4" w14:textId="77777777" w:rsidR="00712FC1" w:rsidRPr="003A0AD8" w:rsidRDefault="002D401C" w:rsidP="00712FC1">
            <w:r w:rsidRPr="003A0AD8">
              <w:t>1 = hoher Bandbreitenbedarf</w:t>
            </w:r>
          </w:p>
          <w:p w14:paraId="48F6EB6B" w14:textId="77777777" w:rsidR="002D401C" w:rsidRPr="003A0AD8" w:rsidRDefault="002D401C" w:rsidP="00712FC1">
            <w:r w:rsidRPr="003A0AD8">
              <w:t>2 = mittlerer Bandbreitenbedarf</w:t>
            </w:r>
          </w:p>
          <w:p w14:paraId="6236F994" w14:textId="7E0257E4" w:rsidR="002D401C" w:rsidRPr="003A0AD8" w:rsidRDefault="002D401C" w:rsidP="00712FC1">
            <w:r w:rsidRPr="003A0AD8">
              <w:t>3 = ge</w:t>
            </w:r>
            <w:r w:rsidR="00213F0F" w:rsidRPr="003A0AD8">
              <w:t>r</w:t>
            </w:r>
            <w:r w:rsidRPr="003A0AD8">
              <w:t>inger Bandbreitenbedarf</w:t>
            </w:r>
          </w:p>
        </w:tc>
      </w:tr>
      <w:tr w:rsidR="002B5AA9" w:rsidRPr="003A0AD8" w14:paraId="508E0303" w14:textId="77777777" w:rsidTr="00293E2B">
        <w:tc>
          <w:tcPr>
            <w:tcW w:w="766" w:type="dxa"/>
          </w:tcPr>
          <w:p w14:paraId="0937A591" w14:textId="3D99EC69" w:rsidR="002B5AA9" w:rsidRPr="003A0AD8" w:rsidRDefault="002B5AA9" w:rsidP="00C70D2F">
            <w:r w:rsidRPr="003A0AD8">
              <w:t>K5</w:t>
            </w:r>
          </w:p>
        </w:tc>
        <w:tc>
          <w:tcPr>
            <w:tcW w:w="2977" w:type="dxa"/>
          </w:tcPr>
          <w:p w14:paraId="36D76239" w14:textId="6EBE53B5" w:rsidR="002B5AA9" w:rsidRPr="003A0AD8" w:rsidRDefault="008C471A" w:rsidP="00C70D2F">
            <w:r w:rsidRPr="003A0AD8">
              <w:t>Geeignetes Konfliktmanagement</w:t>
            </w:r>
          </w:p>
        </w:tc>
        <w:tc>
          <w:tcPr>
            <w:tcW w:w="5639" w:type="dxa"/>
          </w:tcPr>
          <w:p w14:paraId="6DC5D9AE" w14:textId="34635F69" w:rsidR="002B5AA9" w:rsidRPr="003A0AD8" w:rsidRDefault="002B5AA9" w:rsidP="00C70D2F">
            <w:r w:rsidRPr="003A0AD8">
              <w:t xml:space="preserve">Die betrachteten Lösungsvarianten unterscheiden sich </w:t>
            </w:r>
            <w:r w:rsidR="008C471A" w:rsidRPr="003A0AD8">
              <w:t>im Konfliktmanagement und in dessen Eignung für den mobile Client. Das Kriterium wird aus den folgenden Gründen bewertet:</w:t>
            </w:r>
          </w:p>
          <w:p w14:paraId="6D0923B3" w14:textId="77777777" w:rsidR="00C41EF6" w:rsidRPr="003A0AD8" w:rsidRDefault="00C41EF6" w:rsidP="00C70D2F"/>
          <w:p w14:paraId="3E4BB5D4" w14:textId="5D2F703E" w:rsidR="00C41EF6" w:rsidRPr="003A0AD8" w:rsidRDefault="00795680">
            <w:pPr>
              <w:pStyle w:val="ListParagraph"/>
              <w:numPr>
                <w:ilvl w:val="0"/>
                <w:numId w:val="25"/>
              </w:numPr>
              <w:rPr>
                <w:b/>
              </w:rPr>
            </w:pPr>
            <w:r w:rsidRPr="003A0AD8">
              <w:rPr>
                <w:b/>
              </w:rPr>
              <w:t>Konkurrierende</w:t>
            </w:r>
            <w:r w:rsidR="00C41EF6" w:rsidRPr="003A0AD8">
              <w:rPr>
                <w:b/>
              </w:rPr>
              <w:t xml:space="preserve"> Änderungen</w:t>
            </w:r>
          </w:p>
          <w:p w14:paraId="448CBC92" w14:textId="179C4D55" w:rsidR="00C41EF6" w:rsidRPr="003A0AD8" w:rsidRDefault="00795680" w:rsidP="00C41EF6">
            <w:pPr>
              <w:pStyle w:val="ListParagraph"/>
            </w:pPr>
            <w:r w:rsidRPr="003A0AD8">
              <w:lastRenderedPageBreak/>
              <w:t>Konkurrierende</w:t>
            </w:r>
            <w:r w:rsidR="00C41EF6" w:rsidRPr="003A0AD8">
              <w:t xml:space="preserve"> Änderungen sind </w:t>
            </w:r>
            <w:r w:rsidRPr="003A0AD8">
              <w:t xml:space="preserve">im Anwendungsszenario der «Baustellen App» </w:t>
            </w:r>
            <w:r w:rsidR="00C41EF6" w:rsidRPr="003A0AD8">
              <w:t xml:space="preserve">wahrscheinlich. Die Datenübertragung muss mit </w:t>
            </w:r>
            <w:r w:rsidRPr="003A0AD8">
              <w:t>konkurrierenden</w:t>
            </w:r>
            <w:r w:rsidR="00C41EF6" w:rsidRPr="003A0AD8">
              <w:t xml:space="preserve"> Änderungen umgehen können.</w:t>
            </w:r>
          </w:p>
          <w:p w14:paraId="07B94056" w14:textId="77777777" w:rsidR="00C41EF6" w:rsidRPr="003A0AD8" w:rsidRDefault="00C41EF6">
            <w:pPr>
              <w:pStyle w:val="ListParagraph"/>
              <w:numPr>
                <w:ilvl w:val="0"/>
                <w:numId w:val="25"/>
              </w:numPr>
              <w:rPr>
                <w:b/>
              </w:rPr>
            </w:pPr>
            <w:r w:rsidRPr="003A0AD8">
              <w:rPr>
                <w:b/>
              </w:rPr>
              <w:t>Potenzieller Datenverlust</w:t>
            </w:r>
          </w:p>
          <w:p w14:paraId="44BD3034" w14:textId="0CBB256A" w:rsidR="00C41EF6" w:rsidRPr="003A0AD8" w:rsidRDefault="00C41EF6" w:rsidP="00C41EF6">
            <w:pPr>
              <w:pStyle w:val="ListParagraph"/>
            </w:pPr>
            <w:r w:rsidRPr="003A0AD8">
              <w:t>Änderungen am selben Datensatz von unterschiedlichen Quellen kann zum Verlust von Daten führen.</w:t>
            </w:r>
            <w:r w:rsidR="008C471A" w:rsidRPr="003A0AD8">
              <w:t xml:space="preserve"> Die </w:t>
            </w:r>
            <w:r w:rsidR="00795680" w:rsidRPr="003A0AD8">
              <w:t>Akzeptanz</w:t>
            </w:r>
            <w:r w:rsidR="008C471A" w:rsidRPr="003A0AD8">
              <w:t xml:space="preserve"> und der Umfang von </w:t>
            </w:r>
            <w:r w:rsidR="00795680" w:rsidRPr="003A0AD8">
              <w:t>Datenverlust</w:t>
            </w:r>
            <w:r w:rsidR="008C471A" w:rsidRPr="003A0AD8">
              <w:t xml:space="preserve"> </w:t>
            </w:r>
            <w:r w:rsidR="006F2F36" w:rsidRPr="003A0AD8">
              <w:t>müssen</w:t>
            </w:r>
            <w:r w:rsidR="008C471A" w:rsidRPr="003A0AD8">
              <w:t xml:space="preserve"> mit den Anforderungen der Helion AG </w:t>
            </w:r>
            <w:r w:rsidR="00795680" w:rsidRPr="003A0AD8">
              <w:t>übereinstimmen</w:t>
            </w:r>
            <w:r w:rsidR="008C471A" w:rsidRPr="003A0AD8">
              <w:t>.</w:t>
            </w:r>
          </w:p>
          <w:p w14:paraId="3D4696CD" w14:textId="77777777" w:rsidR="00C41EF6" w:rsidRPr="003A0AD8" w:rsidRDefault="00C41EF6" w:rsidP="00C41EF6"/>
          <w:p w14:paraId="48B8114B" w14:textId="77777777" w:rsidR="00C41EF6" w:rsidRPr="003A0AD8" w:rsidRDefault="00C41EF6" w:rsidP="00C41EF6">
            <w:pPr>
              <w:rPr>
                <w:b/>
              </w:rPr>
            </w:pPr>
            <w:r w:rsidRPr="003A0AD8">
              <w:rPr>
                <w:b/>
              </w:rPr>
              <w:t>Bewertungskriterien:</w:t>
            </w:r>
          </w:p>
          <w:p w14:paraId="2188D8E6" w14:textId="06431AE5" w:rsidR="00C41EF6" w:rsidRPr="003A0AD8" w:rsidRDefault="00C41EF6" w:rsidP="00C41EF6">
            <w:r w:rsidRPr="003A0AD8">
              <w:t xml:space="preserve">1 = </w:t>
            </w:r>
            <w:r w:rsidR="008C471A" w:rsidRPr="003A0AD8">
              <w:t>ungeeignetes Konfliktmanagement</w:t>
            </w:r>
          </w:p>
          <w:p w14:paraId="3FF5F3CB" w14:textId="39A70B20" w:rsidR="00C41EF6" w:rsidRPr="003A0AD8" w:rsidRDefault="00C41EF6" w:rsidP="00C41EF6">
            <w:r w:rsidRPr="003A0AD8">
              <w:t xml:space="preserve">2 = </w:t>
            </w:r>
            <w:r w:rsidR="008C471A" w:rsidRPr="003A0AD8">
              <w:t>eingeschränkt geeignetes Konfliktmanagement</w:t>
            </w:r>
          </w:p>
          <w:p w14:paraId="7FE00789" w14:textId="0F920845" w:rsidR="008C471A" w:rsidRPr="003A0AD8" w:rsidRDefault="008C471A" w:rsidP="00C41EF6">
            <w:r w:rsidRPr="003A0AD8">
              <w:t>3 = geeignetes Konf</w:t>
            </w:r>
            <w:r w:rsidR="00795680" w:rsidRPr="003A0AD8">
              <w:t>li</w:t>
            </w:r>
            <w:r w:rsidRPr="003A0AD8">
              <w:t>k</w:t>
            </w:r>
            <w:r w:rsidR="00795680" w:rsidRPr="003A0AD8">
              <w:t>t</w:t>
            </w:r>
            <w:r w:rsidRPr="003A0AD8">
              <w:t>management</w:t>
            </w:r>
          </w:p>
        </w:tc>
      </w:tr>
    </w:tbl>
    <w:p w14:paraId="22083949" w14:textId="77777777" w:rsidR="00513C18" w:rsidRPr="003A0AD8" w:rsidRDefault="00513C18" w:rsidP="00C70D2F"/>
    <w:p w14:paraId="47E738FA" w14:textId="31310D26" w:rsidR="00253C8F" w:rsidRPr="003A0AD8" w:rsidRDefault="00253C8F" w:rsidP="00C70D2F">
      <w:r w:rsidRPr="003A0AD8">
        <w:t>In den folgenden Tabellen wird die Bewertung der Varianten im Bezug auf die oben beschriebenen Kriterien aufgezeigt.</w:t>
      </w:r>
    </w:p>
    <w:p w14:paraId="7B71C5EE" w14:textId="375E59DA" w:rsidR="00EE5947" w:rsidRPr="003A0AD8" w:rsidRDefault="00EE5947" w:rsidP="00EE5947">
      <w:pPr>
        <w:pStyle w:val="Caption"/>
        <w:keepNext/>
      </w:pPr>
      <w:bookmarkStart w:id="178" w:name="_Toc192418419"/>
      <w:r w:rsidRPr="003A0AD8">
        <w:t xml:space="preserve">Tabelle </w:t>
      </w:r>
      <w:fldSimple w:instr=" SEQ Tabelle \* ARABIC ">
        <w:r w:rsidR="00DA5AC4" w:rsidRPr="003A0AD8">
          <w:rPr>
            <w:noProof/>
          </w:rPr>
          <w:t>31</w:t>
        </w:r>
      </w:fldSimple>
      <w:r w:rsidRPr="003A0AD8">
        <w:t xml:space="preserve"> Bewertung der Komplexität der Varianten</w:t>
      </w:r>
      <w:bookmarkEnd w:id="178"/>
    </w:p>
    <w:tbl>
      <w:tblPr>
        <w:tblStyle w:val="TabelleBFH2"/>
        <w:tblW w:w="0" w:type="auto"/>
        <w:tblLook w:val="04A0" w:firstRow="1" w:lastRow="0" w:firstColumn="1" w:lastColumn="0" w:noHBand="0" w:noVBand="1"/>
      </w:tblPr>
      <w:tblGrid>
        <w:gridCol w:w="2609"/>
        <w:gridCol w:w="2551"/>
        <w:gridCol w:w="4222"/>
      </w:tblGrid>
      <w:tr w:rsidR="00EE5947" w:rsidRPr="003A0AD8"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3A0AD8" w:rsidRDefault="00EE5947" w:rsidP="00C70D2F">
            <w:r w:rsidRPr="003A0AD8">
              <w:t>Variante</w:t>
            </w:r>
          </w:p>
        </w:tc>
        <w:tc>
          <w:tcPr>
            <w:tcW w:w="2551" w:type="dxa"/>
          </w:tcPr>
          <w:p w14:paraId="12141AE2" w14:textId="4B24EC51" w:rsidR="00EE5947" w:rsidRPr="003A0AD8" w:rsidRDefault="00EE5947" w:rsidP="00C70D2F">
            <w:r w:rsidRPr="003A0AD8">
              <w:t>Komplexität</w:t>
            </w:r>
          </w:p>
        </w:tc>
        <w:tc>
          <w:tcPr>
            <w:tcW w:w="4222" w:type="dxa"/>
          </w:tcPr>
          <w:p w14:paraId="2858017B" w14:textId="0509BC02" w:rsidR="00EE5947" w:rsidRPr="003A0AD8" w:rsidRDefault="00EE5947" w:rsidP="00C70D2F">
            <w:r w:rsidRPr="003A0AD8">
              <w:t>Begründung</w:t>
            </w:r>
          </w:p>
        </w:tc>
      </w:tr>
      <w:tr w:rsidR="00EE5947" w:rsidRPr="003A0AD8" w14:paraId="70E0A3A3" w14:textId="77777777" w:rsidTr="00EE5947">
        <w:tc>
          <w:tcPr>
            <w:tcW w:w="2609" w:type="dxa"/>
          </w:tcPr>
          <w:p w14:paraId="7D4C0B23" w14:textId="0FAFE567" w:rsidR="00EE5947" w:rsidRPr="003A0AD8" w:rsidRDefault="00EE5947" w:rsidP="00C70D2F">
            <w:r w:rsidRPr="003A0AD8">
              <w:t>«Full Transfer»</w:t>
            </w:r>
          </w:p>
        </w:tc>
        <w:tc>
          <w:tcPr>
            <w:tcW w:w="2551" w:type="dxa"/>
          </w:tcPr>
          <w:p w14:paraId="695427D0" w14:textId="52B4473E" w:rsidR="00EE5947" w:rsidRPr="003A0AD8" w:rsidRDefault="00EE5947" w:rsidP="00C70D2F">
            <w:r w:rsidRPr="003A0AD8">
              <w:t>Geringe Komplexität</w:t>
            </w:r>
          </w:p>
        </w:tc>
        <w:tc>
          <w:tcPr>
            <w:tcW w:w="4222" w:type="dxa"/>
          </w:tcPr>
          <w:p w14:paraId="5C883831" w14:textId="01C9B1E1" w:rsidR="00EE5947" w:rsidRPr="003A0AD8" w:rsidRDefault="00DA4085" w:rsidP="00C70D2F">
            <w:r w:rsidRPr="003A0AD8">
              <w:t xml:space="preserve">Das Muster «Full Transfer» überträgt alle Daten vollständig, ohne Algorithmen zur Bestimmung der zusammenzuführenden Daten zu verwenden </w:t>
            </w:r>
            <w:r w:rsidRPr="003A0AD8">
              <w:fldChar w:fldCharType="begin"/>
            </w:r>
            <w:r w:rsidRPr="003A0AD8">
              <w:instrText xml:space="preserve"> ADDIN ZOTERO_ITEM CSL_CITATION {"citationID":"MoUazFZw","properties":{"formattedCitation":"[7]","plainCitation":"[7]","noteIndex":0},"citationItems":[{"id":63,"uris":["http://zotero.org/users/15041600/items/V84L3Z8K"],"itemData":{"id":63,"type":"article-journal","language":"en","source":"Zotero","title":"Data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Pr="003A0AD8">
              <w:t>[7]</w:t>
            </w:r>
            <w:r w:rsidRPr="003A0AD8">
              <w:fldChar w:fldCharType="end"/>
            </w:r>
            <w:r w:rsidRPr="003A0AD8">
              <w:t>. Dadurch bleibt die Implementierung einfach und die Fehleranfälligkeit gering.</w:t>
            </w:r>
          </w:p>
        </w:tc>
      </w:tr>
      <w:tr w:rsidR="00EE5947" w:rsidRPr="003A0AD8" w14:paraId="3E992E6C" w14:textId="77777777" w:rsidTr="00EE5947">
        <w:tc>
          <w:tcPr>
            <w:tcW w:w="2609" w:type="dxa"/>
          </w:tcPr>
          <w:p w14:paraId="7502CD8F" w14:textId="4EC6BFDC" w:rsidR="00EE5947" w:rsidRPr="003A0AD8" w:rsidRDefault="00EE5947" w:rsidP="00C70D2F">
            <w:r w:rsidRPr="003A0AD8">
              <w:t>«Timestamp Transfer»</w:t>
            </w:r>
          </w:p>
        </w:tc>
        <w:tc>
          <w:tcPr>
            <w:tcW w:w="2551" w:type="dxa"/>
          </w:tcPr>
          <w:p w14:paraId="0794DB77" w14:textId="45D91311" w:rsidR="00EE5947" w:rsidRPr="003A0AD8" w:rsidRDefault="00EE5947" w:rsidP="00C70D2F">
            <w:r w:rsidRPr="003A0AD8">
              <w:t>Mittlere Komplexität</w:t>
            </w:r>
          </w:p>
        </w:tc>
        <w:tc>
          <w:tcPr>
            <w:tcW w:w="4222" w:type="dxa"/>
          </w:tcPr>
          <w:p w14:paraId="74B42916" w14:textId="521D3DA0" w:rsidR="00EE5947" w:rsidRPr="003A0AD8" w:rsidRDefault="00262FD7" w:rsidP="00C70D2F">
            <w:r w:rsidRPr="003A0AD8">
              <w:t xml:space="preserve">Für die Implementierung wird ein Algorithmus benötigt, welcher Zeitstempel vergleicht </w:t>
            </w:r>
            <w:r w:rsidRPr="003A0AD8">
              <w:fldChar w:fldCharType="begin"/>
            </w:r>
            <w:r w:rsidR="003A3AB1" w:rsidRPr="003A0AD8">
              <w:instrText xml:space="preserve"> ADDIN ZOTERO_ITEM CSL_CITATION {"citationID":"xFtJpFPi","properties":{"formattedCitation":"[7]","plainCitation":"[7]","noteIndex":0},"citationItems":[{"id":63,"uris":["http://zotero.org/users/15041600/items/V84L3Z8K"],"itemData":{"id":63,"type":"article-journal","language":"en","source":"Zotero","title":"Data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Ausserdem werden Zusätzliche Endpoints für den Austausch der Zeitstempel benötigt.</w:t>
            </w:r>
          </w:p>
        </w:tc>
      </w:tr>
      <w:tr w:rsidR="00EE5947" w:rsidRPr="003A0AD8" w14:paraId="21B6F17F" w14:textId="77777777" w:rsidTr="00EE5947">
        <w:tc>
          <w:tcPr>
            <w:tcW w:w="2609" w:type="dxa"/>
          </w:tcPr>
          <w:p w14:paraId="35946055" w14:textId="147960E0" w:rsidR="00EE5947" w:rsidRPr="003A0AD8" w:rsidRDefault="00EE5947" w:rsidP="00C70D2F">
            <w:r w:rsidRPr="003A0AD8">
              <w:t>«Mathematical Transfer»</w:t>
            </w:r>
          </w:p>
        </w:tc>
        <w:tc>
          <w:tcPr>
            <w:tcW w:w="2551" w:type="dxa"/>
          </w:tcPr>
          <w:p w14:paraId="18406A48" w14:textId="167EA713" w:rsidR="00EE5947" w:rsidRPr="003A0AD8" w:rsidRDefault="00EE5947" w:rsidP="00C70D2F">
            <w:r w:rsidRPr="003A0AD8">
              <w:t>Hohe Komplexität</w:t>
            </w:r>
          </w:p>
        </w:tc>
        <w:tc>
          <w:tcPr>
            <w:tcW w:w="4222" w:type="dxa"/>
          </w:tcPr>
          <w:p w14:paraId="7A3A17FB" w14:textId="286DD84F" w:rsidR="00EE5947" w:rsidRPr="003A0AD8" w:rsidRDefault="00262FD7" w:rsidP="00C70D2F">
            <w:r w:rsidRPr="003A0AD8">
              <w:t xml:space="preserve">Diese Variante verwendet komplexe mathematische Algorithmen </w:t>
            </w:r>
            <w:r w:rsidRPr="003A0AD8">
              <w:fldChar w:fldCharType="begin"/>
            </w:r>
            <w:r w:rsidR="003A3AB1" w:rsidRPr="003A0AD8">
              <w:instrText xml:space="preserve"> ADDIN ZOTERO_ITEM CSL_CITATION {"citationID":"FNrg7nue","properties":{"formattedCitation":"[4]","plainCitation":"[4]","noteIndex":0},"citationItems":[{"id":88,"uris":["http://zotero.org/users/15041600/items/8LZBNVBR"],"itemData":{"id":88,"type":"paper-conference","abstract":"Set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3A0AD8">
              <w:fldChar w:fldCharType="separate"/>
            </w:r>
            <w:r w:rsidR="003A3AB1" w:rsidRPr="003A0AD8">
              <w:t>[4]</w:t>
            </w:r>
            <w:r w:rsidRPr="003A0AD8">
              <w:fldChar w:fldCharType="end"/>
            </w:r>
            <w:r w:rsidRPr="003A0AD8">
              <w:t xml:space="preserve"> für die Berechnung der Zusammenführung von Datensätzen. Dies führt zu hohem Entwicklungsaufwand und insgesamt zu </w:t>
            </w:r>
            <w:r w:rsidR="00795680" w:rsidRPr="003A0AD8">
              <w:t>einem k</w:t>
            </w:r>
            <w:r w:rsidRPr="003A0AD8">
              <w:t xml:space="preserve">omplexeren System </w:t>
            </w:r>
            <w:r w:rsidRPr="003A0AD8">
              <w:fldChar w:fldCharType="begin"/>
            </w:r>
            <w:r w:rsidR="003A3AB1" w:rsidRPr="003A0AD8">
              <w:instrText xml:space="preserve"> ADDIN ZOTERO_ITEM CSL_CITATION {"citationID":"EbMam49j","properties":{"formattedCitation":"[7]","plainCitation":"[7]","noteIndex":0},"citationItems":[{"id":63,"uris":["http://zotero.org/users/15041600/items/V84L3Z8K"],"itemData":{"id":63,"type":"article-journal","language":"en","source":"Zotero","title":"Data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tc>
      </w:tr>
    </w:tbl>
    <w:p w14:paraId="7878C810" w14:textId="77777777" w:rsidR="00EE5947" w:rsidRPr="003A0AD8" w:rsidRDefault="00EE5947" w:rsidP="00C70D2F"/>
    <w:p w14:paraId="451F1977" w14:textId="328A1C73" w:rsidR="00EE5947" w:rsidRPr="003A0AD8" w:rsidRDefault="00EE5947" w:rsidP="00EE5947">
      <w:pPr>
        <w:pStyle w:val="Caption"/>
        <w:keepNext/>
      </w:pPr>
      <w:bookmarkStart w:id="179" w:name="_Toc192418420"/>
      <w:r w:rsidRPr="003A0AD8">
        <w:t xml:space="preserve">Tabelle </w:t>
      </w:r>
      <w:fldSimple w:instr=" SEQ Tabelle \* ARABIC ">
        <w:r w:rsidR="00DA5AC4" w:rsidRPr="003A0AD8">
          <w:rPr>
            <w:noProof/>
          </w:rPr>
          <w:t>32</w:t>
        </w:r>
      </w:fldSimple>
      <w:r w:rsidRPr="003A0AD8">
        <w:t xml:space="preserve"> Bewertung des Speicherbedarfs der Varianten</w:t>
      </w:r>
      <w:bookmarkEnd w:id="179"/>
    </w:p>
    <w:tbl>
      <w:tblPr>
        <w:tblStyle w:val="TabelleBFH2"/>
        <w:tblW w:w="0" w:type="auto"/>
        <w:tblLook w:val="04A0" w:firstRow="1" w:lastRow="0" w:firstColumn="1" w:lastColumn="0" w:noHBand="0" w:noVBand="1"/>
      </w:tblPr>
      <w:tblGrid>
        <w:gridCol w:w="2609"/>
        <w:gridCol w:w="2551"/>
        <w:gridCol w:w="4222"/>
      </w:tblGrid>
      <w:tr w:rsidR="00EE5947" w:rsidRPr="003A0AD8"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3A0AD8" w:rsidRDefault="00EE5947" w:rsidP="00683AD8">
            <w:r w:rsidRPr="003A0AD8">
              <w:t>Variante</w:t>
            </w:r>
          </w:p>
        </w:tc>
        <w:tc>
          <w:tcPr>
            <w:tcW w:w="2551" w:type="dxa"/>
          </w:tcPr>
          <w:p w14:paraId="759AD22C" w14:textId="299CD2F7" w:rsidR="00EE5947" w:rsidRPr="003A0AD8" w:rsidRDefault="00EE5947" w:rsidP="00683AD8">
            <w:r w:rsidRPr="003A0AD8">
              <w:t>Speicherbedarf</w:t>
            </w:r>
          </w:p>
        </w:tc>
        <w:tc>
          <w:tcPr>
            <w:tcW w:w="4222" w:type="dxa"/>
          </w:tcPr>
          <w:p w14:paraId="4F7DE9FB" w14:textId="77777777" w:rsidR="00EE5947" w:rsidRPr="003A0AD8" w:rsidRDefault="00EE5947" w:rsidP="00683AD8">
            <w:r w:rsidRPr="003A0AD8">
              <w:t>Begründung</w:t>
            </w:r>
          </w:p>
        </w:tc>
      </w:tr>
      <w:tr w:rsidR="00EE5947" w:rsidRPr="003A0AD8" w14:paraId="43CDA115" w14:textId="77777777" w:rsidTr="00683AD8">
        <w:tc>
          <w:tcPr>
            <w:tcW w:w="2609" w:type="dxa"/>
          </w:tcPr>
          <w:p w14:paraId="2E167910" w14:textId="77777777" w:rsidR="00EE5947" w:rsidRPr="003A0AD8" w:rsidRDefault="00EE5947" w:rsidP="00683AD8">
            <w:r w:rsidRPr="003A0AD8">
              <w:t>«Full Transfer»</w:t>
            </w:r>
          </w:p>
        </w:tc>
        <w:tc>
          <w:tcPr>
            <w:tcW w:w="2551" w:type="dxa"/>
          </w:tcPr>
          <w:p w14:paraId="2F2F2584" w14:textId="386C3571" w:rsidR="00EE5947" w:rsidRPr="003A0AD8" w:rsidRDefault="00FA1584" w:rsidP="00683AD8">
            <w:r w:rsidRPr="003A0AD8">
              <w:t>Kein zusätzlicher Speicherbedarf</w:t>
            </w:r>
          </w:p>
        </w:tc>
        <w:tc>
          <w:tcPr>
            <w:tcW w:w="4222" w:type="dxa"/>
          </w:tcPr>
          <w:p w14:paraId="3EBF1677" w14:textId="149B4A58" w:rsidR="00EE5947" w:rsidRPr="003A0AD8" w:rsidRDefault="00DD1693" w:rsidP="00683AD8">
            <w:r w:rsidRPr="003A0AD8">
              <w:t xml:space="preserve">Diese Variante muss keine zusätzlichen Daten für die Datenübertragung abspeichern, weil der Datensatz jeweils als </w:t>
            </w:r>
            <w:r w:rsidR="00795680" w:rsidRPr="003A0AD8">
              <w:t>Ganzes</w:t>
            </w:r>
            <w:r w:rsidRPr="003A0AD8">
              <w:t xml:space="preserve"> übermittelt wird </w:t>
            </w:r>
            <w:r w:rsidRPr="003A0AD8">
              <w:fldChar w:fldCharType="begin"/>
            </w:r>
            <w:r w:rsidR="003A3AB1" w:rsidRPr="003A0AD8">
              <w:instrText xml:space="preserve"> ADDIN ZOTERO_ITEM CSL_CITATION {"citationID":"N2pwDyWx","properties":{"formattedCitation":"[7]","plainCitation":"[7]","noteIndex":0},"citationItems":[{"id":63,"uris":["http://zotero.org/users/15041600/items/V84L3Z8K"],"itemData":{"id":63,"type":"article-journal","language":"en","source":"Zotero","title":"Data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tc>
      </w:tr>
      <w:tr w:rsidR="00EE5947" w:rsidRPr="003A0AD8" w14:paraId="729A3D5A" w14:textId="77777777" w:rsidTr="00683AD8">
        <w:tc>
          <w:tcPr>
            <w:tcW w:w="2609" w:type="dxa"/>
          </w:tcPr>
          <w:p w14:paraId="42A971E7" w14:textId="77777777" w:rsidR="00EE5947" w:rsidRPr="003A0AD8" w:rsidRDefault="00EE5947" w:rsidP="00683AD8">
            <w:r w:rsidRPr="003A0AD8">
              <w:t>«Timestamp Transfer»</w:t>
            </w:r>
          </w:p>
        </w:tc>
        <w:tc>
          <w:tcPr>
            <w:tcW w:w="2551" w:type="dxa"/>
          </w:tcPr>
          <w:p w14:paraId="79838B7F" w14:textId="05C7286B" w:rsidR="00EE5947" w:rsidRPr="003A0AD8" w:rsidRDefault="00FA1584" w:rsidP="00683AD8">
            <w:r w:rsidRPr="003A0AD8">
              <w:t>Mittlerer zusätzlicher Speicherbedarf</w:t>
            </w:r>
          </w:p>
        </w:tc>
        <w:tc>
          <w:tcPr>
            <w:tcW w:w="4222" w:type="dxa"/>
          </w:tcPr>
          <w:p w14:paraId="468B8C82" w14:textId="2469B0DB" w:rsidR="00EE5947" w:rsidRPr="003A0AD8" w:rsidRDefault="00DD1693" w:rsidP="00683AD8">
            <w:r w:rsidRPr="003A0AD8">
              <w:t xml:space="preserve">Damit der Zeitstempel verglichen werden kann, muss jeder Datensatz ein «Erstellt am» und «Modifiziert am» Datumsfeld enthalten </w:t>
            </w:r>
            <w:r w:rsidRPr="003A0AD8">
              <w:fldChar w:fldCharType="begin"/>
            </w:r>
            <w:r w:rsidR="003A3AB1" w:rsidRPr="003A0AD8">
              <w:instrText xml:space="preserve"> ADDIN ZOTERO_ITEM CSL_CITATION {"citationID":"qGrW3YDk","properties":{"formattedCitation":"[7]","plainCitation":"[7]","noteIndex":0},"citationItems":[{"id":63,"uris":["http://zotero.org/users/15041600/items/V84L3Z8K"],"itemData":{"id":63,"type":"article-journal","language":"en","source":"Zotero","title":"Data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Dadurch ist ein zusätzlicher Speicherbedarf pro Datensatz nötig.</w:t>
            </w:r>
          </w:p>
        </w:tc>
      </w:tr>
      <w:tr w:rsidR="00EE5947" w:rsidRPr="003A0AD8" w14:paraId="182B00E0" w14:textId="77777777" w:rsidTr="00683AD8">
        <w:tc>
          <w:tcPr>
            <w:tcW w:w="2609" w:type="dxa"/>
          </w:tcPr>
          <w:p w14:paraId="223095A4" w14:textId="77777777" w:rsidR="00EE5947" w:rsidRPr="003A0AD8" w:rsidRDefault="00EE5947" w:rsidP="00683AD8">
            <w:r w:rsidRPr="003A0AD8">
              <w:lastRenderedPageBreak/>
              <w:t>«Mathematical Transfer»</w:t>
            </w:r>
          </w:p>
        </w:tc>
        <w:tc>
          <w:tcPr>
            <w:tcW w:w="2551" w:type="dxa"/>
          </w:tcPr>
          <w:p w14:paraId="3CE97671" w14:textId="00AC4061" w:rsidR="00EE5947" w:rsidRPr="003A0AD8" w:rsidRDefault="00FA1584" w:rsidP="00683AD8">
            <w:r w:rsidRPr="003A0AD8">
              <w:t>Hoher zusätzlicher Speicherbedarf</w:t>
            </w:r>
          </w:p>
        </w:tc>
        <w:tc>
          <w:tcPr>
            <w:tcW w:w="4222" w:type="dxa"/>
          </w:tcPr>
          <w:p w14:paraId="637199ED" w14:textId="69DB8350" w:rsidR="00EE5947" w:rsidRPr="003A0AD8" w:rsidRDefault="00DD1693" w:rsidP="00683AD8">
            <w:r w:rsidRPr="003A0AD8">
              <w:t xml:space="preserve">Die Berechnung der Zusammenführung der Datensätzen benötigt oft zusätzlichen Speicher oder sogar separate Tabellen in der Datenbank </w:t>
            </w:r>
            <w:r w:rsidRPr="003A0AD8">
              <w:fldChar w:fldCharType="begin"/>
            </w:r>
            <w:r w:rsidR="003A3AB1" w:rsidRPr="003A0AD8">
              <w:instrText xml:space="preserve"> ADDIN ZOTERO_ITEM CSL_CITATION {"citationID":"JCm7JsPS","properties":{"formattedCitation":"[10]","plainCitation":"[10]","noteIndex":0},"citationItems":[{"id":91,"uris":["http://zotero.org/users/15041600/items/IH34XPA2"],"itemData":{"id":91,"type":"article-journal","abstract":"Many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3A0AD8">
              <w:fldChar w:fldCharType="separate"/>
            </w:r>
            <w:r w:rsidR="003A3AB1" w:rsidRPr="003A0AD8">
              <w:t>[10]</w:t>
            </w:r>
            <w:r w:rsidRPr="003A0AD8">
              <w:fldChar w:fldCharType="end"/>
            </w:r>
            <w:r w:rsidRPr="003A0AD8">
              <w:t xml:space="preserve">. Der Bedarf an Speicher kann mit der </w:t>
            </w:r>
            <w:r w:rsidR="00795680" w:rsidRPr="003A0AD8">
              <w:t>Zunahme</w:t>
            </w:r>
            <w:r w:rsidRPr="003A0AD8">
              <w:t xml:space="preserve"> der Differenz oder der Menge an Datensätze steigen </w:t>
            </w:r>
            <w:r w:rsidRPr="003A0AD8">
              <w:fldChar w:fldCharType="begin"/>
            </w:r>
            <w:r w:rsidR="003A3AB1" w:rsidRPr="003A0AD8">
              <w:instrText xml:space="preserve"> ADDIN ZOTERO_ITEM CSL_CITATION {"citationID":"3uq534K9","properties":{"formattedCitation":"[10]","plainCitation":"[10]","noteIndex":0},"citationItems":[{"id":91,"uris":["http://zotero.org/users/15041600/items/IH34XPA2"],"itemData":{"id":91,"type":"article-journal","abstract":"Many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3A0AD8">
              <w:fldChar w:fldCharType="separate"/>
            </w:r>
            <w:r w:rsidR="003A3AB1" w:rsidRPr="003A0AD8">
              <w:t>[10]</w:t>
            </w:r>
            <w:r w:rsidRPr="003A0AD8">
              <w:fldChar w:fldCharType="end"/>
            </w:r>
            <w:r w:rsidRPr="003A0AD8">
              <w:t>.</w:t>
            </w:r>
          </w:p>
        </w:tc>
      </w:tr>
    </w:tbl>
    <w:p w14:paraId="792E3ACB" w14:textId="77777777" w:rsidR="00EE5947" w:rsidRPr="003A0AD8" w:rsidRDefault="00EE5947" w:rsidP="00C70D2F"/>
    <w:p w14:paraId="696390E4" w14:textId="77D6C4C1" w:rsidR="00EE5947" w:rsidRPr="003A0AD8" w:rsidRDefault="00EE5947" w:rsidP="00EE5947">
      <w:pPr>
        <w:pStyle w:val="Caption"/>
        <w:keepNext/>
      </w:pPr>
      <w:bookmarkStart w:id="180" w:name="_Toc192418421"/>
      <w:r w:rsidRPr="003A0AD8">
        <w:t xml:space="preserve">Tabelle </w:t>
      </w:r>
      <w:fldSimple w:instr=" SEQ Tabelle \* ARABIC ">
        <w:r w:rsidR="00DA5AC4" w:rsidRPr="003A0AD8">
          <w:rPr>
            <w:noProof/>
          </w:rPr>
          <w:t>33</w:t>
        </w:r>
      </w:fldSimple>
      <w:r w:rsidRPr="003A0AD8">
        <w:t xml:space="preserve"> Bewertung der Performance der Varianten</w:t>
      </w:r>
      <w:bookmarkEnd w:id="180"/>
    </w:p>
    <w:tbl>
      <w:tblPr>
        <w:tblStyle w:val="TabelleBFH2"/>
        <w:tblW w:w="0" w:type="auto"/>
        <w:tblLook w:val="04A0" w:firstRow="1" w:lastRow="0" w:firstColumn="1" w:lastColumn="0" w:noHBand="0" w:noVBand="1"/>
      </w:tblPr>
      <w:tblGrid>
        <w:gridCol w:w="2609"/>
        <w:gridCol w:w="2551"/>
        <w:gridCol w:w="4222"/>
      </w:tblGrid>
      <w:tr w:rsidR="00EE5947" w:rsidRPr="003A0AD8"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3A0AD8" w:rsidRDefault="00EE5947" w:rsidP="00683AD8">
            <w:r w:rsidRPr="003A0AD8">
              <w:t>Variante</w:t>
            </w:r>
          </w:p>
        </w:tc>
        <w:tc>
          <w:tcPr>
            <w:tcW w:w="2551" w:type="dxa"/>
          </w:tcPr>
          <w:p w14:paraId="70F246B1" w14:textId="62CE4B0B" w:rsidR="00EE5947" w:rsidRPr="003A0AD8" w:rsidRDefault="006F0933" w:rsidP="00683AD8">
            <w:r w:rsidRPr="003A0AD8">
              <w:t>Rechenleistung</w:t>
            </w:r>
          </w:p>
        </w:tc>
        <w:tc>
          <w:tcPr>
            <w:tcW w:w="4222" w:type="dxa"/>
          </w:tcPr>
          <w:p w14:paraId="198EF794" w14:textId="77777777" w:rsidR="00EE5947" w:rsidRPr="003A0AD8" w:rsidRDefault="00EE5947" w:rsidP="00683AD8">
            <w:r w:rsidRPr="003A0AD8">
              <w:t>Begründung</w:t>
            </w:r>
          </w:p>
        </w:tc>
      </w:tr>
      <w:tr w:rsidR="00EE5947" w:rsidRPr="003A0AD8" w14:paraId="0B51C399" w14:textId="77777777" w:rsidTr="00683AD8">
        <w:tc>
          <w:tcPr>
            <w:tcW w:w="2609" w:type="dxa"/>
          </w:tcPr>
          <w:p w14:paraId="0C1BB8AE" w14:textId="77777777" w:rsidR="00EE5947" w:rsidRPr="003A0AD8" w:rsidRDefault="00EE5947" w:rsidP="00683AD8">
            <w:r w:rsidRPr="003A0AD8">
              <w:t>«Full Transfer»</w:t>
            </w:r>
          </w:p>
        </w:tc>
        <w:tc>
          <w:tcPr>
            <w:tcW w:w="2551" w:type="dxa"/>
          </w:tcPr>
          <w:p w14:paraId="1E88A26F" w14:textId="0FF5CA3C" w:rsidR="00EE5947" w:rsidRPr="003A0AD8" w:rsidRDefault="006F0933" w:rsidP="00683AD8">
            <w:r w:rsidRPr="003A0AD8">
              <w:t>Geringe Rechenleistung</w:t>
            </w:r>
          </w:p>
        </w:tc>
        <w:tc>
          <w:tcPr>
            <w:tcW w:w="4222" w:type="dxa"/>
          </w:tcPr>
          <w:p w14:paraId="7ACC5124" w14:textId="17AD680F" w:rsidR="00EE5947" w:rsidRPr="003A0AD8" w:rsidRDefault="00AD6C95" w:rsidP="00683AD8">
            <w:r w:rsidRPr="003A0AD8">
              <w:t xml:space="preserve">Es wird keine Rechenleistung für die Ausführung einer Zusammenführung </w:t>
            </w:r>
            <w:r w:rsidR="00795680" w:rsidRPr="003A0AD8">
              <w:t xml:space="preserve">von Datensätzen </w:t>
            </w:r>
            <w:r w:rsidRPr="003A0AD8">
              <w:t xml:space="preserve">benötigt </w:t>
            </w:r>
            <w:r w:rsidRPr="003A0AD8">
              <w:fldChar w:fldCharType="begin"/>
            </w:r>
            <w:r w:rsidR="003A3AB1" w:rsidRPr="003A0AD8">
              <w:instrText xml:space="preserve"> ADDIN ZOTERO_ITEM CSL_CITATION {"citationID":"IdKZ4GGD","properties":{"formattedCitation":"[7]","plainCitation":"[7]","noteIndex":0},"citationItems":[{"id":63,"uris":["http://zotero.org/users/15041600/items/V84L3Z8K"],"itemData":{"id":63,"type":"article-journal","language":"en","source":"Zotero","title":"Data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tc>
      </w:tr>
      <w:tr w:rsidR="00EE5947" w:rsidRPr="003A0AD8" w14:paraId="66E35F6E" w14:textId="77777777" w:rsidTr="00683AD8">
        <w:tc>
          <w:tcPr>
            <w:tcW w:w="2609" w:type="dxa"/>
          </w:tcPr>
          <w:p w14:paraId="5AC97F40" w14:textId="77777777" w:rsidR="00EE5947" w:rsidRPr="003A0AD8" w:rsidRDefault="00EE5947" w:rsidP="00683AD8">
            <w:r w:rsidRPr="003A0AD8">
              <w:t>«Timestamp Transfer»</w:t>
            </w:r>
          </w:p>
        </w:tc>
        <w:tc>
          <w:tcPr>
            <w:tcW w:w="2551" w:type="dxa"/>
          </w:tcPr>
          <w:p w14:paraId="7F239CB4" w14:textId="24234B5D" w:rsidR="00EE5947" w:rsidRPr="003A0AD8" w:rsidRDefault="006F0933" w:rsidP="00683AD8">
            <w:r w:rsidRPr="003A0AD8">
              <w:t>Geringe Rechenleistung</w:t>
            </w:r>
          </w:p>
        </w:tc>
        <w:tc>
          <w:tcPr>
            <w:tcW w:w="4222" w:type="dxa"/>
          </w:tcPr>
          <w:p w14:paraId="143F9928" w14:textId="632F1A0B" w:rsidR="00EE5947" w:rsidRPr="003A0AD8" w:rsidRDefault="00AD6C95" w:rsidP="00683AD8">
            <w:r w:rsidRPr="003A0AD8">
              <w:t xml:space="preserve">Der Vergleich der Timestamps benötigt keinen nennenswerten Mehraufwand </w:t>
            </w:r>
            <w:r w:rsidR="00795680" w:rsidRPr="003A0AD8">
              <w:t>der</w:t>
            </w:r>
            <w:r w:rsidRPr="003A0AD8">
              <w:t xml:space="preserve"> Rechenleistung </w:t>
            </w:r>
            <w:r w:rsidRPr="003A0AD8">
              <w:fldChar w:fldCharType="begin"/>
            </w:r>
            <w:r w:rsidR="003A3AB1" w:rsidRPr="003A0AD8">
              <w:instrText xml:space="preserve"> ADDIN ZOTERO_ITEM CSL_CITATION {"citationID":"lyV5sYty","properties":{"formattedCitation":"[7]","plainCitation":"[7]","noteIndex":0},"citationItems":[{"id":63,"uris":["http://zotero.org/users/15041600/items/V84L3Z8K"],"itemData":{"id":63,"type":"article-journal","language":"en","source":"Zotero","title":"Data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tc>
      </w:tr>
      <w:tr w:rsidR="00EE5947" w:rsidRPr="003A0AD8" w14:paraId="138557A0" w14:textId="77777777" w:rsidTr="00683AD8">
        <w:tc>
          <w:tcPr>
            <w:tcW w:w="2609" w:type="dxa"/>
          </w:tcPr>
          <w:p w14:paraId="3BD0FF3D" w14:textId="77777777" w:rsidR="00EE5947" w:rsidRPr="003A0AD8" w:rsidRDefault="00EE5947" w:rsidP="00683AD8">
            <w:r w:rsidRPr="003A0AD8">
              <w:t>«Mathematical Transfer»</w:t>
            </w:r>
          </w:p>
        </w:tc>
        <w:tc>
          <w:tcPr>
            <w:tcW w:w="2551" w:type="dxa"/>
          </w:tcPr>
          <w:p w14:paraId="5BDC9FCD" w14:textId="0FD289B1" w:rsidR="00EE5947" w:rsidRPr="003A0AD8" w:rsidRDefault="006F0933" w:rsidP="00683AD8">
            <w:r w:rsidRPr="003A0AD8">
              <w:t>Hohe Rechenleistung</w:t>
            </w:r>
          </w:p>
        </w:tc>
        <w:tc>
          <w:tcPr>
            <w:tcW w:w="4222" w:type="dxa"/>
          </w:tcPr>
          <w:p w14:paraId="39EB50BE" w14:textId="69A8EFDB" w:rsidR="00EE5947" w:rsidRPr="003A0AD8" w:rsidRDefault="00AD6C95" w:rsidP="00683AD8">
            <w:r w:rsidRPr="003A0AD8">
              <w:t xml:space="preserve">Die Berechnung für die </w:t>
            </w:r>
            <w:r w:rsidR="00795680" w:rsidRPr="003A0AD8">
              <w:t>Zusammenfügung</w:t>
            </w:r>
            <w:r w:rsidRPr="003A0AD8">
              <w:t xml:space="preserve"> kann je nach Algorithmus höher ausfallen oder mit der </w:t>
            </w:r>
            <w:r w:rsidR="00FC54E6" w:rsidRPr="003A0AD8">
              <w:t>Zunahme</w:t>
            </w:r>
            <w:r w:rsidRPr="003A0AD8">
              <w:t xml:space="preserve"> von Datensätzen </w:t>
            </w:r>
            <w:r w:rsidR="00FC54E6" w:rsidRPr="003A0AD8">
              <w:t>steigen</w:t>
            </w:r>
            <w:r w:rsidRPr="003A0AD8">
              <w:t xml:space="preserve"> </w:t>
            </w:r>
            <w:r w:rsidRPr="003A0AD8">
              <w:fldChar w:fldCharType="begin"/>
            </w:r>
            <w:r w:rsidR="003A3AB1" w:rsidRPr="003A0AD8">
              <w:instrText xml:space="preserve"> ADDIN ZOTERO_ITEM CSL_CITATION {"citationID":"Th5UGyzM","properties":{"formattedCitation":"[20]","plainCitation":"[20]","noteIndex":0},"citationItems":[{"id":93,"uris":["http://zotero.org/users/15041600/items/M6294VUX"],"itemData":{"id":93,"type":"paper-conference","abstract":"We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3A0AD8">
              <w:fldChar w:fldCharType="separate"/>
            </w:r>
            <w:r w:rsidR="003A3AB1" w:rsidRPr="003A0AD8">
              <w:t>[20]</w:t>
            </w:r>
            <w:r w:rsidRPr="003A0AD8">
              <w:fldChar w:fldCharType="end"/>
            </w:r>
            <w:r w:rsidRPr="003A0AD8">
              <w:t>.</w:t>
            </w:r>
          </w:p>
        </w:tc>
      </w:tr>
    </w:tbl>
    <w:p w14:paraId="7F48169C" w14:textId="77777777" w:rsidR="00EE5947" w:rsidRPr="003A0AD8" w:rsidRDefault="00EE5947" w:rsidP="00C70D2F"/>
    <w:p w14:paraId="5E72B4A7" w14:textId="36350035" w:rsidR="00EE5947" w:rsidRPr="003A0AD8" w:rsidRDefault="00EE5947" w:rsidP="00EE5947">
      <w:pPr>
        <w:pStyle w:val="Caption"/>
        <w:keepNext/>
      </w:pPr>
      <w:bookmarkStart w:id="181" w:name="_Toc192418422"/>
      <w:r w:rsidRPr="003A0AD8">
        <w:t xml:space="preserve">Tabelle </w:t>
      </w:r>
      <w:fldSimple w:instr=" SEQ Tabelle \* ARABIC ">
        <w:r w:rsidR="00DA5AC4" w:rsidRPr="003A0AD8">
          <w:rPr>
            <w:noProof/>
          </w:rPr>
          <w:t>34</w:t>
        </w:r>
      </w:fldSimple>
      <w:r w:rsidRPr="003A0AD8">
        <w:t xml:space="preserve"> Bewertung der Netzwerkbandbreite der Varianten</w:t>
      </w:r>
      <w:bookmarkEnd w:id="181"/>
    </w:p>
    <w:tbl>
      <w:tblPr>
        <w:tblStyle w:val="TabelleBFH2"/>
        <w:tblW w:w="0" w:type="auto"/>
        <w:tblLook w:val="04A0" w:firstRow="1" w:lastRow="0" w:firstColumn="1" w:lastColumn="0" w:noHBand="0" w:noVBand="1"/>
      </w:tblPr>
      <w:tblGrid>
        <w:gridCol w:w="2609"/>
        <w:gridCol w:w="2551"/>
        <w:gridCol w:w="4222"/>
      </w:tblGrid>
      <w:tr w:rsidR="00EE5947" w:rsidRPr="003A0AD8"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3A0AD8" w:rsidRDefault="00EE5947" w:rsidP="00683AD8">
            <w:r w:rsidRPr="003A0AD8">
              <w:t>Variante</w:t>
            </w:r>
          </w:p>
        </w:tc>
        <w:tc>
          <w:tcPr>
            <w:tcW w:w="2551" w:type="dxa"/>
          </w:tcPr>
          <w:p w14:paraId="07E13E06" w14:textId="68D41363" w:rsidR="00EE5947" w:rsidRPr="003A0AD8" w:rsidRDefault="00EE5947" w:rsidP="00683AD8">
            <w:r w:rsidRPr="003A0AD8">
              <w:t>Netzwerkbandbreite</w:t>
            </w:r>
          </w:p>
        </w:tc>
        <w:tc>
          <w:tcPr>
            <w:tcW w:w="4222" w:type="dxa"/>
          </w:tcPr>
          <w:p w14:paraId="67151B75" w14:textId="77777777" w:rsidR="00EE5947" w:rsidRPr="003A0AD8" w:rsidRDefault="00EE5947" w:rsidP="00683AD8">
            <w:r w:rsidRPr="003A0AD8">
              <w:t>Begründung</w:t>
            </w:r>
          </w:p>
        </w:tc>
      </w:tr>
      <w:tr w:rsidR="00EE5947" w:rsidRPr="003A0AD8" w14:paraId="24FB00C7" w14:textId="77777777" w:rsidTr="00683AD8">
        <w:tc>
          <w:tcPr>
            <w:tcW w:w="2609" w:type="dxa"/>
          </w:tcPr>
          <w:p w14:paraId="24BA45E8" w14:textId="77777777" w:rsidR="00EE5947" w:rsidRPr="003A0AD8" w:rsidRDefault="00EE5947" w:rsidP="00683AD8">
            <w:r w:rsidRPr="003A0AD8">
              <w:t>«Full Transfer»</w:t>
            </w:r>
          </w:p>
        </w:tc>
        <w:tc>
          <w:tcPr>
            <w:tcW w:w="2551" w:type="dxa"/>
          </w:tcPr>
          <w:p w14:paraId="19188E87" w14:textId="7B03E245" w:rsidR="00EE5947" w:rsidRPr="003A0AD8" w:rsidRDefault="006F0933" w:rsidP="00683AD8">
            <w:r w:rsidRPr="003A0AD8">
              <w:t>Hoher Bandbreitenbedarf</w:t>
            </w:r>
          </w:p>
        </w:tc>
        <w:tc>
          <w:tcPr>
            <w:tcW w:w="4222" w:type="dxa"/>
          </w:tcPr>
          <w:p w14:paraId="5E20A230" w14:textId="5D49768F" w:rsidR="00EE5947" w:rsidRPr="003A0AD8" w:rsidRDefault="00AD6C95" w:rsidP="00683AD8">
            <w:r w:rsidRPr="003A0AD8">
              <w:t xml:space="preserve">Gemäss </w:t>
            </w:r>
            <w:r w:rsidRPr="003A0AD8">
              <w:fldChar w:fldCharType="begin"/>
            </w:r>
            <w:r w:rsidR="003A3AB1" w:rsidRPr="003A0AD8">
              <w:instrText xml:space="preserve"> ADDIN ZOTERO_ITEM CSL_CITATION {"citationID":"TlDiToYm","properties":{"formattedCitation":"[7]","plainCitation":"[7]","noteIndex":0},"citationItems":[{"id":63,"uris":["http://zotero.org/users/15041600/items/V84L3Z8K"],"itemData":{"id":63,"type":"article-journal","language":"en","source":"Zotero","title":"Data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hat das «Full Transfer» Muster einen hohen Bedarf an Netzwerkbandbreite. Dies beruht auf der Tatsache, dass die </w:t>
            </w:r>
            <w:r w:rsidR="008767F5" w:rsidRPr="003A0AD8">
              <w:t xml:space="preserve">kompletten </w:t>
            </w:r>
            <w:r w:rsidRPr="003A0AD8">
              <w:t>Datensätze übertragen werden.</w:t>
            </w:r>
          </w:p>
        </w:tc>
      </w:tr>
      <w:tr w:rsidR="00EE5947" w:rsidRPr="003A0AD8" w14:paraId="385DCF16" w14:textId="77777777" w:rsidTr="00683AD8">
        <w:tc>
          <w:tcPr>
            <w:tcW w:w="2609" w:type="dxa"/>
          </w:tcPr>
          <w:p w14:paraId="4C599700" w14:textId="77777777" w:rsidR="00EE5947" w:rsidRPr="003A0AD8" w:rsidRDefault="00EE5947" w:rsidP="00683AD8">
            <w:r w:rsidRPr="003A0AD8">
              <w:t>«Timestamp Transfer»</w:t>
            </w:r>
          </w:p>
        </w:tc>
        <w:tc>
          <w:tcPr>
            <w:tcW w:w="2551" w:type="dxa"/>
          </w:tcPr>
          <w:p w14:paraId="2402CA7F" w14:textId="4AA27420" w:rsidR="00EE5947" w:rsidRPr="003A0AD8" w:rsidRDefault="006F0933" w:rsidP="00683AD8">
            <w:r w:rsidRPr="003A0AD8">
              <w:t>Mittlerer Bandbreitenbedarf</w:t>
            </w:r>
          </w:p>
        </w:tc>
        <w:tc>
          <w:tcPr>
            <w:tcW w:w="4222" w:type="dxa"/>
          </w:tcPr>
          <w:p w14:paraId="1A1F2868" w14:textId="46A13E1E" w:rsidR="00EE5947" w:rsidRPr="003A0AD8" w:rsidRDefault="00AD6C95" w:rsidP="00683AD8">
            <w:r w:rsidRPr="003A0AD8">
              <w:t xml:space="preserve">Gemäss </w:t>
            </w:r>
            <w:r w:rsidRPr="003A0AD8">
              <w:fldChar w:fldCharType="begin"/>
            </w:r>
            <w:r w:rsidR="003A3AB1" w:rsidRPr="003A0AD8">
              <w:instrText xml:space="preserve"> ADDIN ZOTERO_ITEM CSL_CITATION {"citationID":"fYNUWkOK","properties":{"formattedCitation":"[7]","plainCitation":"[7]","noteIndex":0},"citationItems":[{"id":63,"uris":["http://zotero.org/users/15041600/items/V84L3Z8K"],"itemData":{"id":63,"type":"article-journal","language":"en","source":"Zotero","title":"Data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benötigt dieses Muster weniger </w:t>
            </w:r>
            <w:r w:rsidR="008767F5" w:rsidRPr="003A0AD8">
              <w:t>Bandbreite</w:t>
            </w:r>
            <w:r w:rsidRPr="003A0AD8">
              <w:t xml:space="preserve"> als «Full Transfer». In diesem Muster werden nur die Datensätze übertragen, welche sich verändert haben oder neu </w:t>
            </w:r>
            <w:r w:rsidR="008767F5" w:rsidRPr="003A0AD8">
              <w:t>dazugekommen</w:t>
            </w:r>
            <w:r w:rsidRPr="003A0AD8">
              <w:t xml:space="preserve"> sind </w:t>
            </w:r>
            <w:r w:rsidRPr="003A0AD8">
              <w:fldChar w:fldCharType="begin"/>
            </w:r>
            <w:r w:rsidR="003A3AB1" w:rsidRPr="003A0AD8">
              <w:instrText xml:space="preserve"> ADDIN ZOTERO_ITEM CSL_CITATION {"citationID":"QTN7ngRZ","properties":{"formattedCitation":"[7]","plainCitation":"[7]","noteIndex":0},"citationItems":[{"id":63,"uris":["http://zotero.org/users/15041600/items/V84L3Z8K"],"itemData":{"id":63,"type":"article-journal","language":"en","source":"Zotero","title":"Data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tc>
      </w:tr>
      <w:tr w:rsidR="00EE5947" w:rsidRPr="003A0AD8" w14:paraId="1D2564E3" w14:textId="77777777" w:rsidTr="00683AD8">
        <w:tc>
          <w:tcPr>
            <w:tcW w:w="2609" w:type="dxa"/>
          </w:tcPr>
          <w:p w14:paraId="01DE4667" w14:textId="77777777" w:rsidR="00EE5947" w:rsidRPr="003A0AD8" w:rsidRDefault="00EE5947" w:rsidP="00683AD8">
            <w:r w:rsidRPr="003A0AD8">
              <w:t>«Mathematical Transfer»</w:t>
            </w:r>
          </w:p>
        </w:tc>
        <w:tc>
          <w:tcPr>
            <w:tcW w:w="2551" w:type="dxa"/>
          </w:tcPr>
          <w:p w14:paraId="473F94DD" w14:textId="67F5F71F" w:rsidR="00EE5947" w:rsidRPr="003A0AD8" w:rsidRDefault="006F0933" w:rsidP="00683AD8">
            <w:r w:rsidRPr="003A0AD8">
              <w:t>Geringer Bandbreitenbedarf</w:t>
            </w:r>
          </w:p>
        </w:tc>
        <w:tc>
          <w:tcPr>
            <w:tcW w:w="4222" w:type="dxa"/>
          </w:tcPr>
          <w:p w14:paraId="6D3ECC02" w14:textId="724AFA16" w:rsidR="00EE5947" w:rsidRPr="003A0AD8" w:rsidRDefault="008E719C" w:rsidP="00683AD8">
            <w:r w:rsidRPr="003A0AD8">
              <w:t xml:space="preserve">Dieses Muster hat das </w:t>
            </w:r>
            <w:r w:rsidR="008767F5" w:rsidRPr="003A0AD8">
              <w:t>Potenzial</w:t>
            </w:r>
            <w:r w:rsidRPr="003A0AD8">
              <w:t xml:space="preserve"> den geri</w:t>
            </w:r>
            <w:r w:rsidR="008767F5" w:rsidRPr="003A0AD8">
              <w:t>n</w:t>
            </w:r>
            <w:r w:rsidRPr="003A0AD8">
              <w:t>g</w:t>
            </w:r>
            <w:r w:rsidR="008767F5" w:rsidRPr="003A0AD8">
              <w:t>s</w:t>
            </w:r>
            <w:r w:rsidRPr="003A0AD8">
              <w:t xml:space="preserve">ten Bandbreitenbedarf aufzuweisen </w:t>
            </w:r>
            <w:r w:rsidRPr="003A0AD8">
              <w:fldChar w:fldCharType="begin"/>
            </w:r>
            <w:r w:rsidR="003A3AB1" w:rsidRPr="003A0AD8">
              <w:instrText xml:space="preserve"> ADDIN ZOTERO_ITEM CSL_CITATION {"citationID":"TEF1ehCP","properties":{"formattedCitation":"[7]","plainCitation":"[7]","noteIndex":0},"citationItems":[{"id":63,"uris":["http://zotero.org/users/15041600/items/V84L3Z8K"],"itemData":{"id":63,"type":"article-journal","language":"en","source":"Zotero","title":"Data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Durch mathematische Algorithmen kann die Entscheidung, welche Daten übertragen werden, sehr granular ausfallen </w:t>
            </w:r>
            <w:r w:rsidRPr="003A0AD8">
              <w:fldChar w:fldCharType="begin"/>
            </w:r>
            <w:r w:rsidR="003A3AB1" w:rsidRPr="003A0AD8">
              <w:instrText xml:space="preserve"> ADDIN ZOTERO_ITEM CSL_CITATION {"citationID":"FhHp5FWn","properties":{"formattedCitation":"[7]","plainCitation":"[7]","noteIndex":0},"citationItems":[{"id":63,"uris":["http://zotero.org/users/15041600/items/V84L3Z8K"],"itemData":{"id":63,"type":"article-journal","language":"en","source":"Zotero","title":"Data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w:t>
            </w:r>
          </w:p>
        </w:tc>
      </w:tr>
    </w:tbl>
    <w:p w14:paraId="0A8F8B37" w14:textId="77777777" w:rsidR="00EE5947" w:rsidRPr="003A0AD8" w:rsidRDefault="00EE5947" w:rsidP="00C70D2F"/>
    <w:p w14:paraId="1BB4DF5D" w14:textId="64198DD0" w:rsidR="00741589" w:rsidRPr="003A0AD8" w:rsidRDefault="00741589" w:rsidP="00741589">
      <w:pPr>
        <w:pStyle w:val="Caption"/>
        <w:keepNext/>
      </w:pPr>
      <w:bookmarkStart w:id="182" w:name="_Toc192418423"/>
      <w:r w:rsidRPr="003A0AD8">
        <w:t xml:space="preserve">Tabelle </w:t>
      </w:r>
      <w:fldSimple w:instr=" SEQ Tabelle \* ARABIC ">
        <w:r w:rsidR="00DA5AC4" w:rsidRPr="003A0AD8">
          <w:rPr>
            <w:noProof/>
          </w:rPr>
          <w:t>35</w:t>
        </w:r>
      </w:fldSimple>
      <w:r w:rsidRPr="003A0AD8">
        <w:t xml:space="preserve"> Bewertung der Eignung des Konfliktmanagements der Varianten</w:t>
      </w:r>
      <w:bookmarkEnd w:id="182"/>
    </w:p>
    <w:tbl>
      <w:tblPr>
        <w:tblStyle w:val="TabelleBFH2"/>
        <w:tblW w:w="0" w:type="auto"/>
        <w:tblLook w:val="04A0" w:firstRow="1" w:lastRow="0" w:firstColumn="1" w:lastColumn="0" w:noHBand="0" w:noVBand="1"/>
      </w:tblPr>
      <w:tblGrid>
        <w:gridCol w:w="2609"/>
        <w:gridCol w:w="2551"/>
        <w:gridCol w:w="4222"/>
      </w:tblGrid>
      <w:tr w:rsidR="00741589" w:rsidRPr="003A0AD8"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3A0AD8" w:rsidRDefault="00741589" w:rsidP="00683AD8">
            <w:r w:rsidRPr="003A0AD8">
              <w:t>Variante</w:t>
            </w:r>
          </w:p>
        </w:tc>
        <w:tc>
          <w:tcPr>
            <w:tcW w:w="2551" w:type="dxa"/>
          </w:tcPr>
          <w:p w14:paraId="700083C3" w14:textId="72E132A9" w:rsidR="00741589" w:rsidRPr="003A0AD8" w:rsidRDefault="00741589" w:rsidP="00683AD8">
            <w:r w:rsidRPr="003A0AD8">
              <w:t>Konfliktmanagent</w:t>
            </w:r>
          </w:p>
        </w:tc>
        <w:tc>
          <w:tcPr>
            <w:tcW w:w="4222" w:type="dxa"/>
          </w:tcPr>
          <w:p w14:paraId="5ECBD37D" w14:textId="77777777" w:rsidR="00741589" w:rsidRPr="003A0AD8" w:rsidRDefault="00741589" w:rsidP="00683AD8">
            <w:r w:rsidRPr="003A0AD8">
              <w:t>Begründung</w:t>
            </w:r>
          </w:p>
        </w:tc>
      </w:tr>
      <w:tr w:rsidR="00741589" w:rsidRPr="003A0AD8" w14:paraId="08516034" w14:textId="77777777" w:rsidTr="00683AD8">
        <w:tc>
          <w:tcPr>
            <w:tcW w:w="2609" w:type="dxa"/>
          </w:tcPr>
          <w:p w14:paraId="7C51EB59" w14:textId="77777777" w:rsidR="00741589" w:rsidRPr="003A0AD8" w:rsidRDefault="00741589" w:rsidP="00683AD8">
            <w:r w:rsidRPr="003A0AD8">
              <w:t>«Full Transfer»</w:t>
            </w:r>
          </w:p>
        </w:tc>
        <w:tc>
          <w:tcPr>
            <w:tcW w:w="2551" w:type="dxa"/>
          </w:tcPr>
          <w:p w14:paraId="6DBEB708" w14:textId="173EC651" w:rsidR="00741589" w:rsidRPr="003A0AD8" w:rsidRDefault="00741589" w:rsidP="00683AD8">
            <w:r w:rsidRPr="003A0AD8">
              <w:t>Ungeeignet</w:t>
            </w:r>
          </w:p>
        </w:tc>
        <w:tc>
          <w:tcPr>
            <w:tcW w:w="4222" w:type="dxa"/>
          </w:tcPr>
          <w:p w14:paraId="488097EE" w14:textId="5EDAB01E" w:rsidR="00741589" w:rsidRPr="003A0AD8" w:rsidRDefault="00741589" w:rsidP="00683AD8">
            <w:r w:rsidRPr="003A0AD8">
              <w:t>Der «Full Transfer» überschreibt vorhandene Datensätze</w:t>
            </w:r>
            <w:r w:rsidR="0075319C" w:rsidRPr="003A0AD8">
              <w:t xml:space="preserve"> im Moment der </w:t>
            </w:r>
            <w:r w:rsidR="008767F5" w:rsidRPr="003A0AD8">
              <w:t>Übertragung</w:t>
            </w:r>
            <w:r w:rsidRPr="003A0AD8">
              <w:t xml:space="preserve"> </w:t>
            </w:r>
            <w:r w:rsidRPr="003A0AD8">
              <w:fldChar w:fldCharType="begin"/>
            </w:r>
            <w:r w:rsidR="003A3AB1" w:rsidRPr="003A0AD8">
              <w:instrText xml:space="preserve"> ADDIN ZOTERO_ITEM CSL_CITATION {"citationID":"97FYwoyx","properties":{"formattedCitation":"[7]","plainCitation":"[7]","noteIndex":0},"citationItems":[{"id":63,"uris":["http://zotero.org/users/15041600/items/V84L3Z8K"],"itemData":{"id":63,"type":"article-journal","language":"en","source":"Zotero","title":"Data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Im Fall der </w:t>
            </w:r>
            <w:r w:rsidR="008767F5" w:rsidRPr="003A0AD8">
              <w:t>«</w:t>
            </w:r>
            <w:r w:rsidRPr="003A0AD8">
              <w:t>Baustellen App</w:t>
            </w:r>
            <w:r w:rsidR="008767F5" w:rsidRPr="003A0AD8">
              <w:t>»</w:t>
            </w:r>
            <w:r w:rsidR="0075319C" w:rsidRPr="003A0AD8">
              <w:t xml:space="preserve"> würde dies zu unvorhersehbarem Datenverlust führen. </w:t>
            </w:r>
            <w:r w:rsidR="008767F5" w:rsidRPr="003A0AD8">
              <w:t>M</w:t>
            </w:r>
            <w:r w:rsidR="0075319C" w:rsidRPr="003A0AD8">
              <w:t xml:space="preserve">it dieser Variante </w:t>
            </w:r>
            <w:r w:rsidR="008767F5" w:rsidRPr="003A0AD8">
              <w:t xml:space="preserve">kann </w:t>
            </w:r>
            <w:r w:rsidR="0075319C" w:rsidRPr="003A0AD8">
              <w:t xml:space="preserve">zum Zeitpunkt der Synchronisierung </w:t>
            </w:r>
            <w:r w:rsidR="0075319C" w:rsidRPr="003A0AD8">
              <w:lastRenderedPageBreak/>
              <w:t>nicht bestimmt werden, welche Änderung</w:t>
            </w:r>
            <w:r w:rsidR="007018EE" w:rsidRPr="003A0AD8">
              <w:t>,</w:t>
            </w:r>
            <w:r w:rsidR="0075319C" w:rsidRPr="003A0AD8">
              <w:t xml:space="preserve"> die aktuell gültige ist.</w:t>
            </w:r>
          </w:p>
        </w:tc>
      </w:tr>
      <w:tr w:rsidR="00741589" w:rsidRPr="003A0AD8" w14:paraId="3FC52FFD" w14:textId="77777777" w:rsidTr="00683AD8">
        <w:tc>
          <w:tcPr>
            <w:tcW w:w="2609" w:type="dxa"/>
          </w:tcPr>
          <w:p w14:paraId="34E45D18" w14:textId="77777777" w:rsidR="00741589" w:rsidRPr="003A0AD8" w:rsidRDefault="00741589" w:rsidP="00683AD8">
            <w:r w:rsidRPr="003A0AD8">
              <w:t>«Timestamp Transfer»</w:t>
            </w:r>
          </w:p>
        </w:tc>
        <w:tc>
          <w:tcPr>
            <w:tcW w:w="2551" w:type="dxa"/>
          </w:tcPr>
          <w:p w14:paraId="37D43005" w14:textId="45C07DB7" w:rsidR="00741589" w:rsidRPr="003A0AD8" w:rsidRDefault="00741589" w:rsidP="00683AD8">
            <w:r w:rsidRPr="003A0AD8">
              <w:t>Geeignet</w:t>
            </w:r>
          </w:p>
        </w:tc>
        <w:tc>
          <w:tcPr>
            <w:tcW w:w="4222" w:type="dxa"/>
          </w:tcPr>
          <w:p w14:paraId="62430289" w14:textId="1AEE98E7" w:rsidR="00741589" w:rsidRPr="003A0AD8" w:rsidRDefault="0075319C" w:rsidP="00683AD8">
            <w:r w:rsidRPr="003A0AD8">
              <w:t>Mit dem «Timestamp Transfer» wird bei einem Konflikt der zuletzt geänderte Datensatz angewendet</w:t>
            </w:r>
            <w:r w:rsidR="00D26F7C" w:rsidRPr="003A0AD8">
              <w:t xml:space="preserve"> («Last Write Wins»)</w:t>
            </w:r>
            <w:r w:rsidRPr="003A0AD8">
              <w:t xml:space="preserve"> </w:t>
            </w:r>
            <w:r w:rsidRPr="003A0AD8">
              <w:fldChar w:fldCharType="begin"/>
            </w:r>
            <w:r w:rsidR="003A3AB1" w:rsidRPr="003A0AD8">
              <w:instrText xml:space="preserve"> ADDIN ZOTERO_ITEM CSL_CITATION {"citationID":"EelEHsvF","properties":{"formattedCitation":"[7]","plainCitation":"[7]","noteIndex":0},"citationItems":[{"id":63,"uris":["http://zotero.org/users/15041600/items/V84L3Z8K"],"itemData":{"id":63,"type":"article-journal","language":"en","source":"Zotero","title":"Data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Aus den Anforderungen der Helion AG kann dieses Verhalten als </w:t>
            </w:r>
            <w:r w:rsidR="008767F5" w:rsidRPr="003A0AD8">
              <w:t>das gewünschte Verhalten</w:t>
            </w:r>
            <w:r w:rsidRPr="003A0AD8">
              <w:t xml:space="preserve"> bezeichnet werden</w:t>
            </w:r>
            <w:r w:rsidR="007018EE" w:rsidRPr="003A0AD8">
              <w:t xml:space="preserve">, da keine Interaktion durch die </w:t>
            </w:r>
            <w:r w:rsidR="00DE5ECF" w:rsidRPr="003A0AD8">
              <w:t xml:space="preserve">Anwender </w:t>
            </w:r>
            <w:r w:rsidR="007018EE" w:rsidRPr="003A0AD8">
              <w:t xml:space="preserve">nötig </w:t>
            </w:r>
            <w:r w:rsidR="00DA4085" w:rsidRPr="003A0AD8">
              <w:t>ist</w:t>
            </w:r>
            <w:r w:rsidR="007018EE" w:rsidRPr="003A0AD8">
              <w:t>.</w:t>
            </w:r>
          </w:p>
        </w:tc>
      </w:tr>
      <w:tr w:rsidR="00741589" w:rsidRPr="003A0AD8" w14:paraId="6AC0716C" w14:textId="77777777" w:rsidTr="00683AD8">
        <w:tc>
          <w:tcPr>
            <w:tcW w:w="2609" w:type="dxa"/>
          </w:tcPr>
          <w:p w14:paraId="0ACEDE2C" w14:textId="77777777" w:rsidR="00741589" w:rsidRPr="003A0AD8" w:rsidRDefault="00741589" w:rsidP="00683AD8">
            <w:r w:rsidRPr="003A0AD8">
              <w:t>«Mathematical Transfer»</w:t>
            </w:r>
          </w:p>
        </w:tc>
        <w:tc>
          <w:tcPr>
            <w:tcW w:w="2551" w:type="dxa"/>
          </w:tcPr>
          <w:p w14:paraId="3D2DE89E" w14:textId="043A2CD6" w:rsidR="00741589" w:rsidRPr="003A0AD8" w:rsidRDefault="00741589" w:rsidP="00683AD8">
            <w:r w:rsidRPr="003A0AD8">
              <w:t xml:space="preserve">Eingeschränkt </w:t>
            </w:r>
            <w:r w:rsidR="00754C25" w:rsidRPr="003A0AD8">
              <w:t>geeignet</w:t>
            </w:r>
          </w:p>
        </w:tc>
        <w:tc>
          <w:tcPr>
            <w:tcW w:w="4222" w:type="dxa"/>
          </w:tcPr>
          <w:p w14:paraId="2541DCCD" w14:textId="43CA63A5" w:rsidR="00741589" w:rsidRPr="003A0AD8" w:rsidRDefault="00B97E55" w:rsidP="00683AD8">
            <w:r w:rsidRPr="003A0AD8">
              <w:t xml:space="preserve">«Mathematical Transfer» hat das </w:t>
            </w:r>
            <w:r w:rsidR="008767F5" w:rsidRPr="003A0AD8">
              <w:t>Potenzial</w:t>
            </w:r>
            <w:r w:rsidRPr="003A0AD8">
              <w:t xml:space="preserve"> Konflikte sehr granular aufzulösen </w:t>
            </w:r>
            <w:r w:rsidRPr="003A0AD8">
              <w:fldChar w:fldCharType="begin"/>
            </w:r>
            <w:r w:rsidR="003A3AB1" w:rsidRPr="003A0AD8">
              <w:instrText xml:space="preserve"> ADDIN ZOTERO_ITEM CSL_CITATION {"citationID":"PkNCNewB","properties":{"formattedCitation":"[7]","plainCitation":"[7]","noteIndex":0},"citationItems":[{"id":63,"uris":["http://zotero.org/users/15041600/items/V84L3Z8K"],"itemData":{"id":63,"type":"article-journal","language":"en","source":"Zotero","title":"Data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3A0AD8">
              <w:fldChar w:fldCharType="separate"/>
            </w:r>
            <w:r w:rsidR="003A3AB1" w:rsidRPr="003A0AD8">
              <w:t>[7]</w:t>
            </w:r>
            <w:r w:rsidRPr="003A0AD8">
              <w:fldChar w:fldCharType="end"/>
            </w:r>
            <w:r w:rsidRPr="003A0AD8">
              <w:t xml:space="preserve">. </w:t>
            </w:r>
            <w:r w:rsidR="008767F5" w:rsidRPr="003A0AD8">
              <w:t>Konkurrierende</w:t>
            </w:r>
            <w:r w:rsidR="007018EE" w:rsidRPr="003A0AD8">
              <w:t xml:space="preserve"> Änderungen sind auch für mathematische Algorithmen nicht immer zu 100% auflösbar und erfordern entweder eine Regel oder manuelles Eingreifen zur Auflösung.</w:t>
            </w:r>
          </w:p>
        </w:tc>
      </w:tr>
    </w:tbl>
    <w:p w14:paraId="5BB3F399" w14:textId="77777777" w:rsidR="00741589" w:rsidRPr="003A0AD8" w:rsidRDefault="00741589" w:rsidP="00C70D2F"/>
    <w:p w14:paraId="24A3A888" w14:textId="72EA6157" w:rsidR="007018EE" w:rsidRPr="003A0AD8" w:rsidRDefault="007018EE" w:rsidP="00C70D2F">
      <w:r w:rsidRPr="003A0AD8">
        <w:t xml:space="preserve">In der folgenden Tabelle wird die gewählte Gewichtung der Kriterien </w:t>
      </w:r>
      <w:r w:rsidR="008767F5" w:rsidRPr="003A0AD8">
        <w:t>aufgelistet</w:t>
      </w:r>
      <w:r w:rsidRPr="003A0AD8">
        <w:t xml:space="preserve"> und </w:t>
      </w:r>
      <w:r w:rsidR="008767F5" w:rsidRPr="003A0AD8">
        <w:t>b</w:t>
      </w:r>
      <w:r w:rsidRPr="003A0AD8">
        <w:t>egründet.</w:t>
      </w:r>
    </w:p>
    <w:p w14:paraId="6B9D73B2" w14:textId="3AE50B4D" w:rsidR="00143A23" w:rsidRPr="003A0AD8" w:rsidRDefault="00143A23" w:rsidP="00143A23">
      <w:pPr>
        <w:pStyle w:val="Caption"/>
        <w:keepNext/>
      </w:pPr>
      <w:bookmarkStart w:id="183" w:name="_Toc192418424"/>
      <w:r w:rsidRPr="003A0AD8">
        <w:t xml:space="preserve">Tabelle </w:t>
      </w:r>
      <w:fldSimple w:instr=" SEQ Tabelle \* ARABIC ">
        <w:r w:rsidR="00DA5AC4" w:rsidRPr="003A0AD8">
          <w:rPr>
            <w:noProof/>
          </w:rPr>
          <w:t>36</w:t>
        </w:r>
      </w:fldSimple>
      <w:r w:rsidRPr="003A0AD8">
        <w:t xml:space="preserve"> Au</w:t>
      </w:r>
      <w:r w:rsidR="00DA4085" w:rsidRPr="003A0AD8">
        <w:t>f</w:t>
      </w:r>
      <w:r w:rsidRPr="003A0AD8">
        <w:t>listung und Begründung der Gewichtung der Kriterien</w:t>
      </w:r>
      <w:bookmarkEnd w:id="183"/>
    </w:p>
    <w:tbl>
      <w:tblPr>
        <w:tblStyle w:val="TabelleBFH2"/>
        <w:tblW w:w="0" w:type="auto"/>
        <w:tblLook w:val="04A0" w:firstRow="1" w:lastRow="0" w:firstColumn="1" w:lastColumn="0" w:noHBand="0" w:noVBand="1"/>
      </w:tblPr>
      <w:tblGrid>
        <w:gridCol w:w="2325"/>
        <w:gridCol w:w="1559"/>
        <w:gridCol w:w="5498"/>
      </w:tblGrid>
      <w:tr w:rsidR="007018EE" w:rsidRPr="003A0AD8"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3A0AD8" w:rsidRDefault="007018EE" w:rsidP="00C70D2F">
            <w:r w:rsidRPr="003A0AD8">
              <w:t>Kriterium</w:t>
            </w:r>
          </w:p>
        </w:tc>
        <w:tc>
          <w:tcPr>
            <w:tcW w:w="1559" w:type="dxa"/>
          </w:tcPr>
          <w:p w14:paraId="7E1E6102" w14:textId="1D3BA877" w:rsidR="007018EE" w:rsidRPr="003A0AD8" w:rsidRDefault="007018EE" w:rsidP="00C70D2F">
            <w:r w:rsidRPr="003A0AD8">
              <w:t>Gewichtung</w:t>
            </w:r>
          </w:p>
        </w:tc>
        <w:tc>
          <w:tcPr>
            <w:tcW w:w="5498" w:type="dxa"/>
          </w:tcPr>
          <w:p w14:paraId="6E7C940B" w14:textId="2C742BE9" w:rsidR="007018EE" w:rsidRPr="003A0AD8" w:rsidRDefault="007018EE" w:rsidP="00C70D2F">
            <w:r w:rsidRPr="003A0AD8">
              <w:t>Begründung</w:t>
            </w:r>
          </w:p>
        </w:tc>
      </w:tr>
      <w:tr w:rsidR="007018EE" w:rsidRPr="003A0AD8" w14:paraId="690B5F95" w14:textId="77777777" w:rsidTr="00143A23">
        <w:tc>
          <w:tcPr>
            <w:tcW w:w="2325" w:type="dxa"/>
          </w:tcPr>
          <w:p w14:paraId="408C1481" w14:textId="2E06DBCF" w:rsidR="007018EE" w:rsidRPr="003A0AD8" w:rsidRDefault="007018EE" w:rsidP="00C70D2F">
            <w:r w:rsidRPr="003A0AD8">
              <w:t>Komplexität</w:t>
            </w:r>
          </w:p>
        </w:tc>
        <w:tc>
          <w:tcPr>
            <w:tcW w:w="1559" w:type="dxa"/>
          </w:tcPr>
          <w:p w14:paraId="58FB7E17" w14:textId="11C2D641" w:rsidR="007018EE" w:rsidRPr="003A0AD8" w:rsidRDefault="0043037B" w:rsidP="00C70D2F">
            <w:r w:rsidRPr="003A0AD8">
              <w:t>20</w:t>
            </w:r>
            <w:r w:rsidR="007018EE" w:rsidRPr="003A0AD8">
              <w:t>%</w:t>
            </w:r>
          </w:p>
        </w:tc>
        <w:tc>
          <w:tcPr>
            <w:tcW w:w="5498" w:type="dxa"/>
          </w:tcPr>
          <w:p w14:paraId="43212168" w14:textId="663A0371" w:rsidR="007018EE" w:rsidRPr="003A0AD8" w:rsidRDefault="0043037B" w:rsidP="00C70D2F">
            <w:r w:rsidRPr="003A0AD8">
              <w:t>Da sich die Komplexität auf Aufwand und Kosten der Implementierung und die zukünftige Erweiterbarkeit</w:t>
            </w:r>
            <w:r w:rsidR="008767F5" w:rsidRPr="003A0AD8">
              <w:t xml:space="preserve"> auswirkt</w:t>
            </w:r>
            <w:r w:rsidRPr="003A0AD8">
              <w:t>, hat dieses Kriterium eine höhere Gewichtung.</w:t>
            </w:r>
          </w:p>
        </w:tc>
      </w:tr>
      <w:tr w:rsidR="007018EE" w:rsidRPr="003A0AD8" w14:paraId="4156123B" w14:textId="77777777" w:rsidTr="00143A23">
        <w:tc>
          <w:tcPr>
            <w:tcW w:w="2325" w:type="dxa"/>
          </w:tcPr>
          <w:p w14:paraId="5F6EED9C" w14:textId="6BFD9D4C" w:rsidR="007018EE" w:rsidRPr="003A0AD8" w:rsidRDefault="007018EE" w:rsidP="00C70D2F">
            <w:r w:rsidRPr="003A0AD8">
              <w:t>Speicherbedarf</w:t>
            </w:r>
          </w:p>
        </w:tc>
        <w:tc>
          <w:tcPr>
            <w:tcW w:w="1559" w:type="dxa"/>
          </w:tcPr>
          <w:p w14:paraId="3D9E55E9" w14:textId="043C86C2" w:rsidR="007018EE" w:rsidRPr="003A0AD8" w:rsidRDefault="0043037B" w:rsidP="00C70D2F">
            <w:r w:rsidRPr="003A0AD8">
              <w:t>5</w:t>
            </w:r>
            <w:r w:rsidR="007018EE" w:rsidRPr="003A0AD8">
              <w:t>%</w:t>
            </w:r>
          </w:p>
        </w:tc>
        <w:tc>
          <w:tcPr>
            <w:tcW w:w="5498" w:type="dxa"/>
          </w:tcPr>
          <w:p w14:paraId="7E52961F" w14:textId="3A15381E" w:rsidR="007018EE" w:rsidRPr="003A0AD8" w:rsidRDefault="0043037B" w:rsidP="00C70D2F">
            <w:r w:rsidRPr="003A0AD8">
              <w:t xml:space="preserve">Der Speicherbedarf wirkt sich </w:t>
            </w:r>
            <w:r w:rsidR="00754C25" w:rsidRPr="003A0AD8">
              <w:t>auf</w:t>
            </w:r>
            <w:r w:rsidRPr="003A0AD8">
              <w:t xml:space="preserve"> die Betriebskosten der Plattform aus. </w:t>
            </w:r>
            <w:r w:rsidR="00143A23" w:rsidRPr="003A0AD8">
              <w:t>Deshalb wird dieses Kriterium betrachtet, hat jedoch eine geringe Gewichtung.</w:t>
            </w:r>
          </w:p>
        </w:tc>
      </w:tr>
      <w:tr w:rsidR="007018EE" w:rsidRPr="003A0AD8" w14:paraId="314430ED" w14:textId="77777777" w:rsidTr="00143A23">
        <w:tc>
          <w:tcPr>
            <w:tcW w:w="2325" w:type="dxa"/>
          </w:tcPr>
          <w:p w14:paraId="0D4623A3" w14:textId="37FC7949" w:rsidR="007018EE" w:rsidRPr="003A0AD8" w:rsidRDefault="007018EE" w:rsidP="00C70D2F">
            <w:r w:rsidRPr="003A0AD8">
              <w:t>Rechenleistung</w:t>
            </w:r>
          </w:p>
        </w:tc>
        <w:tc>
          <w:tcPr>
            <w:tcW w:w="1559" w:type="dxa"/>
          </w:tcPr>
          <w:p w14:paraId="56D1DB10" w14:textId="1C95BABC" w:rsidR="007018EE" w:rsidRPr="003A0AD8" w:rsidRDefault="007018EE" w:rsidP="00C70D2F">
            <w:r w:rsidRPr="003A0AD8">
              <w:t>5%</w:t>
            </w:r>
          </w:p>
        </w:tc>
        <w:tc>
          <w:tcPr>
            <w:tcW w:w="5498" w:type="dxa"/>
          </w:tcPr>
          <w:p w14:paraId="4BCDCD27" w14:textId="2654E007" w:rsidR="007018EE" w:rsidRPr="003A0AD8" w:rsidRDefault="00143A23" w:rsidP="00C70D2F">
            <w:r w:rsidRPr="003A0AD8">
              <w:t xml:space="preserve">Die benötigte Rechenleistung wirkt sich </w:t>
            </w:r>
            <w:r w:rsidR="00754C25" w:rsidRPr="003A0AD8">
              <w:t>auf</w:t>
            </w:r>
            <w:r w:rsidRPr="003A0AD8">
              <w:t xml:space="preserve"> die Betriebskosten der </w:t>
            </w:r>
            <w:r w:rsidR="008767F5" w:rsidRPr="003A0AD8">
              <w:t>Plattform</w:t>
            </w:r>
            <w:r w:rsidRPr="003A0AD8">
              <w:t xml:space="preserve"> aus. Deshalb wird dieses Kriterium </w:t>
            </w:r>
            <w:r w:rsidR="000A591C" w:rsidRPr="003A0AD8">
              <w:t>berücksichtigt</w:t>
            </w:r>
            <w:r w:rsidRPr="003A0AD8">
              <w:t>, hat jedoch eine geringe Gewichtung.</w:t>
            </w:r>
          </w:p>
        </w:tc>
      </w:tr>
      <w:tr w:rsidR="007018EE" w:rsidRPr="003A0AD8" w14:paraId="0AD8100F" w14:textId="77777777" w:rsidTr="00143A23">
        <w:tc>
          <w:tcPr>
            <w:tcW w:w="2325" w:type="dxa"/>
          </w:tcPr>
          <w:p w14:paraId="3B065AB2" w14:textId="776FF970" w:rsidR="007018EE" w:rsidRPr="003A0AD8" w:rsidRDefault="007018EE" w:rsidP="00C70D2F">
            <w:r w:rsidRPr="003A0AD8">
              <w:t>Bandbreite</w:t>
            </w:r>
          </w:p>
        </w:tc>
        <w:tc>
          <w:tcPr>
            <w:tcW w:w="1559" w:type="dxa"/>
          </w:tcPr>
          <w:p w14:paraId="7DD23281" w14:textId="35C71E4D" w:rsidR="007018EE" w:rsidRPr="003A0AD8" w:rsidRDefault="007018EE" w:rsidP="00C70D2F">
            <w:r w:rsidRPr="003A0AD8">
              <w:t>20%</w:t>
            </w:r>
          </w:p>
        </w:tc>
        <w:tc>
          <w:tcPr>
            <w:tcW w:w="5498" w:type="dxa"/>
          </w:tcPr>
          <w:p w14:paraId="03E888E3" w14:textId="4AEBD86F" w:rsidR="007018EE" w:rsidRPr="003A0AD8" w:rsidRDefault="00143A23" w:rsidP="00C70D2F">
            <w:r w:rsidRPr="003A0AD8">
              <w:t xml:space="preserve">Die verfügbare Bandbreite ist eine gegebene Grösse. Deshalb ist die effiziente Nutzung der verfügbaren Bandbreite eine wichtige Voraussetzung und wird entsprechend höher </w:t>
            </w:r>
            <w:r w:rsidR="008767F5" w:rsidRPr="003A0AD8">
              <w:t>gewichtet</w:t>
            </w:r>
            <w:r w:rsidRPr="003A0AD8">
              <w:t>.</w:t>
            </w:r>
          </w:p>
        </w:tc>
      </w:tr>
      <w:tr w:rsidR="007018EE" w:rsidRPr="003A0AD8" w14:paraId="354CF054" w14:textId="77777777" w:rsidTr="00143A23">
        <w:tc>
          <w:tcPr>
            <w:tcW w:w="2325" w:type="dxa"/>
          </w:tcPr>
          <w:p w14:paraId="71A7B174" w14:textId="5EBC7AF0" w:rsidR="007018EE" w:rsidRPr="003A0AD8" w:rsidRDefault="007018EE" w:rsidP="00C70D2F">
            <w:r w:rsidRPr="003A0AD8">
              <w:t>Konflik</w:t>
            </w:r>
            <w:r w:rsidR="000A591C" w:rsidRPr="003A0AD8">
              <w:t>t</w:t>
            </w:r>
            <w:r w:rsidRPr="003A0AD8">
              <w:t>management</w:t>
            </w:r>
          </w:p>
        </w:tc>
        <w:tc>
          <w:tcPr>
            <w:tcW w:w="1559" w:type="dxa"/>
          </w:tcPr>
          <w:p w14:paraId="494F99C3" w14:textId="64C52BFB" w:rsidR="007018EE" w:rsidRPr="003A0AD8" w:rsidRDefault="007018EE" w:rsidP="00C70D2F">
            <w:r w:rsidRPr="003A0AD8">
              <w:t>50%</w:t>
            </w:r>
          </w:p>
        </w:tc>
        <w:tc>
          <w:tcPr>
            <w:tcW w:w="5498" w:type="dxa"/>
          </w:tcPr>
          <w:p w14:paraId="0DCAB9F7" w14:textId="2C67077D" w:rsidR="007018EE" w:rsidRPr="003A0AD8" w:rsidRDefault="003A4CD0" w:rsidP="00C70D2F">
            <w:r w:rsidRPr="003A0AD8">
              <w:t xml:space="preserve">Das Konfliktmanagement ist für die Helion AG ein zentraler Punkt. </w:t>
            </w:r>
            <w:r w:rsidR="00D445C1" w:rsidRPr="003A0AD8">
              <w:t xml:space="preserve">Es sollte möglichst keine </w:t>
            </w:r>
            <w:r w:rsidRPr="003A0AD8">
              <w:t>Benutzerinteraktion erforderlich sein. Trotzdem muss die unumgängliche Divergenz zwischen Datensätzen gehandhabt werden.</w:t>
            </w:r>
            <w:r w:rsidR="0043037B" w:rsidRPr="003A0AD8">
              <w:t xml:space="preserve"> Deshalb ist dieses Kriterium sehr hoch gewichtet.</w:t>
            </w:r>
          </w:p>
        </w:tc>
      </w:tr>
    </w:tbl>
    <w:p w14:paraId="54E88862" w14:textId="77777777" w:rsidR="00741589" w:rsidRPr="003A0AD8" w:rsidRDefault="00741589" w:rsidP="00C70D2F"/>
    <w:p w14:paraId="29B57320" w14:textId="261C0716" w:rsidR="00213F0F" w:rsidRPr="003A0AD8" w:rsidRDefault="00213F0F" w:rsidP="00C70D2F">
      <w:r w:rsidRPr="003A0AD8">
        <w:t>Basierend auf der Bewertung der Kriterien ergibt sich folgendes Gesamtergebnis:</w:t>
      </w:r>
    </w:p>
    <w:p w14:paraId="59F8E9EE" w14:textId="1FD46B82" w:rsidR="001101BF" w:rsidRPr="003A0AD8" w:rsidRDefault="001101BF" w:rsidP="001101BF">
      <w:pPr>
        <w:pStyle w:val="Caption"/>
        <w:keepNext/>
      </w:pPr>
      <w:bookmarkStart w:id="184" w:name="_Toc192418425"/>
      <w:r w:rsidRPr="003A0AD8">
        <w:t xml:space="preserve">Tabelle </w:t>
      </w:r>
      <w:fldSimple w:instr=" SEQ Tabelle \* ARABIC ">
        <w:r w:rsidR="00DA5AC4" w:rsidRPr="003A0AD8">
          <w:rPr>
            <w:noProof/>
          </w:rPr>
          <w:t>37</w:t>
        </w:r>
      </w:fldSimple>
      <w:r w:rsidRPr="003A0AD8">
        <w:t xml:space="preserve"> Ergebnis der Nutzwertanalyse</w:t>
      </w:r>
      <w:bookmarkEnd w:id="184"/>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3A0AD8"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E1134A6" w:rsidR="00213F0F" w:rsidRPr="003A0AD8" w:rsidRDefault="000A591C" w:rsidP="00C70D2F">
            <w:r w:rsidRPr="003A0AD8">
              <w:t>Kriterium</w:t>
            </w:r>
          </w:p>
        </w:tc>
        <w:tc>
          <w:tcPr>
            <w:tcW w:w="1048" w:type="dxa"/>
          </w:tcPr>
          <w:p w14:paraId="0F46C10C" w14:textId="4A1B4FFD" w:rsidR="00213F0F" w:rsidRPr="003A0AD8" w:rsidRDefault="00213F0F" w:rsidP="00C70D2F">
            <w:r w:rsidRPr="003A0AD8">
              <w:t>Gewicht</w:t>
            </w:r>
          </w:p>
        </w:tc>
        <w:tc>
          <w:tcPr>
            <w:tcW w:w="2080" w:type="dxa"/>
            <w:gridSpan w:val="2"/>
          </w:tcPr>
          <w:p w14:paraId="4FD9F4F9" w14:textId="05F85B72" w:rsidR="00213F0F" w:rsidRPr="003A0AD8" w:rsidRDefault="00213F0F" w:rsidP="00213F0F">
            <w:pPr>
              <w:jc w:val="center"/>
            </w:pPr>
            <w:r w:rsidRPr="003A0AD8">
              <w:t>«Full Transfer»</w:t>
            </w:r>
          </w:p>
        </w:tc>
        <w:tc>
          <w:tcPr>
            <w:tcW w:w="2080" w:type="dxa"/>
            <w:gridSpan w:val="2"/>
          </w:tcPr>
          <w:p w14:paraId="19500310" w14:textId="4E145746" w:rsidR="00213F0F" w:rsidRPr="003A0AD8" w:rsidRDefault="00213F0F" w:rsidP="00213F0F">
            <w:pPr>
              <w:jc w:val="center"/>
            </w:pPr>
            <w:r w:rsidRPr="003A0AD8">
              <w:t>«Timestamp Transfer»</w:t>
            </w:r>
          </w:p>
        </w:tc>
        <w:tc>
          <w:tcPr>
            <w:tcW w:w="2080" w:type="dxa"/>
            <w:gridSpan w:val="2"/>
          </w:tcPr>
          <w:p w14:paraId="7A921416" w14:textId="73ECDF58" w:rsidR="00213F0F" w:rsidRPr="003A0AD8" w:rsidRDefault="00213F0F" w:rsidP="00213F0F">
            <w:pPr>
              <w:jc w:val="center"/>
            </w:pPr>
            <w:r w:rsidRPr="003A0AD8">
              <w:t>«Mathematical Transfer»</w:t>
            </w:r>
          </w:p>
        </w:tc>
      </w:tr>
      <w:tr w:rsidR="00213F0F" w:rsidRPr="003A0AD8" w14:paraId="20500664" w14:textId="511999DC" w:rsidTr="001101BF">
        <w:tc>
          <w:tcPr>
            <w:tcW w:w="2094" w:type="dxa"/>
          </w:tcPr>
          <w:p w14:paraId="3280F361" w14:textId="77777777" w:rsidR="00213F0F" w:rsidRPr="003A0AD8" w:rsidRDefault="00213F0F" w:rsidP="00C70D2F"/>
        </w:tc>
        <w:tc>
          <w:tcPr>
            <w:tcW w:w="1048" w:type="dxa"/>
          </w:tcPr>
          <w:p w14:paraId="18059B9E" w14:textId="77777777" w:rsidR="00213F0F" w:rsidRPr="003A0AD8" w:rsidRDefault="00213F0F" w:rsidP="00C70D2F"/>
        </w:tc>
        <w:tc>
          <w:tcPr>
            <w:tcW w:w="961" w:type="dxa"/>
          </w:tcPr>
          <w:p w14:paraId="2A2FCBE6" w14:textId="0F441226" w:rsidR="00213F0F" w:rsidRPr="003A0AD8" w:rsidRDefault="00213F0F" w:rsidP="00213F0F">
            <w:pPr>
              <w:jc w:val="center"/>
            </w:pPr>
            <w:r w:rsidRPr="003A0AD8">
              <w:t>Punkte</w:t>
            </w:r>
          </w:p>
        </w:tc>
        <w:tc>
          <w:tcPr>
            <w:tcW w:w="1119" w:type="dxa"/>
          </w:tcPr>
          <w:p w14:paraId="06AE05AF" w14:textId="5214BED6" w:rsidR="00213F0F" w:rsidRPr="003A0AD8" w:rsidRDefault="00213F0F" w:rsidP="00213F0F">
            <w:pPr>
              <w:jc w:val="center"/>
            </w:pPr>
            <w:r w:rsidRPr="003A0AD8">
              <w:t>Gewichtet</w:t>
            </w:r>
          </w:p>
        </w:tc>
        <w:tc>
          <w:tcPr>
            <w:tcW w:w="961" w:type="dxa"/>
          </w:tcPr>
          <w:p w14:paraId="5D1CB6DB" w14:textId="006FFCE2" w:rsidR="00213F0F" w:rsidRPr="003A0AD8" w:rsidRDefault="00213F0F" w:rsidP="00213F0F">
            <w:pPr>
              <w:jc w:val="center"/>
            </w:pPr>
            <w:r w:rsidRPr="003A0AD8">
              <w:t>Punkte</w:t>
            </w:r>
          </w:p>
        </w:tc>
        <w:tc>
          <w:tcPr>
            <w:tcW w:w="1119" w:type="dxa"/>
          </w:tcPr>
          <w:p w14:paraId="319FD6D0" w14:textId="431E3BEC" w:rsidR="00213F0F" w:rsidRPr="003A0AD8" w:rsidRDefault="00213F0F" w:rsidP="00213F0F">
            <w:pPr>
              <w:jc w:val="center"/>
            </w:pPr>
            <w:r w:rsidRPr="003A0AD8">
              <w:t>Gewichtet</w:t>
            </w:r>
          </w:p>
        </w:tc>
        <w:tc>
          <w:tcPr>
            <w:tcW w:w="961" w:type="dxa"/>
          </w:tcPr>
          <w:p w14:paraId="5C00A893" w14:textId="1EDBB0C5" w:rsidR="00213F0F" w:rsidRPr="003A0AD8" w:rsidRDefault="00213F0F" w:rsidP="00213F0F">
            <w:pPr>
              <w:jc w:val="center"/>
            </w:pPr>
            <w:r w:rsidRPr="003A0AD8">
              <w:t>Punkte</w:t>
            </w:r>
          </w:p>
        </w:tc>
        <w:tc>
          <w:tcPr>
            <w:tcW w:w="1119" w:type="dxa"/>
          </w:tcPr>
          <w:p w14:paraId="5E306F27" w14:textId="1B9708BD" w:rsidR="00213F0F" w:rsidRPr="003A0AD8" w:rsidRDefault="00213F0F" w:rsidP="00213F0F">
            <w:pPr>
              <w:jc w:val="center"/>
            </w:pPr>
            <w:r w:rsidRPr="003A0AD8">
              <w:t>Gewichtet</w:t>
            </w:r>
          </w:p>
        </w:tc>
      </w:tr>
      <w:tr w:rsidR="00213F0F" w:rsidRPr="003A0AD8" w14:paraId="02D7F85D" w14:textId="03250A08" w:rsidTr="001101BF">
        <w:tc>
          <w:tcPr>
            <w:tcW w:w="2094" w:type="dxa"/>
          </w:tcPr>
          <w:p w14:paraId="28527241" w14:textId="2ED07352" w:rsidR="00213F0F" w:rsidRPr="003A0AD8" w:rsidRDefault="00213F0F" w:rsidP="00C70D2F">
            <w:r w:rsidRPr="003A0AD8">
              <w:t>Komplexität</w:t>
            </w:r>
          </w:p>
        </w:tc>
        <w:tc>
          <w:tcPr>
            <w:tcW w:w="1048" w:type="dxa"/>
          </w:tcPr>
          <w:p w14:paraId="7DF5FBD4" w14:textId="49F3746D" w:rsidR="00213F0F" w:rsidRPr="003A0AD8" w:rsidRDefault="007018EE" w:rsidP="007018EE">
            <w:pPr>
              <w:jc w:val="right"/>
            </w:pPr>
            <w:r w:rsidRPr="003A0AD8">
              <w:t>2</w:t>
            </w:r>
            <w:r w:rsidR="00213F0F" w:rsidRPr="003A0AD8">
              <w:t>0%</w:t>
            </w:r>
          </w:p>
        </w:tc>
        <w:tc>
          <w:tcPr>
            <w:tcW w:w="961" w:type="dxa"/>
          </w:tcPr>
          <w:p w14:paraId="60CAFA83" w14:textId="3AF2C6EE" w:rsidR="00213F0F" w:rsidRPr="003A0AD8" w:rsidRDefault="00213F0F" w:rsidP="00213F0F">
            <w:pPr>
              <w:jc w:val="right"/>
            </w:pPr>
            <w:r w:rsidRPr="003A0AD8">
              <w:t>3</w:t>
            </w:r>
          </w:p>
        </w:tc>
        <w:tc>
          <w:tcPr>
            <w:tcW w:w="1119" w:type="dxa"/>
          </w:tcPr>
          <w:p w14:paraId="65F94F3A" w14:textId="235701CC" w:rsidR="00213F0F" w:rsidRPr="003A0AD8" w:rsidRDefault="00143A23" w:rsidP="00213F0F">
            <w:pPr>
              <w:jc w:val="right"/>
            </w:pPr>
            <w:r w:rsidRPr="003A0AD8">
              <w:t>0.6</w:t>
            </w:r>
          </w:p>
        </w:tc>
        <w:tc>
          <w:tcPr>
            <w:tcW w:w="961" w:type="dxa"/>
          </w:tcPr>
          <w:p w14:paraId="28614388" w14:textId="0EC6711B" w:rsidR="00213F0F" w:rsidRPr="003A0AD8" w:rsidRDefault="00213F0F" w:rsidP="00213F0F">
            <w:pPr>
              <w:jc w:val="right"/>
            </w:pPr>
            <w:r w:rsidRPr="003A0AD8">
              <w:t>2</w:t>
            </w:r>
          </w:p>
        </w:tc>
        <w:tc>
          <w:tcPr>
            <w:tcW w:w="1119" w:type="dxa"/>
          </w:tcPr>
          <w:p w14:paraId="36687B9E" w14:textId="4756F8A0" w:rsidR="00213F0F" w:rsidRPr="003A0AD8" w:rsidRDefault="00143A23" w:rsidP="00213F0F">
            <w:pPr>
              <w:jc w:val="right"/>
            </w:pPr>
            <w:r w:rsidRPr="003A0AD8">
              <w:t>0.4</w:t>
            </w:r>
          </w:p>
        </w:tc>
        <w:tc>
          <w:tcPr>
            <w:tcW w:w="961" w:type="dxa"/>
          </w:tcPr>
          <w:p w14:paraId="615B339D" w14:textId="6DEDC7B6" w:rsidR="00213F0F" w:rsidRPr="003A0AD8" w:rsidRDefault="00213F0F" w:rsidP="00213F0F">
            <w:pPr>
              <w:jc w:val="right"/>
            </w:pPr>
            <w:r w:rsidRPr="003A0AD8">
              <w:t>1</w:t>
            </w:r>
          </w:p>
        </w:tc>
        <w:tc>
          <w:tcPr>
            <w:tcW w:w="1119" w:type="dxa"/>
          </w:tcPr>
          <w:p w14:paraId="3EFE86BC" w14:textId="1B238C15" w:rsidR="00213F0F" w:rsidRPr="003A0AD8" w:rsidRDefault="00143A23" w:rsidP="00213F0F">
            <w:pPr>
              <w:jc w:val="right"/>
            </w:pPr>
            <w:r w:rsidRPr="003A0AD8">
              <w:t>0.2</w:t>
            </w:r>
          </w:p>
        </w:tc>
      </w:tr>
      <w:tr w:rsidR="00213F0F" w:rsidRPr="003A0AD8" w14:paraId="5680BF56" w14:textId="77777777" w:rsidTr="001101BF">
        <w:tc>
          <w:tcPr>
            <w:tcW w:w="2094" w:type="dxa"/>
          </w:tcPr>
          <w:p w14:paraId="6A2CE5D2" w14:textId="3034BF97" w:rsidR="00213F0F" w:rsidRPr="003A0AD8" w:rsidRDefault="00213F0F" w:rsidP="00C70D2F">
            <w:r w:rsidRPr="003A0AD8">
              <w:t>Speicherbedarf</w:t>
            </w:r>
          </w:p>
        </w:tc>
        <w:tc>
          <w:tcPr>
            <w:tcW w:w="1048" w:type="dxa"/>
          </w:tcPr>
          <w:p w14:paraId="5779A080" w14:textId="0E542CEA" w:rsidR="00213F0F" w:rsidRPr="003A0AD8" w:rsidRDefault="007018EE" w:rsidP="00213F0F">
            <w:pPr>
              <w:jc w:val="right"/>
            </w:pPr>
            <w:r w:rsidRPr="003A0AD8">
              <w:t>5</w:t>
            </w:r>
            <w:r w:rsidR="00213F0F" w:rsidRPr="003A0AD8">
              <w:t>%</w:t>
            </w:r>
          </w:p>
        </w:tc>
        <w:tc>
          <w:tcPr>
            <w:tcW w:w="961" w:type="dxa"/>
          </w:tcPr>
          <w:p w14:paraId="700F27F6" w14:textId="56138614" w:rsidR="00213F0F" w:rsidRPr="003A0AD8" w:rsidRDefault="00213F0F" w:rsidP="00213F0F">
            <w:pPr>
              <w:jc w:val="right"/>
            </w:pPr>
            <w:r w:rsidRPr="003A0AD8">
              <w:t>3</w:t>
            </w:r>
          </w:p>
        </w:tc>
        <w:tc>
          <w:tcPr>
            <w:tcW w:w="1119" w:type="dxa"/>
          </w:tcPr>
          <w:p w14:paraId="107D03ED" w14:textId="71F1BEA1" w:rsidR="00213F0F" w:rsidRPr="003A0AD8" w:rsidRDefault="00143A23" w:rsidP="00213F0F">
            <w:pPr>
              <w:jc w:val="right"/>
            </w:pPr>
            <w:r w:rsidRPr="003A0AD8">
              <w:t>0.15</w:t>
            </w:r>
          </w:p>
        </w:tc>
        <w:tc>
          <w:tcPr>
            <w:tcW w:w="961" w:type="dxa"/>
          </w:tcPr>
          <w:p w14:paraId="270C62CE" w14:textId="460B9BEF" w:rsidR="00213F0F" w:rsidRPr="003A0AD8" w:rsidRDefault="00213F0F" w:rsidP="00213F0F">
            <w:pPr>
              <w:jc w:val="right"/>
            </w:pPr>
            <w:r w:rsidRPr="003A0AD8">
              <w:t>2</w:t>
            </w:r>
          </w:p>
        </w:tc>
        <w:tc>
          <w:tcPr>
            <w:tcW w:w="1119" w:type="dxa"/>
          </w:tcPr>
          <w:p w14:paraId="21374C29" w14:textId="4E0ABC05" w:rsidR="00213F0F" w:rsidRPr="003A0AD8" w:rsidRDefault="00143A23" w:rsidP="00213F0F">
            <w:pPr>
              <w:jc w:val="right"/>
            </w:pPr>
            <w:r w:rsidRPr="003A0AD8">
              <w:t>0.1</w:t>
            </w:r>
          </w:p>
        </w:tc>
        <w:tc>
          <w:tcPr>
            <w:tcW w:w="961" w:type="dxa"/>
          </w:tcPr>
          <w:p w14:paraId="617173C5" w14:textId="466A0487" w:rsidR="00213F0F" w:rsidRPr="003A0AD8" w:rsidRDefault="00213F0F" w:rsidP="00213F0F">
            <w:pPr>
              <w:jc w:val="right"/>
            </w:pPr>
            <w:r w:rsidRPr="003A0AD8">
              <w:t>1</w:t>
            </w:r>
          </w:p>
        </w:tc>
        <w:tc>
          <w:tcPr>
            <w:tcW w:w="1119" w:type="dxa"/>
          </w:tcPr>
          <w:p w14:paraId="58733338" w14:textId="57CAA3A2" w:rsidR="00213F0F" w:rsidRPr="003A0AD8" w:rsidRDefault="00143A23" w:rsidP="00213F0F">
            <w:pPr>
              <w:jc w:val="right"/>
            </w:pPr>
            <w:r w:rsidRPr="003A0AD8">
              <w:t>0.05</w:t>
            </w:r>
          </w:p>
        </w:tc>
      </w:tr>
      <w:tr w:rsidR="00213F0F" w:rsidRPr="003A0AD8" w14:paraId="32391D53" w14:textId="77777777" w:rsidTr="001101BF">
        <w:tc>
          <w:tcPr>
            <w:tcW w:w="2094" w:type="dxa"/>
          </w:tcPr>
          <w:p w14:paraId="081DB1A9" w14:textId="783D553B" w:rsidR="00213F0F" w:rsidRPr="003A0AD8" w:rsidRDefault="00213F0F" w:rsidP="00C70D2F">
            <w:r w:rsidRPr="003A0AD8">
              <w:lastRenderedPageBreak/>
              <w:t>Rechenleistung</w:t>
            </w:r>
          </w:p>
        </w:tc>
        <w:tc>
          <w:tcPr>
            <w:tcW w:w="1048" w:type="dxa"/>
          </w:tcPr>
          <w:p w14:paraId="76354435" w14:textId="46D303E2" w:rsidR="00213F0F" w:rsidRPr="003A0AD8" w:rsidRDefault="007018EE" w:rsidP="00213F0F">
            <w:pPr>
              <w:jc w:val="right"/>
            </w:pPr>
            <w:r w:rsidRPr="003A0AD8">
              <w:t>5</w:t>
            </w:r>
            <w:r w:rsidR="00213F0F" w:rsidRPr="003A0AD8">
              <w:t>%</w:t>
            </w:r>
          </w:p>
        </w:tc>
        <w:tc>
          <w:tcPr>
            <w:tcW w:w="961" w:type="dxa"/>
          </w:tcPr>
          <w:p w14:paraId="74869EB6" w14:textId="6C3C8DAD" w:rsidR="00213F0F" w:rsidRPr="003A0AD8" w:rsidRDefault="00213F0F" w:rsidP="00213F0F">
            <w:pPr>
              <w:jc w:val="right"/>
            </w:pPr>
            <w:r w:rsidRPr="003A0AD8">
              <w:t>3</w:t>
            </w:r>
          </w:p>
        </w:tc>
        <w:tc>
          <w:tcPr>
            <w:tcW w:w="1119" w:type="dxa"/>
          </w:tcPr>
          <w:p w14:paraId="6B8396E3" w14:textId="31326E54" w:rsidR="00213F0F" w:rsidRPr="003A0AD8" w:rsidRDefault="00143A23" w:rsidP="00213F0F">
            <w:pPr>
              <w:jc w:val="right"/>
            </w:pPr>
            <w:r w:rsidRPr="003A0AD8">
              <w:t>0.15</w:t>
            </w:r>
          </w:p>
        </w:tc>
        <w:tc>
          <w:tcPr>
            <w:tcW w:w="961" w:type="dxa"/>
          </w:tcPr>
          <w:p w14:paraId="32407C86" w14:textId="6A140F7F" w:rsidR="00213F0F" w:rsidRPr="003A0AD8" w:rsidRDefault="00213F0F" w:rsidP="00213F0F">
            <w:pPr>
              <w:jc w:val="right"/>
            </w:pPr>
            <w:r w:rsidRPr="003A0AD8">
              <w:t>3</w:t>
            </w:r>
          </w:p>
        </w:tc>
        <w:tc>
          <w:tcPr>
            <w:tcW w:w="1119" w:type="dxa"/>
          </w:tcPr>
          <w:p w14:paraId="6EF5F678" w14:textId="5073537A" w:rsidR="00213F0F" w:rsidRPr="003A0AD8" w:rsidRDefault="00143A23" w:rsidP="00213F0F">
            <w:pPr>
              <w:jc w:val="right"/>
            </w:pPr>
            <w:r w:rsidRPr="003A0AD8">
              <w:t>0.15</w:t>
            </w:r>
          </w:p>
        </w:tc>
        <w:tc>
          <w:tcPr>
            <w:tcW w:w="961" w:type="dxa"/>
          </w:tcPr>
          <w:p w14:paraId="6CFD58F8" w14:textId="1EA35979" w:rsidR="00213F0F" w:rsidRPr="003A0AD8" w:rsidRDefault="00213F0F" w:rsidP="00213F0F">
            <w:pPr>
              <w:jc w:val="right"/>
            </w:pPr>
            <w:r w:rsidRPr="003A0AD8">
              <w:t>1</w:t>
            </w:r>
          </w:p>
        </w:tc>
        <w:tc>
          <w:tcPr>
            <w:tcW w:w="1119" w:type="dxa"/>
          </w:tcPr>
          <w:p w14:paraId="4E4B1A34" w14:textId="1E035816" w:rsidR="00213F0F" w:rsidRPr="003A0AD8" w:rsidRDefault="00143A23" w:rsidP="00213F0F">
            <w:pPr>
              <w:jc w:val="right"/>
            </w:pPr>
            <w:r w:rsidRPr="003A0AD8">
              <w:t>0.05</w:t>
            </w:r>
          </w:p>
        </w:tc>
      </w:tr>
      <w:tr w:rsidR="00213F0F" w:rsidRPr="003A0AD8" w14:paraId="1770F464" w14:textId="77777777" w:rsidTr="001101BF">
        <w:tc>
          <w:tcPr>
            <w:tcW w:w="2094" w:type="dxa"/>
          </w:tcPr>
          <w:p w14:paraId="3C3A4284" w14:textId="08936C18" w:rsidR="00213F0F" w:rsidRPr="003A0AD8" w:rsidRDefault="00213F0F" w:rsidP="00C70D2F">
            <w:r w:rsidRPr="003A0AD8">
              <w:t>Bandbreite</w:t>
            </w:r>
          </w:p>
        </w:tc>
        <w:tc>
          <w:tcPr>
            <w:tcW w:w="1048" w:type="dxa"/>
          </w:tcPr>
          <w:p w14:paraId="22169487" w14:textId="5A53DB23" w:rsidR="00213F0F" w:rsidRPr="003A0AD8" w:rsidRDefault="007018EE" w:rsidP="00213F0F">
            <w:pPr>
              <w:jc w:val="right"/>
            </w:pPr>
            <w:r w:rsidRPr="003A0AD8">
              <w:t>2</w:t>
            </w:r>
            <w:r w:rsidR="00213F0F" w:rsidRPr="003A0AD8">
              <w:t>0%</w:t>
            </w:r>
          </w:p>
        </w:tc>
        <w:tc>
          <w:tcPr>
            <w:tcW w:w="961" w:type="dxa"/>
          </w:tcPr>
          <w:p w14:paraId="574CB8F6" w14:textId="7BAC44BB" w:rsidR="00213F0F" w:rsidRPr="003A0AD8" w:rsidRDefault="00213F0F" w:rsidP="00213F0F">
            <w:pPr>
              <w:jc w:val="right"/>
            </w:pPr>
            <w:r w:rsidRPr="003A0AD8">
              <w:t>1</w:t>
            </w:r>
          </w:p>
        </w:tc>
        <w:tc>
          <w:tcPr>
            <w:tcW w:w="1119" w:type="dxa"/>
          </w:tcPr>
          <w:p w14:paraId="35609EDE" w14:textId="22F3421B" w:rsidR="00213F0F" w:rsidRPr="003A0AD8" w:rsidRDefault="00143A23" w:rsidP="00213F0F">
            <w:pPr>
              <w:jc w:val="right"/>
            </w:pPr>
            <w:r w:rsidRPr="003A0AD8">
              <w:t>0.2</w:t>
            </w:r>
          </w:p>
        </w:tc>
        <w:tc>
          <w:tcPr>
            <w:tcW w:w="961" w:type="dxa"/>
          </w:tcPr>
          <w:p w14:paraId="56BB7AE5" w14:textId="1AD5A89B" w:rsidR="00213F0F" w:rsidRPr="003A0AD8" w:rsidRDefault="00213F0F" w:rsidP="00213F0F">
            <w:pPr>
              <w:jc w:val="right"/>
            </w:pPr>
            <w:r w:rsidRPr="003A0AD8">
              <w:t>2</w:t>
            </w:r>
          </w:p>
        </w:tc>
        <w:tc>
          <w:tcPr>
            <w:tcW w:w="1119" w:type="dxa"/>
          </w:tcPr>
          <w:p w14:paraId="716691A2" w14:textId="269A56F0" w:rsidR="00213F0F" w:rsidRPr="003A0AD8" w:rsidRDefault="00143A23" w:rsidP="00213F0F">
            <w:pPr>
              <w:jc w:val="right"/>
            </w:pPr>
            <w:r w:rsidRPr="003A0AD8">
              <w:t>0.4</w:t>
            </w:r>
          </w:p>
        </w:tc>
        <w:tc>
          <w:tcPr>
            <w:tcW w:w="961" w:type="dxa"/>
          </w:tcPr>
          <w:p w14:paraId="06EDEA04" w14:textId="11B200BA" w:rsidR="00213F0F" w:rsidRPr="003A0AD8" w:rsidRDefault="00213F0F" w:rsidP="00213F0F">
            <w:pPr>
              <w:jc w:val="right"/>
            </w:pPr>
            <w:r w:rsidRPr="003A0AD8">
              <w:t>3</w:t>
            </w:r>
          </w:p>
        </w:tc>
        <w:tc>
          <w:tcPr>
            <w:tcW w:w="1119" w:type="dxa"/>
          </w:tcPr>
          <w:p w14:paraId="70376029" w14:textId="644ACB97" w:rsidR="00213F0F" w:rsidRPr="003A0AD8" w:rsidRDefault="00143A23" w:rsidP="00213F0F">
            <w:pPr>
              <w:jc w:val="right"/>
            </w:pPr>
            <w:r w:rsidRPr="003A0AD8">
              <w:t>0.6</w:t>
            </w:r>
          </w:p>
        </w:tc>
      </w:tr>
      <w:tr w:rsidR="007018EE" w:rsidRPr="003A0AD8" w14:paraId="73D437E0" w14:textId="77777777" w:rsidTr="001101BF">
        <w:tc>
          <w:tcPr>
            <w:tcW w:w="2094" w:type="dxa"/>
          </w:tcPr>
          <w:p w14:paraId="617FB24A" w14:textId="56F7ADA9" w:rsidR="007018EE" w:rsidRPr="003A0AD8" w:rsidRDefault="007018EE" w:rsidP="00C70D2F">
            <w:r w:rsidRPr="003A0AD8">
              <w:t>Konfliktmanagement</w:t>
            </w:r>
          </w:p>
        </w:tc>
        <w:tc>
          <w:tcPr>
            <w:tcW w:w="1048" w:type="dxa"/>
          </w:tcPr>
          <w:p w14:paraId="7AE7A608" w14:textId="242ED8AD" w:rsidR="007018EE" w:rsidRPr="003A0AD8" w:rsidRDefault="007018EE" w:rsidP="00213F0F">
            <w:pPr>
              <w:jc w:val="right"/>
            </w:pPr>
            <w:r w:rsidRPr="003A0AD8">
              <w:t>50%</w:t>
            </w:r>
          </w:p>
        </w:tc>
        <w:tc>
          <w:tcPr>
            <w:tcW w:w="961" w:type="dxa"/>
          </w:tcPr>
          <w:p w14:paraId="23D9895A" w14:textId="756D8E5E" w:rsidR="007018EE" w:rsidRPr="003A0AD8" w:rsidRDefault="007018EE" w:rsidP="00213F0F">
            <w:pPr>
              <w:jc w:val="right"/>
            </w:pPr>
            <w:r w:rsidRPr="003A0AD8">
              <w:t>1</w:t>
            </w:r>
          </w:p>
        </w:tc>
        <w:tc>
          <w:tcPr>
            <w:tcW w:w="1119" w:type="dxa"/>
          </w:tcPr>
          <w:p w14:paraId="6B7712B1" w14:textId="15D31281" w:rsidR="007018EE" w:rsidRPr="003A0AD8" w:rsidRDefault="00143A23" w:rsidP="00213F0F">
            <w:pPr>
              <w:jc w:val="right"/>
            </w:pPr>
            <w:r w:rsidRPr="003A0AD8">
              <w:t>0.5</w:t>
            </w:r>
          </w:p>
        </w:tc>
        <w:tc>
          <w:tcPr>
            <w:tcW w:w="961" w:type="dxa"/>
          </w:tcPr>
          <w:p w14:paraId="5214F7B3" w14:textId="06FBA04B" w:rsidR="007018EE" w:rsidRPr="003A0AD8" w:rsidRDefault="007018EE" w:rsidP="00213F0F">
            <w:pPr>
              <w:jc w:val="right"/>
            </w:pPr>
            <w:r w:rsidRPr="003A0AD8">
              <w:t>3</w:t>
            </w:r>
          </w:p>
        </w:tc>
        <w:tc>
          <w:tcPr>
            <w:tcW w:w="1119" w:type="dxa"/>
          </w:tcPr>
          <w:p w14:paraId="096F8158" w14:textId="2AF64220" w:rsidR="007018EE" w:rsidRPr="003A0AD8" w:rsidRDefault="00143A23" w:rsidP="00213F0F">
            <w:pPr>
              <w:jc w:val="right"/>
            </w:pPr>
            <w:r w:rsidRPr="003A0AD8">
              <w:t>1.5</w:t>
            </w:r>
          </w:p>
        </w:tc>
        <w:tc>
          <w:tcPr>
            <w:tcW w:w="961" w:type="dxa"/>
          </w:tcPr>
          <w:p w14:paraId="15C1D55A" w14:textId="7E40FF56" w:rsidR="007018EE" w:rsidRPr="003A0AD8" w:rsidRDefault="007018EE" w:rsidP="00213F0F">
            <w:pPr>
              <w:jc w:val="right"/>
            </w:pPr>
            <w:r w:rsidRPr="003A0AD8">
              <w:t>2</w:t>
            </w:r>
          </w:p>
        </w:tc>
        <w:tc>
          <w:tcPr>
            <w:tcW w:w="1119" w:type="dxa"/>
          </w:tcPr>
          <w:p w14:paraId="4822A301" w14:textId="24715EF8" w:rsidR="007018EE" w:rsidRPr="003A0AD8" w:rsidRDefault="00143A23" w:rsidP="00213F0F">
            <w:pPr>
              <w:jc w:val="right"/>
            </w:pPr>
            <w:r w:rsidRPr="003A0AD8">
              <w:t>1</w:t>
            </w:r>
          </w:p>
        </w:tc>
      </w:tr>
      <w:tr w:rsidR="00213F0F" w:rsidRPr="003A0AD8" w14:paraId="3369B395" w14:textId="77777777" w:rsidTr="001101BF">
        <w:tc>
          <w:tcPr>
            <w:tcW w:w="2094" w:type="dxa"/>
          </w:tcPr>
          <w:p w14:paraId="7597FC80" w14:textId="343C0495" w:rsidR="00213F0F" w:rsidRPr="003A0AD8" w:rsidRDefault="00213F0F" w:rsidP="00C70D2F">
            <w:pPr>
              <w:rPr>
                <w:b/>
                <w:bCs/>
              </w:rPr>
            </w:pPr>
            <w:r w:rsidRPr="003A0AD8">
              <w:rPr>
                <w:b/>
                <w:bCs/>
              </w:rPr>
              <w:t>Summe</w:t>
            </w:r>
          </w:p>
        </w:tc>
        <w:tc>
          <w:tcPr>
            <w:tcW w:w="1048" w:type="dxa"/>
          </w:tcPr>
          <w:p w14:paraId="62BEB4A2" w14:textId="7073B49A" w:rsidR="00213F0F" w:rsidRPr="003A0AD8" w:rsidRDefault="00213F0F" w:rsidP="00213F0F">
            <w:pPr>
              <w:jc w:val="right"/>
              <w:rPr>
                <w:b/>
                <w:bCs/>
              </w:rPr>
            </w:pPr>
            <w:r w:rsidRPr="003A0AD8">
              <w:rPr>
                <w:b/>
                <w:bCs/>
              </w:rPr>
              <w:t>100 %</w:t>
            </w:r>
          </w:p>
        </w:tc>
        <w:tc>
          <w:tcPr>
            <w:tcW w:w="961" w:type="dxa"/>
          </w:tcPr>
          <w:p w14:paraId="492487B0" w14:textId="57148B94" w:rsidR="00213F0F" w:rsidRPr="003A0AD8" w:rsidRDefault="00143A23" w:rsidP="00213F0F">
            <w:pPr>
              <w:jc w:val="right"/>
              <w:rPr>
                <w:b/>
                <w:bCs/>
              </w:rPr>
            </w:pPr>
            <w:r w:rsidRPr="003A0AD8">
              <w:rPr>
                <w:b/>
                <w:bCs/>
              </w:rPr>
              <w:t>11</w:t>
            </w:r>
          </w:p>
        </w:tc>
        <w:tc>
          <w:tcPr>
            <w:tcW w:w="1119" w:type="dxa"/>
          </w:tcPr>
          <w:p w14:paraId="197646CD" w14:textId="354AC956" w:rsidR="00213F0F" w:rsidRPr="003A0AD8" w:rsidRDefault="00143A23" w:rsidP="00213F0F">
            <w:pPr>
              <w:jc w:val="right"/>
              <w:rPr>
                <w:b/>
                <w:bCs/>
              </w:rPr>
            </w:pPr>
            <w:r w:rsidRPr="003A0AD8">
              <w:rPr>
                <w:b/>
                <w:bCs/>
              </w:rPr>
              <w:t>1.6</w:t>
            </w:r>
          </w:p>
        </w:tc>
        <w:tc>
          <w:tcPr>
            <w:tcW w:w="961" w:type="dxa"/>
          </w:tcPr>
          <w:p w14:paraId="6986F479" w14:textId="686B5CB2" w:rsidR="00213F0F" w:rsidRPr="003A0AD8" w:rsidRDefault="00143A23" w:rsidP="00213F0F">
            <w:pPr>
              <w:jc w:val="right"/>
              <w:rPr>
                <w:b/>
                <w:bCs/>
              </w:rPr>
            </w:pPr>
            <w:r w:rsidRPr="003A0AD8">
              <w:rPr>
                <w:b/>
                <w:bCs/>
              </w:rPr>
              <w:t>12</w:t>
            </w:r>
          </w:p>
        </w:tc>
        <w:tc>
          <w:tcPr>
            <w:tcW w:w="1119" w:type="dxa"/>
          </w:tcPr>
          <w:p w14:paraId="795DA32A" w14:textId="5C629348" w:rsidR="00213F0F" w:rsidRPr="003A0AD8" w:rsidRDefault="00143A23" w:rsidP="00213F0F">
            <w:pPr>
              <w:jc w:val="right"/>
              <w:rPr>
                <w:b/>
                <w:bCs/>
              </w:rPr>
            </w:pPr>
            <w:r w:rsidRPr="003A0AD8">
              <w:rPr>
                <w:b/>
                <w:bCs/>
              </w:rPr>
              <w:t>2.55</w:t>
            </w:r>
          </w:p>
        </w:tc>
        <w:tc>
          <w:tcPr>
            <w:tcW w:w="961" w:type="dxa"/>
          </w:tcPr>
          <w:p w14:paraId="184980F7" w14:textId="79CFFBDE" w:rsidR="00213F0F" w:rsidRPr="003A0AD8" w:rsidRDefault="00143A23" w:rsidP="00213F0F">
            <w:pPr>
              <w:jc w:val="right"/>
              <w:rPr>
                <w:b/>
                <w:bCs/>
              </w:rPr>
            </w:pPr>
            <w:r w:rsidRPr="003A0AD8">
              <w:rPr>
                <w:b/>
                <w:bCs/>
              </w:rPr>
              <w:t>8</w:t>
            </w:r>
          </w:p>
        </w:tc>
        <w:tc>
          <w:tcPr>
            <w:tcW w:w="1119" w:type="dxa"/>
          </w:tcPr>
          <w:p w14:paraId="56E53D33" w14:textId="16C5B9AD" w:rsidR="00213F0F" w:rsidRPr="003A0AD8" w:rsidRDefault="001101BF" w:rsidP="00213F0F">
            <w:pPr>
              <w:jc w:val="right"/>
              <w:rPr>
                <w:b/>
                <w:bCs/>
              </w:rPr>
            </w:pPr>
            <w:r w:rsidRPr="003A0AD8">
              <w:rPr>
                <w:b/>
                <w:bCs/>
              </w:rPr>
              <w:t>1.9</w:t>
            </w:r>
          </w:p>
        </w:tc>
      </w:tr>
    </w:tbl>
    <w:p w14:paraId="26A16782" w14:textId="77777777" w:rsidR="00213F0F" w:rsidRPr="003A0AD8" w:rsidRDefault="00213F0F" w:rsidP="00C70D2F"/>
    <w:p w14:paraId="1A780074" w14:textId="45D05AB5" w:rsidR="001101BF" w:rsidRPr="003A0AD8" w:rsidRDefault="001101BF" w:rsidP="00C70D2F">
      <w:r w:rsidRPr="003A0AD8">
        <w:t>Die Nutzwertanalyse zeigt, dass die Variante «Timestamp Transfer» für die Implementierung in die «Baustellen App» am besten geeignet ist. Aus dieser Analyse ergibt sich folgende Architekturentscheidung:</w:t>
      </w:r>
    </w:p>
    <w:p w14:paraId="2EEDF58E" w14:textId="299165D5" w:rsidR="00D75F94" w:rsidRPr="003A0AD8" w:rsidRDefault="00D75F94" w:rsidP="00D75F94">
      <w:pPr>
        <w:pStyle w:val="Caption"/>
        <w:keepNext/>
      </w:pPr>
      <w:bookmarkStart w:id="185" w:name="_Toc192418426"/>
      <w:r w:rsidRPr="003A0AD8">
        <w:t xml:space="preserve">Tabelle </w:t>
      </w:r>
      <w:fldSimple w:instr=" SEQ Tabelle \* ARABIC ">
        <w:r w:rsidR="00DA5AC4" w:rsidRPr="003A0AD8">
          <w:rPr>
            <w:noProof/>
          </w:rPr>
          <w:t>38</w:t>
        </w:r>
      </w:fldSimple>
      <w:r w:rsidRPr="003A0AD8">
        <w:t xml:space="preserve"> Entwurfsentscheidung: Einsatz von Timestamp Transfer für den Datentransfer</w:t>
      </w:r>
      <w:bookmarkEnd w:id="185"/>
    </w:p>
    <w:tbl>
      <w:tblPr>
        <w:tblStyle w:val="GridTable5Dark-Accent3"/>
        <w:tblW w:w="0" w:type="auto"/>
        <w:tblLook w:val="04A0" w:firstRow="1" w:lastRow="0" w:firstColumn="1" w:lastColumn="0" w:noHBand="0" w:noVBand="1"/>
      </w:tblPr>
      <w:tblGrid>
        <w:gridCol w:w="1980"/>
        <w:gridCol w:w="7477"/>
      </w:tblGrid>
      <w:tr w:rsidR="001101BF" w:rsidRPr="003A0AD8"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3A0AD8" w:rsidRDefault="001101BF" w:rsidP="00DE47EC">
            <w:r w:rsidRPr="003A0AD8">
              <w:t>ID</w:t>
            </w:r>
          </w:p>
        </w:tc>
        <w:tc>
          <w:tcPr>
            <w:tcW w:w="7477" w:type="dxa"/>
          </w:tcPr>
          <w:p w14:paraId="05663D09" w14:textId="7D20367F" w:rsidR="001101BF" w:rsidRPr="003A0AD8" w:rsidRDefault="001101BF" w:rsidP="00DE47EC">
            <w:pPr>
              <w:cnfStyle w:val="100000000000" w:firstRow="1" w:lastRow="0" w:firstColumn="0" w:lastColumn="0" w:oddVBand="0" w:evenVBand="0" w:oddHBand="0" w:evenHBand="0" w:firstRowFirstColumn="0" w:firstRowLastColumn="0" w:lastRowFirstColumn="0" w:lastRowLastColumn="0"/>
            </w:pPr>
            <w:r w:rsidRPr="003A0AD8">
              <w:t>ADR-004</w:t>
            </w:r>
          </w:p>
        </w:tc>
      </w:tr>
      <w:tr w:rsidR="001101BF" w:rsidRPr="003A0AD8"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3A0AD8" w:rsidRDefault="001101BF" w:rsidP="00DE47EC">
            <w:r w:rsidRPr="003A0AD8">
              <w:t>Titel</w:t>
            </w:r>
          </w:p>
        </w:tc>
        <w:tc>
          <w:tcPr>
            <w:tcW w:w="7477" w:type="dxa"/>
          </w:tcPr>
          <w:p w14:paraId="43913E3D" w14:textId="3BBD8274" w:rsidR="001101BF" w:rsidRPr="003A0AD8" w:rsidRDefault="001101BF" w:rsidP="00DE47EC">
            <w:pPr>
              <w:cnfStyle w:val="000000100000" w:firstRow="0" w:lastRow="0" w:firstColumn="0" w:lastColumn="0" w:oddVBand="0" w:evenVBand="0" w:oddHBand="1" w:evenHBand="0" w:firstRowFirstColumn="0" w:firstRowLastColumn="0" w:lastRowFirstColumn="0" w:lastRowLastColumn="0"/>
            </w:pPr>
            <w:r w:rsidRPr="003A0AD8">
              <w:t>Anwendung des «Timestamp Transfer» Entwurfsmuster</w:t>
            </w:r>
          </w:p>
        </w:tc>
      </w:tr>
      <w:tr w:rsidR="001101BF" w:rsidRPr="003A0AD8"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3A0AD8" w:rsidRDefault="001101BF" w:rsidP="00DE47EC">
            <w:r w:rsidRPr="003A0AD8">
              <w:t>Kontext</w:t>
            </w:r>
          </w:p>
        </w:tc>
        <w:tc>
          <w:tcPr>
            <w:tcW w:w="7477" w:type="dxa"/>
          </w:tcPr>
          <w:p w14:paraId="0540C4F5" w14:textId="663423BE" w:rsidR="001101BF" w:rsidRPr="003A0AD8" w:rsidRDefault="001101BF" w:rsidP="001101BF">
            <w:pPr>
              <w:cnfStyle w:val="000000000000" w:firstRow="0" w:lastRow="0" w:firstColumn="0" w:lastColumn="0" w:oddVBand="0" w:evenVBand="0" w:oddHBand="0" w:evenHBand="0" w:firstRowFirstColumn="0" w:firstRowLastColumn="0" w:lastRowFirstColumn="0" w:lastRowLastColumn="0"/>
            </w:pPr>
            <w:r w:rsidRPr="003A0AD8">
              <w:t>Der Datentransfer ist von zentraler Bedeutung für die Datensynchronisation zwischen der mobilen App und dem Backend der «Baustellen App».</w:t>
            </w:r>
          </w:p>
        </w:tc>
      </w:tr>
      <w:tr w:rsidR="001101BF" w:rsidRPr="003A0AD8"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3A0AD8" w:rsidRDefault="001101BF" w:rsidP="00DE47EC">
            <w:r w:rsidRPr="003A0AD8">
              <w:t>Entscheidung</w:t>
            </w:r>
          </w:p>
        </w:tc>
        <w:tc>
          <w:tcPr>
            <w:tcW w:w="7477" w:type="dxa"/>
          </w:tcPr>
          <w:p w14:paraId="1E6A117D" w14:textId="5B75A28F" w:rsidR="001101BF" w:rsidRPr="003A0AD8" w:rsidRDefault="001101BF" w:rsidP="00DE47EC">
            <w:pPr>
              <w:cnfStyle w:val="000000100000" w:firstRow="0" w:lastRow="0" w:firstColumn="0" w:lastColumn="0" w:oddVBand="0" w:evenVBand="0" w:oddHBand="1" w:evenHBand="0" w:firstRowFirstColumn="0" w:firstRowLastColumn="0" w:lastRowFirstColumn="0" w:lastRowLastColumn="0"/>
            </w:pPr>
            <w:r w:rsidRPr="003A0AD8">
              <w:t>Für den Datentransfer wird das Entwurfsmuster «Timestamp Transfer» angewendet.</w:t>
            </w:r>
          </w:p>
        </w:tc>
      </w:tr>
      <w:tr w:rsidR="001101BF" w:rsidRPr="003A0AD8"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3A0AD8" w:rsidRDefault="001101BF" w:rsidP="00DE47EC">
            <w:r w:rsidRPr="003A0AD8">
              <w:t>Begründung</w:t>
            </w:r>
          </w:p>
        </w:tc>
        <w:tc>
          <w:tcPr>
            <w:tcW w:w="7477" w:type="dxa"/>
          </w:tcPr>
          <w:p w14:paraId="2201274E" w14:textId="657BF3B0" w:rsidR="001101BF" w:rsidRPr="003A0AD8" w:rsidRDefault="001101BF" w:rsidP="00DE47EC">
            <w:pPr>
              <w:cnfStyle w:val="000000000000" w:firstRow="0" w:lastRow="0" w:firstColumn="0" w:lastColumn="0" w:oddVBand="0" w:evenVBand="0" w:oddHBand="0" w:evenHBand="0" w:firstRowFirstColumn="0" w:firstRowLastColumn="0" w:lastRowFirstColumn="0" w:lastRowLastColumn="0"/>
            </w:pPr>
            <w:r w:rsidRPr="003A0AD8">
              <w:t>Die Wahl des Datentransfer</w:t>
            </w:r>
            <w:r w:rsidR="005B6457" w:rsidRPr="003A0AD8">
              <w:t>-</w:t>
            </w:r>
            <w:r w:rsidRPr="003A0AD8">
              <w:t>Entwurfsmuster</w:t>
            </w:r>
            <w:r w:rsidR="005B6457" w:rsidRPr="003A0AD8">
              <w:t>s</w:t>
            </w:r>
            <w:r w:rsidRPr="003A0AD8">
              <w:t xml:space="preserve"> wurde </w:t>
            </w:r>
            <w:r w:rsidR="00C11DD1" w:rsidRPr="003A0AD8">
              <w:t>auf Grund der oben aufgeführten Nutzwertanalyse getroffen.</w:t>
            </w:r>
          </w:p>
        </w:tc>
      </w:tr>
      <w:tr w:rsidR="001101BF" w:rsidRPr="003A0AD8"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3A0AD8" w:rsidRDefault="001101BF" w:rsidP="00DE47EC">
            <w:r w:rsidRPr="003A0AD8">
              <w:t>Konsequenz</w:t>
            </w:r>
          </w:p>
        </w:tc>
        <w:tc>
          <w:tcPr>
            <w:tcW w:w="7477" w:type="dxa"/>
          </w:tcPr>
          <w:p w14:paraId="4B58E43A" w14:textId="5D36B59C" w:rsidR="001101BF" w:rsidRPr="003A0AD8" w:rsidRDefault="00C11DD1" w:rsidP="00DE47EC">
            <w:pPr>
              <w:cnfStyle w:val="000000100000" w:firstRow="0" w:lastRow="0" w:firstColumn="0" w:lastColumn="0" w:oddVBand="0" w:evenVBand="0" w:oddHBand="1" w:evenHBand="0" w:firstRowFirstColumn="0" w:firstRowLastColumn="0" w:lastRowFirstColumn="0" w:lastRowLastColumn="0"/>
            </w:pPr>
            <w:r w:rsidRPr="003A0AD8">
              <w:t>Der Datentransfer erfolgt gemäss dem «Timestamp Transfer»</w:t>
            </w:r>
            <w:r w:rsidR="005B6457" w:rsidRPr="003A0AD8">
              <w:t>-</w:t>
            </w:r>
            <w:r w:rsidRPr="003A0AD8">
              <w:t>Entwurfsmuster</w:t>
            </w:r>
            <w:r w:rsidR="005B6457" w:rsidRPr="003A0AD8">
              <w:t>s</w:t>
            </w:r>
            <w:r w:rsidRPr="003A0AD8">
              <w:t>.</w:t>
            </w:r>
            <w:r w:rsidR="00D26F7C" w:rsidRPr="003A0AD8">
              <w:t xml:space="preserve"> Für die Zusammenführung von Datensätzen wird die «Last Write Wins» Regel</w:t>
            </w:r>
            <w:r w:rsidR="004C56A6" w:rsidRPr="003A0AD8">
              <w:t xml:space="preserve"> auf Datensatzlevel</w:t>
            </w:r>
            <w:r w:rsidR="00D26F7C" w:rsidRPr="003A0AD8">
              <w:t xml:space="preserve"> angewende</w:t>
            </w:r>
            <w:r w:rsidR="004C56A6" w:rsidRPr="003A0AD8">
              <w:t>t</w:t>
            </w:r>
            <w:r w:rsidR="00D26F7C" w:rsidRPr="003A0AD8">
              <w:t>.</w:t>
            </w:r>
          </w:p>
        </w:tc>
      </w:tr>
      <w:tr w:rsidR="001101BF" w:rsidRPr="003A0AD8"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3A0AD8" w:rsidRDefault="001101BF" w:rsidP="00DE47EC">
            <w:r w:rsidRPr="003A0AD8">
              <w:t>Alternativen</w:t>
            </w:r>
          </w:p>
        </w:tc>
        <w:tc>
          <w:tcPr>
            <w:tcW w:w="7477" w:type="dxa"/>
          </w:tcPr>
          <w:p w14:paraId="1C5419BA" w14:textId="77777777" w:rsidR="001101BF" w:rsidRPr="003A0AD8" w:rsidRDefault="00C11DD1" w:rsidP="00DE47EC">
            <w:pPr>
              <w:keepNext/>
              <w:cnfStyle w:val="000000000000" w:firstRow="0" w:lastRow="0" w:firstColumn="0" w:lastColumn="0" w:oddVBand="0" w:evenVBand="0" w:oddHBand="0" w:evenHBand="0" w:firstRowFirstColumn="0" w:firstRowLastColumn="0" w:lastRowFirstColumn="0" w:lastRowLastColumn="0"/>
            </w:pPr>
            <w:r w:rsidRPr="003A0AD8">
              <w:t>Folgende Varianten wurden betrachtet:</w:t>
            </w:r>
          </w:p>
          <w:p w14:paraId="36B8EBFA" w14:textId="77777777" w:rsidR="00C11DD1" w:rsidRPr="003A0AD8"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3A0AD8">
              <w:t>«Full Transfer»</w:t>
            </w:r>
          </w:p>
          <w:p w14:paraId="692DF40D" w14:textId="77777777" w:rsidR="00C11DD1" w:rsidRPr="003A0AD8"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3A0AD8">
              <w:t>«Timestamp Transfer»</w:t>
            </w:r>
          </w:p>
          <w:p w14:paraId="131E1CAC" w14:textId="41850E8F" w:rsidR="00C11DD1" w:rsidRPr="003A0AD8"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3A0AD8">
              <w:t>«Mathematical Transfer»</w:t>
            </w:r>
          </w:p>
        </w:tc>
      </w:tr>
    </w:tbl>
    <w:p w14:paraId="102A7978" w14:textId="58834CF5" w:rsidR="000B09D1" w:rsidRPr="003A0AD8" w:rsidRDefault="000B09D1" w:rsidP="000B09D1">
      <w:pPr>
        <w:pStyle w:val="Heading4"/>
      </w:pPr>
      <w:bookmarkStart w:id="186" w:name="_Ref189858749"/>
      <w:r w:rsidRPr="003A0AD8">
        <w:t xml:space="preserve">Einsatz des </w:t>
      </w:r>
      <w:r w:rsidR="005B6457" w:rsidRPr="003A0AD8">
        <w:t>MVVM-Entwurfsmusters</w:t>
      </w:r>
      <w:r w:rsidRPr="003A0AD8">
        <w:t xml:space="preserve"> in der mobilen App</w:t>
      </w:r>
      <w:bookmarkEnd w:id="186"/>
    </w:p>
    <w:p w14:paraId="6D434DAF" w14:textId="1C9FEA63" w:rsidR="000B09D1" w:rsidRPr="003A0AD8" w:rsidRDefault="000B09D1" w:rsidP="000B09D1">
      <w:r w:rsidRPr="003A0AD8">
        <w:t>Die Randbedingung RB002 gibt vor, dass Microsoft Technologien für die Umsetzung eingesetzt werden sollen</w:t>
      </w:r>
      <w:r w:rsidR="005B6457" w:rsidRPr="003A0AD8">
        <w:t>, d</w:t>
      </w:r>
      <w:r w:rsidRPr="003A0AD8">
        <w:t>eshalb kommt für die Umsetzung der mobilen App das Framework .Net MAUI zum Einsatz.</w:t>
      </w:r>
      <w:r w:rsidR="000E3A2D" w:rsidRPr="003A0AD8">
        <w:t xml:space="preserve"> Für die folgende Architekturentscheidung ist dieser Umstand von Bedeutung.</w:t>
      </w:r>
    </w:p>
    <w:p w14:paraId="22EBB1DA" w14:textId="2B407CF2" w:rsidR="005A47F2" w:rsidRPr="003A0AD8" w:rsidRDefault="005A47F2" w:rsidP="005A47F2">
      <w:pPr>
        <w:pStyle w:val="Caption"/>
        <w:keepNext/>
      </w:pPr>
      <w:bookmarkStart w:id="187" w:name="_Toc192418427"/>
      <w:r w:rsidRPr="003A0AD8">
        <w:t xml:space="preserve">Tabelle </w:t>
      </w:r>
      <w:fldSimple w:instr=" SEQ Tabelle \* ARABIC ">
        <w:r w:rsidR="00DA5AC4" w:rsidRPr="003A0AD8">
          <w:rPr>
            <w:noProof/>
          </w:rPr>
          <w:t>39</w:t>
        </w:r>
      </w:fldSimple>
      <w:r w:rsidRPr="003A0AD8">
        <w:t xml:space="preserve"> Entwurfsentscheidung: Einsatz von MVVM für die mobile App</w:t>
      </w:r>
      <w:bookmarkEnd w:id="187"/>
    </w:p>
    <w:tbl>
      <w:tblPr>
        <w:tblStyle w:val="GridTable5Dark-Accent3"/>
        <w:tblW w:w="0" w:type="auto"/>
        <w:tblLook w:val="04A0" w:firstRow="1" w:lastRow="0" w:firstColumn="1" w:lastColumn="0" w:noHBand="0" w:noVBand="1"/>
      </w:tblPr>
      <w:tblGrid>
        <w:gridCol w:w="1980"/>
        <w:gridCol w:w="7477"/>
      </w:tblGrid>
      <w:tr w:rsidR="000E3A2D" w:rsidRPr="003A0AD8"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3A0AD8" w:rsidRDefault="000E3A2D" w:rsidP="00F965A3">
            <w:r w:rsidRPr="003A0AD8">
              <w:t>ID</w:t>
            </w:r>
          </w:p>
        </w:tc>
        <w:tc>
          <w:tcPr>
            <w:tcW w:w="7477" w:type="dxa"/>
          </w:tcPr>
          <w:p w14:paraId="38F4D6F2" w14:textId="77F3D8A2" w:rsidR="000E3A2D" w:rsidRPr="003A0AD8" w:rsidRDefault="000E3A2D" w:rsidP="00F965A3">
            <w:pPr>
              <w:cnfStyle w:val="100000000000" w:firstRow="1" w:lastRow="0" w:firstColumn="0" w:lastColumn="0" w:oddVBand="0" w:evenVBand="0" w:oddHBand="0" w:evenHBand="0" w:firstRowFirstColumn="0" w:firstRowLastColumn="0" w:lastRowFirstColumn="0" w:lastRowLastColumn="0"/>
            </w:pPr>
            <w:r w:rsidRPr="003A0AD8">
              <w:t>ADR-005</w:t>
            </w:r>
          </w:p>
        </w:tc>
      </w:tr>
      <w:tr w:rsidR="000E3A2D" w:rsidRPr="003A0AD8"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3A0AD8" w:rsidRDefault="000E3A2D" w:rsidP="00F965A3">
            <w:r w:rsidRPr="003A0AD8">
              <w:t>Titel</w:t>
            </w:r>
          </w:p>
        </w:tc>
        <w:tc>
          <w:tcPr>
            <w:tcW w:w="7477" w:type="dxa"/>
          </w:tcPr>
          <w:p w14:paraId="51A1A259" w14:textId="3DF775A0" w:rsidR="000E3A2D" w:rsidRPr="003A0AD8" w:rsidRDefault="000E3A2D" w:rsidP="00F965A3">
            <w:pPr>
              <w:cnfStyle w:val="000000100000" w:firstRow="0" w:lastRow="0" w:firstColumn="0" w:lastColumn="0" w:oddVBand="0" w:evenVBand="0" w:oddHBand="1" w:evenHBand="0" w:firstRowFirstColumn="0" w:firstRowLastColumn="0" w:lastRowFirstColumn="0" w:lastRowLastColumn="0"/>
            </w:pPr>
            <w:r w:rsidRPr="003A0AD8">
              <w:t>Anwendung des «MVVM»</w:t>
            </w:r>
            <w:r w:rsidR="005B6457" w:rsidRPr="003A0AD8">
              <w:t>-</w:t>
            </w:r>
            <w:r w:rsidRPr="003A0AD8">
              <w:t>Entwurfsmuster</w:t>
            </w:r>
            <w:r w:rsidR="005B6457" w:rsidRPr="003A0AD8">
              <w:t>s</w:t>
            </w:r>
            <w:r w:rsidRPr="003A0AD8">
              <w:t xml:space="preserve"> für die mobile App</w:t>
            </w:r>
          </w:p>
        </w:tc>
      </w:tr>
      <w:tr w:rsidR="000E3A2D" w:rsidRPr="003A0AD8"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3A0AD8" w:rsidRDefault="000E3A2D" w:rsidP="00F965A3">
            <w:r w:rsidRPr="003A0AD8">
              <w:t>Kontext</w:t>
            </w:r>
          </w:p>
        </w:tc>
        <w:tc>
          <w:tcPr>
            <w:tcW w:w="7477" w:type="dxa"/>
          </w:tcPr>
          <w:p w14:paraId="078A69DB" w14:textId="72124E66" w:rsidR="000E3A2D" w:rsidRPr="003A0AD8" w:rsidRDefault="000E3A2D" w:rsidP="00F965A3">
            <w:pPr>
              <w:cnfStyle w:val="000000000000" w:firstRow="0" w:lastRow="0" w:firstColumn="0" w:lastColumn="0" w:oddVBand="0" w:evenVBand="0" w:oddHBand="0" w:evenHBand="0" w:firstRowFirstColumn="0" w:firstRowLastColumn="0" w:lastRowFirstColumn="0" w:lastRowLastColumn="0"/>
            </w:pPr>
            <w:r w:rsidRPr="003A0AD8">
              <w:t xml:space="preserve">Das Softwaredesign der mobilen App ist von Bedeutung für die Umsetzung des Datentransfers und </w:t>
            </w:r>
            <w:r w:rsidR="005B6457" w:rsidRPr="003A0AD8">
              <w:t>der</w:t>
            </w:r>
            <w:r w:rsidRPr="003A0AD8">
              <w:t>-speicherung.</w:t>
            </w:r>
          </w:p>
          <w:p w14:paraId="05ED511C" w14:textId="77777777" w:rsidR="00B760FB" w:rsidRPr="003A0AD8"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3A0AD8"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3A0AD8">
              <w:rPr>
                <w:b/>
              </w:rPr>
              <w:t>MVVM</w:t>
            </w:r>
          </w:p>
          <w:p w14:paraId="1603B6F3" w14:textId="5AE356F4" w:rsidR="000E3A2D" w:rsidRPr="003A0AD8"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3A0AD8">
              <w:t xml:space="preserve">Das Model-View-ViewModel </w:t>
            </w:r>
            <w:r w:rsidR="00B760FB" w:rsidRPr="003A0AD8">
              <w:t xml:space="preserve">Muster trennt zwischen der Darstellung von Daten (View), Aufbereitung von Daten für die View und </w:t>
            </w:r>
            <w:r w:rsidR="0056599C" w:rsidRPr="003A0AD8">
              <w:t>Empfangen</w:t>
            </w:r>
            <w:r w:rsidR="00B760FB" w:rsidRPr="003A0AD8">
              <w:t xml:space="preserve"> von Datenmanipulationen (ViewModel) </w:t>
            </w:r>
            <w:r w:rsidR="0056599C" w:rsidRPr="003A0AD8">
              <w:t>sowie</w:t>
            </w:r>
            <w:r w:rsidR="00B760FB" w:rsidRPr="003A0AD8">
              <w:t xml:space="preserve"> </w:t>
            </w:r>
            <w:r w:rsidR="0056599C" w:rsidRPr="003A0AD8">
              <w:t>dem</w:t>
            </w:r>
            <w:r w:rsidR="00B760FB" w:rsidRPr="003A0AD8">
              <w:t xml:space="preserve"> Senden und Empfangen von Daten (Model). </w:t>
            </w:r>
            <w:r w:rsidR="000A591C" w:rsidRPr="003A0AD8">
              <w:t xml:space="preserve">Der Einsatz des Model-View-ViewModel (MVVM) Musters ist in .NET MAUI-Anwendungen weit verbreitet </w:t>
            </w:r>
            <w:r w:rsidR="000A591C" w:rsidRPr="003A0AD8">
              <w:fldChar w:fldCharType="begin"/>
            </w:r>
            <w:r w:rsidR="000A591C" w:rsidRPr="003A0AD8">
              <w:instrText xml:space="preserve"> ADDIN ZOTERO_ITEM CSL_CITATION {"citationID":"oTyaFqwF","properties":{"formattedCitation":"[21]","plainCitation":"[21]","noteIndex":0},"citationItems":[{"id":107,"uris":["http://zotero.org/users/15041600/items/C9QG3XRM"],"itemData":{"id":107,"type":"webpage","abstract":"Übersicht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000A591C" w:rsidRPr="003A0AD8">
              <w:fldChar w:fldCharType="separate"/>
            </w:r>
            <w:r w:rsidR="000A591C" w:rsidRPr="003A0AD8">
              <w:t>[21]</w:t>
            </w:r>
            <w:r w:rsidR="000A591C" w:rsidRPr="003A0AD8">
              <w:fldChar w:fldCharType="end"/>
            </w:r>
            <w:r w:rsidR="000A591C" w:rsidRPr="003A0AD8">
              <w:t>. MVVM hat sich als gängige Praxis etabliert, um die Trennung von Darstellung und Geschäftslogik zu gewährleisten und die Wartbarkeit und Testbarkeit von Anwendungen zu verbessern.</w:t>
            </w:r>
          </w:p>
          <w:p w14:paraId="027821E2" w14:textId="7FB935B5" w:rsidR="000E3A2D" w:rsidRPr="003A0AD8"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3A0AD8">
              <w:rPr>
                <w:b/>
              </w:rPr>
              <w:t>Data Access Object</w:t>
            </w:r>
            <w:r w:rsidR="00B760FB" w:rsidRPr="003A0AD8">
              <w:rPr>
                <w:b/>
              </w:rPr>
              <w:t xml:space="preserve"> (DAO)</w:t>
            </w:r>
          </w:p>
          <w:p w14:paraId="74AB97F6" w14:textId="6477182C" w:rsidR="000E3A2D" w:rsidRPr="003A0AD8"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3A0AD8">
              <w:t xml:space="preserve">Auch das </w:t>
            </w:r>
            <w:r w:rsidR="0056599C" w:rsidRPr="003A0AD8">
              <w:t>DAO-Pattern</w:t>
            </w:r>
            <w:r w:rsidRPr="003A0AD8">
              <w:t xml:space="preserve"> kapselt Datenabfragen</w:t>
            </w:r>
            <w:r w:rsidR="0056599C" w:rsidRPr="003A0AD8">
              <w:t xml:space="preserve"> ab</w:t>
            </w:r>
            <w:r w:rsidRPr="003A0AD8">
              <w:t xml:space="preserve">. Für die Präsentationslogik wird die Quelle der Daten dadurch irrelevant </w:t>
            </w:r>
            <w:r w:rsidRPr="003A0AD8">
              <w:fldChar w:fldCharType="begin"/>
            </w:r>
            <w:r w:rsidR="003A3AB1" w:rsidRPr="003A0AD8">
              <w:instrText xml:space="preserve"> ADDIN ZOTERO_ITEM CSL_CITATION {"citationID":"y3arb56a","properties":{"formattedCitation":"[22]","plainCitation":"[22]","noteIndex":0},"citationItems":[{"id":109,"uris":["http://zotero.org/users/15041600/items/QZMHTLE8"],"itemData":{"id":109,"type":"entry-encyclopedia","abstract":"Data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3A0AD8">
              <w:fldChar w:fldCharType="separate"/>
            </w:r>
            <w:r w:rsidR="003A3AB1" w:rsidRPr="003A0AD8">
              <w:t>[22]</w:t>
            </w:r>
            <w:r w:rsidRPr="003A0AD8">
              <w:fldChar w:fldCharType="end"/>
            </w:r>
            <w:r w:rsidRPr="003A0AD8">
              <w:t>.</w:t>
            </w:r>
          </w:p>
        </w:tc>
      </w:tr>
      <w:tr w:rsidR="000E3A2D" w:rsidRPr="003A0AD8"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3A0AD8" w:rsidRDefault="000E3A2D" w:rsidP="00F965A3">
            <w:r w:rsidRPr="003A0AD8">
              <w:t>Entscheidung</w:t>
            </w:r>
          </w:p>
        </w:tc>
        <w:tc>
          <w:tcPr>
            <w:tcW w:w="7477" w:type="dxa"/>
          </w:tcPr>
          <w:p w14:paraId="1A8D68EE" w14:textId="3A7E0412" w:rsidR="000E3A2D" w:rsidRPr="003A0AD8" w:rsidRDefault="00B760FB" w:rsidP="00F965A3">
            <w:pPr>
              <w:cnfStyle w:val="000000100000" w:firstRow="0" w:lastRow="0" w:firstColumn="0" w:lastColumn="0" w:oddVBand="0" w:evenVBand="0" w:oddHBand="1" w:evenHBand="0" w:firstRowFirstColumn="0" w:firstRowLastColumn="0" w:lastRowFirstColumn="0" w:lastRowLastColumn="0"/>
            </w:pPr>
            <w:r w:rsidRPr="003A0AD8">
              <w:t>Die mobile App wird mit dem Entwurfsmuster MVVM umgesetzt.</w:t>
            </w:r>
          </w:p>
        </w:tc>
      </w:tr>
      <w:tr w:rsidR="000E3A2D" w:rsidRPr="003A0AD8"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3A0AD8" w:rsidRDefault="000E3A2D" w:rsidP="00F965A3">
            <w:r w:rsidRPr="003A0AD8">
              <w:t>Begründung</w:t>
            </w:r>
          </w:p>
        </w:tc>
        <w:tc>
          <w:tcPr>
            <w:tcW w:w="7477" w:type="dxa"/>
          </w:tcPr>
          <w:p w14:paraId="1F28F72D" w14:textId="79DFFF54" w:rsidR="000E3A2D" w:rsidRPr="003A0AD8" w:rsidRDefault="00B760FB" w:rsidP="00F965A3">
            <w:pPr>
              <w:cnfStyle w:val="000000000000" w:firstRow="0" w:lastRow="0" w:firstColumn="0" w:lastColumn="0" w:oddVBand="0" w:evenVBand="0" w:oddHBand="0" w:evenHBand="0" w:firstRowFirstColumn="0" w:firstRowLastColumn="0" w:lastRowFirstColumn="0" w:lastRowLastColumn="0"/>
            </w:pPr>
            <w:r w:rsidRPr="003A0AD8">
              <w:t xml:space="preserve">Sowohl mit dem Muster MVVM und DAO lassen sich Datentransfer und -speicherung realisieren. Ausschlaggebend ist </w:t>
            </w:r>
            <w:r w:rsidR="0056599C" w:rsidRPr="003A0AD8">
              <w:t xml:space="preserve">die </w:t>
            </w:r>
            <w:r w:rsidRPr="003A0AD8">
              <w:t>Wahl des Frameworks .</w:t>
            </w:r>
            <w:r w:rsidR="00BA5342" w:rsidRPr="003A0AD8">
              <w:t>NET</w:t>
            </w:r>
            <w:r w:rsidRPr="003A0AD8">
              <w:t xml:space="preserve"> Maui und dem von Microsoft empfohlenen Einsatz von MVVM.</w:t>
            </w:r>
          </w:p>
        </w:tc>
      </w:tr>
      <w:tr w:rsidR="000E3A2D" w:rsidRPr="003A0AD8"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3A0AD8" w:rsidRDefault="000E3A2D" w:rsidP="00F965A3">
            <w:r w:rsidRPr="003A0AD8">
              <w:lastRenderedPageBreak/>
              <w:t>Konsequenz</w:t>
            </w:r>
          </w:p>
        </w:tc>
        <w:tc>
          <w:tcPr>
            <w:tcW w:w="7477" w:type="dxa"/>
          </w:tcPr>
          <w:p w14:paraId="280DD8F2" w14:textId="44FB719A" w:rsidR="000E3A2D" w:rsidRPr="003A0AD8" w:rsidRDefault="00B760FB" w:rsidP="00F965A3">
            <w:pPr>
              <w:cnfStyle w:val="000000100000" w:firstRow="0" w:lastRow="0" w:firstColumn="0" w:lastColumn="0" w:oddVBand="0" w:evenVBand="0" w:oddHBand="1" w:evenHBand="0" w:firstRowFirstColumn="0" w:firstRowLastColumn="0" w:lastRowFirstColumn="0" w:lastRowLastColumn="0"/>
            </w:pPr>
            <w:r w:rsidRPr="003A0AD8">
              <w:t xml:space="preserve">Die mobile Applikation </w:t>
            </w:r>
            <w:r w:rsidR="008A656A" w:rsidRPr="003A0AD8">
              <w:t xml:space="preserve">trennt Präsentation und Datenabfrage gemäss dem </w:t>
            </w:r>
            <w:r w:rsidR="0056599C" w:rsidRPr="003A0AD8">
              <w:t>MVVM-Muster</w:t>
            </w:r>
            <w:r w:rsidR="008A656A" w:rsidRPr="003A0AD8">
              <w:t xml:space="preserve"> auf.</w:t>
            </w:r>
          </w:p>
        </w:tc>
      </w:tr>
      <w:tr w:rsidR="000E3A2D" w:rsidRPr="003A0AD8"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3A0AD8" w:rsidRDefault="000E3A2D" w:rsidP="00F965A3">
            <w:r w:rsidRPr="003A0AD8">
              <w:t>Alternativen</w:t>
            </w:r>
          </w:p>
        </w:tc>
        <w:tc>
          <w:tcPr>
            <w:tcW w:w="7477" w:type="dxa"/>
          </w:tcPr>
          <w:p w14:paraId="2B921AC9" w14:textId="0276F1D1" w:rsidR="000E3A2D" w:rsidRPr="003A0AD8" w:rsidRDefault="00B760FB" w:rsidP="00B760FB">
            <w:pPr>
              <w:keepNext/>
              <w:cnfStyle w:val="000000000000" w:firstRow="0" w:lastRow="0" w:firstColumn="0" w:lastColumn="0" w:oddVBand="0" w:evenVBand="0" w:oddHBand="0" w:evenHBand="0" w:firstRowFirstColumn="0" w:firstRowLastColumn="0" w:lastRowFirstColumn="0" w:lastRowLastColumn="0"/>
            </w:pPr>
            <w:r w:rsidRPr="003A0AD8">
              <w:t>Data Access Object</w:t>
            </w:r>
          </w:p>
        </w:tc>
      </w:tr>
    </w:tbl>
    <w:p w14:paraId="086ADBA1" w14:textId="697E3E1F" w:rsidR="001B74AD" w:rsidRPr="003A0AD8" w:rsidRDefault="001B74AD" w:rsidP="00C560E1">
      <w:pPr>
        <w:pStyle w:val="Heading3"/>
      </w:pPr>
      <w:bookmarkStart w:id="188" w:name="_Toc192418312"/>
      <w:r w:rsidRPr="003A0AD8">
        <w:t>Qualitätsanforderungen</w:t>
      </w:r>
      <w:bookmarkEnd w:id="188"/>
    </w:p>
    <w:p w14:paraId="56F05CAA" w14:textId="58F5DFE2" w:rsidR="001B74AD" w:rsidRPr="003A0AD8" w:rsidRDefault="001B74AD" w:rsidP="001B74AD">
      <w:r w:rsidRPr="003A0AD8">
        <w:t>Das folgende Kapitel besc</w:t>
      </w:r>
      <w:r w:rsidR="00BD769A" w:rsidRPr="003A0AD8">
        <w:t>hreibt weitere Qualitäts</w:t>
      </w:r>
      <w:r w:rsidR="0056599C" w:rsidRPr="003A0AD8">
        <w:t>s</w:t>
      </w:r>
      <w:r w:rsidR="00BD769A" w:rsidRPr="003A0AD8">
        <w:t xml:space="preserve">zenarien. Die wichtigsten Qualitätsziele sind in Kapitel </w:t>
      </w:r>
      <w:r w:rsidR="00BD769A" w:rsidRPr="003A0AD8">
        <w:fldChar w:fldCharType="begin"/>
      </w:r>
      <w:r w:rsidR="00BD769A" w:rsidRPr="003A0AD8">
        <w:instrText xml:space="preserve"> REF _Ref190070823 \r \h </w:instrText>
      </w:r>
      <w:r w:rsidR="00BD769A" w:rsidRPr="003A0AD8">
        <w:fldChar w:fldCharType="separate"/>
      </w:r>
      <w:r w:rsidR="00DA5AC4" w:rsidRPr="003A0AD8">
        <w:t>4.3.2</w:t>
      </w:r>
      <w:r w:rsidR="00BD769A" w:rsidRPr="003A0AD8">
        <w:fldChar w:fldCharType="end"/>
      </w:r>
      <w:r w:rsidR="00BD769A" w:rsidRPr="003A0AD8">
        <w:t xml:space="preserve"> </w:t>
      </w:r>
      <w:r w:rsidR="0056599C" w:rsidRPr="003A0AD8">
        <w:t>dokumentiert</w:t>
      </w:r>
      <w:r w:rsidR="00BD769A" w:rsidRPr="003A0AD8">
        <w:t>. Hier werden weitere Qualitätsanforderungen aufgeführt und in entsprechenden Qualitäts</w:t>
      </w:r>
      <w:r w:rsidR="0056599C" w:rsidRPr="003A0AD8">
        <w:t>s</w:t>
      </w:r>
      <w:r w:rsidR="00BD769A" w:rsidRPr="003A0AD8">
        <w:t>zenarien beschrieben.</w:t>
      </w:r>
    </w:p>
    <w:p w14:paraId="0060B712" w14:textId="5F18431C" w:rsidR="006F5CAD" w:rsidRPr="003A0AD8" w:rsidRDefault="006F5CAD" w:rsidP="006F5CAD">
      <w:pPr>
        <w:pStyle w:val="Heading4"/>
      </w:pPr>
      <w:r w:rsidRPr="003A0AD8">
        <w:t>Qualitätsszenario Offline Synchronisation</w:t>
      </w:r>
    </w:p>
    <w:p w14:paraId="43AB9CDA" w14:textId="3E0A6A9A" w:rsidR="00691579" w:rsidRPr="003A0AD8" w:rsidRDefault="00691579" w:rsidP="00691579">
      <w:pPr>
        <w:pStyle w:val="Caption"/>
        <w:keepNext/>
      </w:pPr>
      <w:bookmarkStart w:id="189" w:name="_Toc192418428"/>
      <w:r w:rsidRPr="003A0AD8">
        <w:t xml:space="preserve">Tabelle </w:t>
      </w:r>
      <w:fldSimple w:instr=" SEQ Tabelle \* ARABIC ">
        <w:r w:rsidR="00DA5AC4" w:rsidRPr="003A0AD8">
          <w:rPr>
            <w:noProof/>
          </w:rPr>
          <w:t>40</w:t>
        </w:r>
      </w:fldSimple>
      <w:r w:rsidRPr="003A0AD8">
        <w:t xml:space="preserve"> Qualitätsanforderung Offline Synchronisation</w:t>
      </w:r>
      <w:bookmarkEnd w:id="189"/>
    </w:p>
    <w:tbl>
      <w:tblPr>
        <w:tblStyle w:val="GridTable5Dark-Accent3"/>
        <w:tblW w:w="0" w:type="auto"/>
        <w:tblLook w:val="04A0" w:firstRow="1" w:lastRow="0" w:firstColumn="1" w:lastColumn="0" w:noHBand="0" w:noVBand="1"/>
      </w:tblPr>
      <w:tblGrid>
        <w:gridCol w:w="2842"/>
        <w:gridCol w:w="6615"/>
      </w:tblGrid>
      <w:tr w:rsidR="006F5CAD" w:rsidRPr="003A0AD8"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3A0AD8" w:rsidRDefault="006F5CAD" w:rsidP="00094CED">
            <w:r w:rsidRPr="003A0AD8">
              <w:t>ID</w:t>
            </w:r>
          </w:p>
        </w:tc>
        <w:tc>
          <w:tcPr>
            <w:tcW w:w="6615" w:type="dxa"/>
          </w:tcPr>
          <w:p w14:paraId="726E25EC" w14:textId="2C7F2804" w:rsidR="006F5CAD" w:rsidRPr="003A0AD8" w:rsidRDefault="006F5CAD" w:rsidP="00094CED">
            <w:pPr>
              <w:cnfStyle w:val="100000000000" w:firstRow="1" w:lastRow="0" w:firstColumn="0" w:lastColumn="0" w:oddVBand="0" w:evenVBand="0" w:oddHBand="0" w:evenHBand="0" w:firstRowFirstColumn="0" w:firstRowLastColumn="0" w:lastRowFirstColumn="0" w:lastRowLastColumn="0"/>
            </w:pPr>
            <w:r w:rsidRPr="003A0AD8">
              <w:t>QSZ-001</w:t>
            </w:r>
          </w:p>
        </w:tc>
      </w:tr>
      <w:tr w:rsidR="006F5CAD" w:rsidRPr="003A0AD8"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3A0AD8" w:rsidRDefault="006F5CAD" w:rsidP="00094CED">
            <w:r w:rsidRPr="003A0AD8">
              <w:t>Quelle des Auslösers</w:t>
            </w:r>
          </w:p>
        </w:tc>
        <w:tc>
          <w:tcPr>
            <w:tcW w:w="6615" w:type="dxa"/>
          </w:tcPr>
          <w:p w14:paraId="3D9CA927" w14:textId="50B96186" w:rsidR="006F5CAD" w:rsidRPr="003A0AD8" w:rsidRDefault="006F5CAD" w:rsidP="00094CED">
            <w:pPr>
              <w:cnfStyle w:val="000000100000" w:firstRow="0" w:lastRow="0" w:firstColumn="0" w:lastColumn="0" w:oddVBand="0" w:evenVBand="0" w:oddHBand="1" w:evenHBand="0" w:firstRowFirstColumn="0" w:firstRowLastColumn="0" w:lastRowFirstColumn="0" w:lastRowLastColumn="0"/>
            </w:pPr>
            <w:r w:rsidRPr="003A0AD8">
              <w:t>Projektleiter oder Mitarbeiter auf der Baustelle</w:t>
            </w:r>
          </w:p>
        </w:tc>
      </w:tr>
      <w:tr w:rsidR="006F5CAD" w:rsidRPr="003A0AD8"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3A0AD8" w:rsidRDefault="006F5CAD" w:rsidP="00094CED">
            <w:r w:rsidRPr="003A0AD8">
              <w:t>Auslöser</w:t>
            </w:r>
          </w:p>
        </w:tc>
        <w:tc>
          <w:tcPr>
            <w:tcW w:w="6615" w:type="dxa"/>
          </w:tcPr>
          <w:p w14:paraId="763620C1" w14:textId="1B990BEB" w:rsidR="006F5CAD" w:rsidRPr="003A0AD8" w:rsidRDefault="006F5CAD" w:rsidP="00094CED">
            <w:pPr>
              <w:cnfStyle w:val="000000000000" w:firstRow="0" w:lastRow="0" w:firstColumn="0" w:lastColumn="0" w:oddVBand="0" w:evenVBand="0" w:oddHBand="0" w:evenHBand="0" w:firstRowFirstColumn="0" w:firstRowLastColumn="0" w:lastRowFirstColumn="0" w:lastRowLastColumn="0"/>
            </w:pPr>
            <w:r w:rsidRPr="003A0AD8">
              <w:t>Markiert ein Projekt als Favorit in der Projektübersicht.</w:t>
            </w:r>
          </w:p>
        </w:tc>
      </w:tr>
      <w:tr w:rsidR="006F5CAD" w:rsidRPr="003A0AD8"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3A0AD8" w:rsidRDefault="006F5CAD" w:rsidP="00094CED">
            <w:r w:rsidRPr="003A0AD8">
              <w:t>Systembestandteil</w:t>
            </w:r>
          </w:p>
        </w:tc>
        <w:tc>
          <w:tcPr>
            <w:tcW w:w="6615" w:type="dxa"/>
          </w:tcPr>
          <w:p w14:paraId="5D9196FA" w14:textId="16F68917" w:rsidR="006F5CAD" w:rsidRPr="003A0AD8" w:rsidRDefault="006F5CAD" w:rsidP="00094CED">
            <w:pPr>
              <w:cnfStyle w:val="000000100000" w:firstRow="0" w:lastRow="0" w:firstColumn="0" w:lastColumn="0" w:oddVBand="0" w:evenVBand="0" w:oddHBand="1" w:evenHBand="0" w:firstRowFirstColumn="0" w:firstRowLastColumn="0" w:lastRowFirstColumn="0" w:lastRowLastColumn="0"/>
            </w:pPr>
            <w:r w:rsidRPr="003A0AD8">
              <w:t>Mobile App</w:t>
            </w:r>
          </w:p>
        </w:tc>
      </w:tr>
      <w:tr w:rsidR="006F5CAD" w:rsidRPr="003A0AD8"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3A0AD8" w:rsidRDefault="006F5CAD" w:rsidP="00094CED">
            <w:r w:rsidRPr="003A0AD8">
              <w:t>Antwort</w:t>
            </w:r>
          </w:p>
        </w:tc>
        <w:tc>
          <w:tcPr>
            <w:tcW w:w="6615" w:type="dxa"/>
          </w:tcPr>
          <w:p w14:paraId="542C271B" w14:textId="368E0ED1" w:rsidR="006F5CAD" w:rsidRPr="003A0AD8" w:rsidRDefault="006F5CAD" w:rsidP="00094CED">
            <w:pPr>
              <w:cnfStyle w:val="000000000000" w:firstRow="0" w:lastRow="0" w:firstColumn="0" w:lastColumn="0" w:oddVBand="0" w:evenVBand="0" w:oddHBand="0" w:evenHBand="0" w:firstRowFirstColumn="0" w:firstRowLastColumn="0" w:lastRowFirstColumn="0" w:lastRowLastColumn="0"/>
            </w:pPr>
            <w:r w:rsidRPr="003A0AD8">
              <w:t>Projektdaten und dazugehörige Daten werden an das mobile Gerät geliefert und dort abgespeichert.</w:t>
            </w:r>
          </w:p>
        </w:tc>
      </w:tr>
      <w:tr w:rsidR="006F5CAD" w:rsidRPr="003A0AD8"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3A0AD8" w:rsidRDefault="006F5CAD" w:rsidP="00094CED">
            <w:r w:rsidRPr="003A0AD8">
              <w:t>Antwortmetrik</w:t>
            </w:r>
          </w:p>
        </w:tc>
        <w:tc>
          <w:tcPr>
            <w:tcW w:w="6615" w:type="dxa"/>
          </w:tcPr>
          <w:p w14:paraId="1F5E5CD6" w14:textId="6ECE8DEA" w:rsidR="006F5CAD" w:rsidRPr="003A0AD8" w:rsidRDefault="006F5CAD" w:rsidP="006F5CAD">
            <w:pPr>
              <w:cnfStyle w:val="000000100000" w:firstRow="0" w:lastRow="0" w:firstColumn="0" w:lastColumn="0" w:oddVBand="0" w:evenVBand="0" w:oddHBand="1" w:evenHBand="0" w:firstRowFirstColumn="0" w:firstRowLastColumn="0" w:lastRowFirstColumn="0" w:lastRowLastColumn="0"/>
            </w:pPr>
            <w:r w:rsidRPr="003A0AD8">
              <w:t>Synchronisationsstatus</w:t>
            </w:r>
          </w:p>
        </w:tc>
      </w:tr>
      <w:tr w:rsidR="006F5CAD" w:rsidRPr="003A0AD8"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3A0AD8" w:rsidRDefault="006F5CAD" w:rsidP="00094CED">
            <w:r w:rsidRPr="003A0AD8">
              <w:t>Anforderung</w:t>
            </w:r>
          </w:p>
        </w:tc>
        <w:tc>
          <w:tcPr>
            <w:tcW w:w="6615" w:type="dxa"/>
          </w:tcPr>
          <w:p w14:paraId="3B9AA621" w14:textId="6700602D" w:rsidR="006F5CAD" w:rsidRPr="003A0AD8" w:rsidRDefault="006F5CAD" w:rsidP="00094CED">
            <w:pPr>
              <w:cnfStyle w:val="000000000000" w:firstRow="0" w:lastRow="0" w:firstColumn="0" w:lastColumn="0" w:oddVBand="0" w:evenVBand="0" w:oddHBand="0" w:evenHBand="0" w:firstRowFirstColumn="0" w:firstRowLastColumn="0" w:lastRowFirstColumn="0" w:lastRowLastColumn="0"/>
            </w:pPr>
            <w:r w:rsidRPr="003A0AD8">
              <w:t xml:space="preserve">Der Synchronisationsstatus wird dem Benutzer angezeigt, damit dieser </w:t>
            </w:r>
            <w:r w:rsidR="00A214A3" w:rsidRPr="003A0AD8">
              <w:t>den aktuellen Status kennt</w:t>
            </w:r>
            <w:r w:rsidRPr="003A0AD8">
              <w:t>.</w:t>
            </w:r>
          </w:p>
          <w:p w14:paraId="49855498" w14:textId="77777777" w:rsidR="006F5CAD" w:rsidRPr="003A0AD8"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17CB8195" w:rsidR="006F5CAD" w:rsidRPr="003A0AD8" w:rsidRDefault="00280601" w:rsidP="00094CED">
            <w:pPr>
              <w:cnfStyle w:val="000000000000" w:firstRow="0" w:lastRow="0" w:firstColumn="0" w:lastColumn="0" w:oddVBand="0" w:evenVBand="0" w:oddHBand="0" w:evenHBand="0" w:firstRowFirstColumn="0" w:firstRowLastColumn="0" w:lastRowFirstColumn="0" w:lastRowLastColumn="0"/>
              <w:rPr>
                <w:b/>
              </w:rPr>
            </w:pPr>
            <w:r w:rsidRPr="003A0AD8">
              <w:rPr>
                <w:b/>
              </w:rPr>
              <w:t>Status</w:t>
            </w:r>
            <w:r w:rsidR="006F5CAD" w:rsidRPr="003A0AD8">
              <w:rPr>
                <w:b/>
              </w:rPr>
              <w:t>:</w:t>
            </w:r>
          </w:p>
          <w:p w14:paraId="706B634B" w14:textId="7B059429" w:rsidR="006F5CAD" w:rsidRPr="003A0AD8"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3A0AD8">
              <w:t xml:space="preserve">Nicht </w:t>
            </w:r>
            <w:r w:rsidR="00A214A3" w:rsidRPr="003A0AD8">
              <w:t>synchronisiert</w:t>
            </w:r>
          </w:p>
          <w:p w14:paraId="360C78BB" w14:textId="77777777" w:rsidR="006F5CAD" w:rsidRPr="003A0AD8"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3A0AD8">
              <w:t>Am Synchronisieren</w:t>
            </w:r>
          </w:p>
          <w:p w14:paraId="77FEC258" w14:textId="7286D488" w:rsidR="00691579" w:rsidRPr="003A0AD8"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3A0AD8">
              <w:t>Synchronisiert</w:t>
            </w:r>
          </w:p>
        </w:tc>
      </w:tr>
    </w:tbl>
    <w:p w14:paraId="0D5B6449" w14:textId="71CA4AAD" w:rsidR="006F5CAD" w:rsidRPr="003A0AD8" w:rsidRDefault="00691579" w:rsidP="00691579">
      <w:pPr>
        <w:pStyle w:val="Heading4"/>
      </w:pPr>
      <w:r w:rsidRPr="003A0AD8">
        <w:t>Qualitätsszenario Datensynchron</w:t>
      </w:r>
      <w:r w:rsidR="00A214A3" w:rsidRPr="003A0AD8">
        <w:t>i</w:t>
      </w:r>
      <w:r w:rsidRPr="003A0AD8">
        <w:t>sation</w:t>
      </w:r>
    </w:p>
    <w:tbl>
      <w:tblPr>
        <w:tblStyle w:val="GridTable5Dark-Accent3"/>
        <w:tblW w:w="0" w:type="auto"/>
        <w:tblLook w:val="04A0" w:firstRow="1" w:lastRow="0" w:firstColumn="1" w:lastColumn="0" w:noHBand="0" w:noVBand="1"/>
      </w:tblPr>
      <w:tblGrid>
        <w:gridCol w:w="2842"/>
        <w:gridCol w:w="6615"/>
      </w:tblGrid>
      <w:tr w:rsidR="00691579" w:rsidRPr="003A0AD8"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3A0AD8" w:rsidRDefault="00691579" w:rsidP="00094CED">
            <w:r w:rsidRPr="003A0AD8">
              <w:t>ID</w:t>
            </w:r>
          </w:p>
        </w:tc>
        <w:tc>
          <w:tcPr>
            <w:tcW w:w="6615" w:type="dxa"/>
          </w:tcPr>
          <w:p w14:paraId="6FABFD28" w14:textId="5770EE85" w:rsidR="00691579" w:rsidRPr="003A0AD8" w:rsidRDefault="00691579" w:rsidP="00094CED">
            <w:pPr>
              <w:cnfStyle w:val="100000000000" w:firstRow="1" w:lastRow="0" w:firstColumn="0" w:lastColumn="0" w:oddVBand="0" w:evenVBand="0" w:oddHBand="0" w:evenHBand="0" w:firstRowFirstColumn="0" w:firstRowLastColumn="0" w:lastRowFirstColumn="0" w:lastRowLastColumn="0"/>
            </w:pPr>
            <w:r w:rsidRPr="003A0AD8">
              <w:t>QSZ-00</w:t>
            </w:r>
            <w:r w:rsidR="00280601" w:rsidRPr="003A0AD8">
              <w:t>2</w:t>
            </w:r>
          </w:p>
        </w:tc>
      </w:tr>
      <w:tr w:rsidR="00691579" w:rsidRPr="003A0AD8"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3A0AD8" w:rsidRDefault="00691579" w:rsidP="00094CED">
            <w:r w:rsidRPr="003A0AD8">
              <w:t>Quelle des Auslösers</w:t>
            </w:r>
          </w:p>
        </w:tc>
        <w:tc>
          <w:tcPr>
            <w:tcW w:w="6615" w:type="dxa"/>
          </w:tcPr>
          <w:p w14:paraId="3C7BE0F7" w14:textId="340F8632" w:rsidR="00691579" w:rsidRPr="003A0AD8" w:rsidRDefault="00691579" w:rsidP="00094CED">
            <w:pPr>
              <w:cnfStyle w:val="000000100000" w:firstRow="0" w:lastRow="0" w:firstColumn="0" w:lastColumn="0" w:oddVBand="0" w:evenVBand="0" w:oddHBand="1" w:evenHBand="0" w:firstRowFirstColumn="0" w:firstRowLastColumn="0" w:lastRowFirstColumn="0" w:lastRowLastColumn="0"/>
            </w:pPr>
            <w:r w:rsidRPr="003A0AD8">
              <w:t>Mobile App</w:t>
            </w:r>
          </w:p>
        </w:tc>
      </w:tr>
      <w:tr w:rsidR="00691579" w:rsidRPr="003A0AD8"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3A0AD8" w:rsidRDefault="00691579" w:rsidP="00094CED">
            <w:r w:rsidRPr="003A0AD8">
              <w:t>Auslöser</w:t>
            </w:r>
          </w:p>
        </w:tc>
        <w:tc>
          <w:tcPr>
            <w:tcW w:w="6615" w:type="dxa"/>
          </w:tcPr>
          <w:p w14:paraId="145E7D9C" w14:textId="3E5CA469" w:rsidR="00691579" w:rsidRPr="003A0AD8" w:rsidRDefault="00691579" w:rsidP="00094CED">
            <w:pPr>
              <w:cnfStyle w:val="000000000000" w:firstRow="0" w:lastRow="0" w:firstColumn="0" w:lastColumn="0" w:oddVBand="0" w:evenVBand="0" w:oddHBand="0" w:evenHBand="0" w:firstRowFirstColumn="0" w:firstRowLastColumn="0" w:lastRowFirstColumn="0" w:lastRowLastColumn="0"/>
            </w:pPr>
            <w:r w:rsidRPr="003A0AD8">
              <w:t>Wechselt vom offline in den online Modus</w:t>
            </w:r>
          </w:p>
        </w:tc>
      </w:tr>
      <w:tr w:rsidR="00691579" w:rsidRPr="003A0AD8"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3A0AD8" w:rsidRDefault="00691579" w:rsidP="00094CED">
            <w:r w:rsidRPr="003A0AD8">
              <w:t>Systembestandteil</w:t>
            </w:r>
          </w:p>
        </w:tc>
        <w:tc>
          <w:tcPr>
            <w:tcW w:w="6615" w:type="dxa"/>
          </w:tcPr>
          <w:p w14:paraId="0FFB6E06" w14:textId="26465804" w:rsidR="00691579" w:rsidRPr="003A0AD8" w:rsidRDefault="00691579" w:rsidP="00094CED">
            <w:pPr>
              <w:cnfStyle w:val="000000100000" w:firstRow="0" w:lastRow="0" w:firstColumn="0" w:lastColumn="0" w:oddVBand="0" w:evenVBand="0" w:oddHBand="1" w:evenHBand="0" w:firstRowFirstColumn="0" w:firstRowLastColumn="0" w:lastRowFirstColumn="0" w:lastRowLastColumn="0"/>
            </w:pPr>
            <w:r w:rsidRPr="003A0AD8">
              <w:t>Mobile App</w:t>
            </w:r>
          </w:p>
        </w:tc>
      </w:tr>
      <w:tr w:rsidR="00691579" w:rsidRPr="003A0AD8"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3A0AD8" w:rsidRDefault="00691579" w:rsidP="00094CED">
            <w:r w:rsidRPr="003A0AD8">
              <w:t>Antwort</w:t>
            </w:r>
          </w:p>
        </w:tc>
        <w:tc>
          <w:tcPr>
            <w:tcW w:w="6615" w:type="dxa"/>
          </w:tcPr>
          <w:p w14:paraId="09D0DC4C" w14:textId="12215F32" w:rsidR="00691579" w:rsidRPr="003A0AD8" w:rsidRDefault="00691579" w:rsidP="00094CED">
            <w:pPr>
              <w:cnfStyle w:val="000000000000" w:firstRow="0" w:lastRow="0" w:firstColumn="0" w:lastColumn="0" w:oddVBand="0" w:evenVBand="0" w:oddHBand="0" w:evenHBand="0" w:firstRowFirstColumn="0" w:firstRowLastColumn="0" w:lastRowFirstColumn="0" w:lastRowLastColumn="0"/>
            </w:pPr>
            <w:r w:rsidRPr="003A0AD8">
              <w:t>Sendet lokale Datenmanipulationen an das Backend und empfängt aktuellere Daten vom Backend.</w:t>
            </w:r>
          </w:p>
        </w:tc>
      </w:tr>
      <w:tr w:rsidR="00691579" w:rsidRPr="003A0AD8"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3A0AD8" w:rsidRDefault="00691579" w:rsidP="00094CED">
            <w:r w:rsidRPr="003A0AD8">
              <w:t>Antwortmetrik</w:t>
            </w:r>
          </w:p>
        </w:tc>
        <w:tc>
          <w:tcPr>
            <w:tcW w:w="6615" w:type="dxa"/>
          </w:tcPr>
          <w:p w14:paraId="7BB850AF" w14:textId="1D666DC1" w:rsidR="00691579" w:rsidRPr="003A0AD8"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3A0AD8"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3A0AD8" w:rsidRDefault="00691579" w:rsidP="00094CED">
            <w:r w:rsidRPr="003A0AD8">
              <w:t>Anforderung</w:t>
            </w:r>
          </w:p>
        </w:tc>
        <w:tc>
          <w:tcPr>
            <w:tcW w:w="6615" w:type="dxa"/>
          </w:tcPr>
          <w:p w14:paraId="565E308B" w14:textId="00C3F653" w:rsidR="00691579" w:rsidRPr="003A0AD8"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3A0AD8">
              <w:t xml:space="preserve">Die Synchronisation der Daten wird automatisch ausgelöst, wenn der mobile Client wieder </w:t>
            </w:r>
            <w:r w:rsidR="00280601" w:rsidRPr="003A0AD8">
              <w:t>Internetkonnektivität</w:t>
            </w:r>
            <w:r w:rsidRPr="003A0AD8">
              <w:t xml:space="preserve"> besitzt.</w:t>
            </w:r>
          </w:p>
          <w:p w14:paraId="20F8F487" w14:textId="184D12B0" w:rsidR="00691579" w:rsidRPr="003A0AD8"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3A0AD8">
              <w:t>Trifft für «Favorisierte» Projekte zu.</w:t>
            </w:r>
          </w:p>
        </w:tc>
      </w:tr>
    </w:tbl>
    <w:p w14:paraId="4FA6054D" w14:textId="713B0730" w:rsidR="000D3484" w:rsidRPr="003A0AD8" w:rsidRDefault="000D3484" w:rsidP="00691579"/>
    <w:p w14:paraId="008FAB56" w14:textId="77777777" w:rsidR="000D3484" w:rsidRPr="003A0AD8" w:rsidRDefault="000D3484">
      <w:pPr>
        <w:spacing w:line="240" w:lineRule="auto"/>
      </w:pPr>
      <w:r w:rsidRPr="003A0AD8">
        <w:br w:type="page"/>
      </w:r>
    </w:p>
    <w:p w14:paraId="375948A8" w14:textId="64AE2914" w:rsidR="00C560E1" w:rsidRPr="003A0AD8" w:rsidRDefault="00C560E1" w:rsidP="00C560E1">
      <w:pPr>
        <w:pStyle w:val="Heading3"/>
      </w:pPr>
      <w:bookmarkStart w:id="190" w:name="_Toc192418313"/>
      <w:r w:rsidRPr="003A0AD8">
        <w:lastRenderedPageBreak/>
        <w:t>Risiken</w:t>
      </w:r>
      <w:bookmarkEnd w:id="190"/>
    </w:p>
    <w:p w14:paraId="48A030C0" w14:textId="63A418E1" w:rsidR="003F7020" w:rsidRPr="003A0AD8" w:rsidRDefault="00BD769A" w:rsidP="00BD769A">
      <w:r w:rsidRPr="003A0AD8">
        <w:t xml:space="preserve">In diesem Kapitel werden </w:t>
      </w:r>
      <w:r w:rsidR="0061536A" w:rsidRPr="003A0AD8">
        <w:t>die wichtigsten</w:t>
      </w:r>
      <w:r w:rsidRPr="003A0AD8">
        <w:t xml:space="preserve"> Risiken aufgeführt, bewertet und entsprechende Massnahmen beschrieben.</w:t>
      </w:r>
      <w:r w:rsidR="00786945" w:rsidRPr="003A0AD8">
        <w:t xml:space="preserve"> Identifiziert als Risiko wurde die Datenintegrität und die Verfügbarkeit von Daten im mobilen Client.</w:t>
      </w:r>
    </w:p>
    <w:p w14:paraId="6E6BE309" w14:textId="23F8C9F9" w:rsidR="00B52A99" w:rsidRPr="003A0AD8" w:rsidRDefault="00B52A99" w:rsidP="00B52A99">
      <w:pPr>
        <w:pStyle w:val="Heading4"/>
      </w:pPr>
      <w:r w:rsidRPr="003A0AD8">
        <w:t>Risiko Datensicherheit - Integrität</w:t>
      </w:r>
    </w:p>
    <w:p w14:paraId="287CD837" w14:textId="072DDBDB" w:rsidR="00094132" w:rsidRPr="003A0AD8" w:rsidRDefault="00094132" w:rsidP="00094132">
      <w:pPr>
        <w:pStyle w:val="Caption"/>
        <w:keepNext/>
      </w:pPr>
      <w:bookmarkStart w:id="191" w:name="_Toc192418429"/>
      <w:r w:rsidRPr="003A0AD8">
        <w:t xml:space="preserve">Tabelle </w:t>
      </w:r>
      <w:fldSimple w:instr=" SEQ Tabelle \* ARABIC ">
        <w:r w:rsidR="00DA5AC4" w:rsidRPr="003A0AD8">
          <w:rPr>
            <w:noProof/>
          </w:rPr>
          <w:t>41</w:t>
        </w:r>
      </w:fldSimple>
      <w:r w:rsidRPr="003A0AD8">
        <w:t xml:space="preserve"> Risikobewertung: Datenverlust wä</w:t>
      </w:r>
      <w:r w:rsidR="00A214A3" w:rsidRPr="003A0AD8">
        <w:t>h</w:t>
      </w:r>
      <w:r w:rsidRPr="003A0AD8">
        <w:t>rend Datenzusammenführung</w:t>
      </w:r>
      <w:bookmarkEnd w:id="191"/>
    </w:p>
    <w:tbl>
      <w:tblPr>
        <w:tblStyle w:val="GridTable5Dark-Accent3"/>
        <w:tblW w:w="0" w:type="auto"/>
        <w:tblLook w:val="04A0" w:firstRow="1" w:lastRow="0" w:firstColumn="1" w:lastColumn="0" w:noHBand="0" w:noVBand="1"/>
      </w:tblPr>
      <w:tblGrid>
        <w:gridCol w:w="2842"/>
        <w:gridCol w:w="6615"/>
      </w:tblGrid>
      <w:tr w:rsidR="00A1045C" w:rsidRPr="003A0AD8"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3A0AD8" w:rsidRDefault="00A1045C" w:rsidP="00094CED">
            <w:r w:rsidRPr="003A0AD8">
              <w:t>ID</w:t>
            </w:r>
          </w:p>
        </w:tc>
        <w:tc>
          <w:tcPr>
            <w:tcW w:w="6615" w:type="dxa"/>
          </w:tcPr>
          <w:p w14:paraId="40D49400" w14:textId="74A840C6" w:rsidR="00A1045C" w:rsidRPr="003A0AD8" w:rsidRDefault="00A1045C" w:rsidP="00094CED">
            <w:pPr>
              <w:cnfStyle w:val="100000000000" w:firstRow="1" w:lastRow="0" w:firstColumn="0" w:lastColumn="0" w:oddVBand="0" w:evenVBand="0" w:oddHBand="0" w:evenHBand="0" w:firstRowFirstColumn="0" w:firstRowLastColumn="0" w:lastRowFirstColumn="0" w:lastRowLastColumn="0"/>
            </w:pPr>
            <w:r w:rsidRPr="003A0AD8">
              <w:t>R001</w:t>
            </w:r>
          </w:p>
        </w:tc>
      </w:tr>
      <w:tr w:rsidR="00A1045C" w:rsidRPr="003A0AD8"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3A0AD8" w:rsidRDefault="00A1045C" w:rsidP="00094CED">
            <w:r w:rsidRPr="003A0AD8">
              <w:t>Risiko</w:t>
            </w:r>
          </w:p>
        </w:tc>
        <w:tc>
          <w:tcPr>
            <w:tcW w:w="6615" w:type="dxa"/>
          </w:tcPr>
          <w:p w14:paraId="16156B37" w14:textId="1E7F1C68" w:rsidR="00A1045C" w:rsidRPr="003A0AD8" w:rsidRDefault="004C56A6" w:rsidP="004C56A6">
            <w:pPr>
              <w:cnfStyle w:val="000000100000" w:firstRow="0" w:lastRow="0" w:firstColumn="0" w:lastColumn="0" w:oddVBand="0" w:evenVBand="0" w:oddHBand="1" w:evenHBand="0" w:firstRowFirstColumn="0" w:firstRowLastColumn="0" w:lastRowFirstColumn="0" w:lastRowLastColumn="0"/>
            </w:pPr>
            <w:r w:rsidRPr="003A0AD8">
              <w:t>Die gewählte Zusammenführungsstrategie «Last Write Wins» führt zu Datenverlust</w:t>
            </w:r>
            <w:r w:rsidR="001142FE" w:rsidRPr="003A0AD8">
              <w:t xml:space="preserve"> und verletzt das Qualitätsziel QZ-002 «Sicherheit – Datenintegrität»</w:t>
            </w:r>
            <w:r w:rsidRPr="003A0AD8">
              <w:t>.</w:t>
            </w:r>
          </w:p>
        </w:tc>
      </w:tr>
      <w:tr w:rsidR="00A1045C" w:rsidRPr="003A0AD8"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3A0AD8" w:rsidRDefault="00A1045C" w:rsidP="00094CED">
            <w:r w:rsidRPr="003A0AD8">
              <w:t>Ursachen</w:t>
            </w:r>
          </w:p>
        </w:tc>
        <w:tc>
          <w:tcPr>
            <w:tcW w:w="6615" w:type="dxa"/>
          </w:tcPr>
          <w:p w14:paraId="4190F92D" w14:textId="2330FA91" w:rsidR="004C56A6" w:rsidRPr="003A0AD8" w:rsidRDefault="004C56A6" w:rsidP="004C56A6">
            <w:pPr>
              <w:cnfStyle w:val="000000000000" w:firstRow="0" w:lastRow="0" w:firstColumn="0" w:lastColumn="0" w:oddVBand="0" w:evenVBand="0" w:oddHBand="0" w:evenHBand="0" w:firstRowFirstColumn="0" w:firstRowLastColumn="0" w:lastRowFirstColumn="0" w:lastRowLastColumn="0"/>
            </w:pPr>
            <w:r w:rsidRPr="003A0AD8">
              <w:t xml:space="preserve">Wenn offline </w:t>
            </w:r>
            <w:r w:rsidR="00A214A3" w:rsidRPr="003A0AD8">
              <w:t>s</w:t>
            </w:r>
            <w:r w:rsidRPr="003A0AD8">
              <w:t>ynchronisierte Daten sowohl in einem oder mehreren offline Client und/oder im WebPortal manipuliert werden, müssen diese Änderungen wä</w:t>
            </w:r>
            <w:r w:rsidR="00A214A3" w:rsidRPr="003A0AD8">
              <w:t>h</w:t>
            </w:r>
            <w:r w:rsidRPr="003A0AD8">
              <w:t>rend der nächsten Synchronisation zusammengeführt werden.</w:t>
            </w:r>
          </w:p>
        </w:tc>
      </w:tr>
      <w:tr w:rsidR="00A1045C" w:rsidRPr="003A0AD8"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3A0AD8" w:rsidRDefault="00A1045C" w:rsidP="00094CED">
            <w:r w:rsidRPr="003A0AD8">
              <w:t>Mögliche Auswirkungen</w:t>
            </w:r>
          </w:p>
        </w:tc>
        <w:tc>
          <w:tcPr>
            <w:tcW w:w="6615" w:type="dxa"/>
          </w:tcPr>
          <w:p w14:paraId="6DE24620" w14:textId="4986F3C4" w:rsidR="00A1045C" w:rsidRPr="003A0AD8" w:rsidRDefault="004C56A6" w:rsidP="00094CED">
            <w:pPr>
              <w:cnfStyle w:val="000000100000" w:firstRow="0" w:lastRow="0" w:firstColumn="0" w:lastColumn="0" w:oddVBand="0" w:evenVBand="0" w:oddHBand="1" w:evenHBand="0" w:firstRowFirstColumn="0" w:firstRowLastColumn="0" w:lastRowFirstColumn="0" w:lastRowLastColumn="0"/>
            </w:pPr>
            <w:r w:rsidRPr="003A0AD8">
              <w:t>D</w:t>
            </w:r>
            <w:r w:rsidR="00A214A3" w:rsidRPr="003A0AD8">
              <w:t>ie</w:t>
            </w:r>
            <w:r w:rsidRPr="003A0AD8">
              <w:t xml:space="preserve"> letzte Manipulation gemäss Zeitstempel wird angewendet. Alle früheren Manipulationen werden verworfen und gehen verloren.</w:t>
            </w:r>
          </w:p>
        </w:tc>
      </w:tr>
      <w:tr w:rsidR="00A1045C" w:rsidRPr="003A0AD8"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3A0AD8" w:rsidRDefault="00A1045C" w:rsidP="00094CED">
            <w:r w:rsidRPr="003A0AD8">
              <w:t>Eintrittswahrscheinlichkeit</w:t>
            </w:r>
          </w:p>
        </w:tc>
        <w:tc>
          <w:tcPr>
            <w:tcW w:w="6615" w:type="dxa"/>
          </w:tcPr>
          <w:p w14:paraId="648D435E" w14:textId="34C53F57" w:rsidR="00A1045C" w:rsidRPr="003A0AD8" w:rsidRDefault="004C56A6" w:rsidP="00094CED">
            <w:pPr>
              <w:cnfStyle w:val="000000000000" w:firstRow="0" w:lastRow="0" w:firstColumn="0" w:lastColumn="0" w:oddVBand="0" w:evenVBand="0" w:oddHBand="0" w:evenHBand="0" w:firstRowFirstColumn="0" w:firstRowLastColumn="0" w:lastRowFirstColumn="0" w:lastRowLastColumn="0"/>
            </w:pPr>
            <w:r w:rsidRPr="003A0AD8">
              <w:t>Hoch</w:t>
            </w:r>
          </w:p>
        </w:tc>
      </w:tr>
      <w:tr w:rsidR="00A1045C" w:rsidRPr="003A0AD8"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3A0AD8" w:rsidRDefault="00A1045C" w:rsidP="00094CED">
            <w:r w:rsidRPr="003A0AD8">
              <w:t>Bewertung</w:t>
            </w:r>
          </w:p>
        </w:tc>
        <w:tc>
          <w:tcPr>
            <w:tcW w:w="6615" w:type="dxa"/>
          </w:tcPr>
          <w:p w14:paraId="5289EB87" w14:textId="6D44FA4C" w:rsidR="00A1045C" w:rsidRPr="003A0AD8" w:rsidRDefault="004C56A6" w:rsidP="00094CED">
            <w:pPr>
              <w:cnfStyle w:val="000000100000" w:firstRow="0" w:lastRow="0" w:firstColumn="0" w:lastColumn="0" w:oddVBand="0" w:evenVBand="0" w:oddHBand="1" w:evenHBand="0" w:firstRowFirstColumn="0" w:firstRowLastColumn="0" w:lastRowFirstColumn="0" w:lastRowLastColumn="0"/>
            </w:pPr>
            <w:r w:rsidRPr="003A0AD8">
              <w:t xml:space="preserve">Mittel </w:t>
            </w:r>
          </w:p>
        </w:tc>
      </w:tr>
      <w:tr w:rsidR="00A1045C" w:rsidRPr="003A0AD8"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3A0AD8" w:rsidRDefault="00A1045C" w:rsidP="00094CED">
            <w:r w:rsidRPr="003A0AD8">
              <w:t>Mögliche Massnahmen</w:t>
            </w:r>
          </w:p>
        </w:tc>
        <w:tc>
          <w:tcPr>
            <w:tcW w:w="6615" w:type="dxa"/>
          </w:tcPr>
          <w:p w14:paraId="42808C52" w14:textId="77777777" w:rsidR="00A1045C" w:rsidRPr="003A0AD8"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3A0AD8">
              <w:t>Zusammenführung von Daten auf dem Attributlevel. Dadurch wird die Eintrittswahrscheinlichkeit gesenkt.</w:t>
            </w:r>
          </w:p>
          <w:p w14:paraId="7A79D88D" w14:textId="77777777" w:rsidR="00171F62" w:rsidRPr="003A0AD8"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3A0AD8">
              <w:t>Einsatz des «Mathematical Transfer» Musters.</w:t>
            </w:r>
          </w:p>
          <w:p w14:paraId="32314E4D" w14:textId="7DDFB82D" w:rsidR="00315D50" w:rsidRPr="003A0AD8" w:rsidRDefault="00063E8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3A0AD8">
              <w:t>Mitarbeiter können nur lesend auf Projektdaten zugreifen. Notizen und IBN-Protokolle können durch Mitarbeiter nur erstellt, nicht bearbeitet werden</w:t>
            </w:r>
            <w:r w:rsidR="00315D50" w:rsidRPr="003A0AD8">
              <w:t>.</w:t>
            </w:r>
          </w:p>
        </w:tc>
      </w:tr>
      <w:tr w:rsidR="00171F62" w:rsidRPr="003A0AD8"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3A0AD8" w:rsidRDefault="001142FE" w:rsidP="00094CED">
            <w:r w:rsidRPr="003A0AD8">
              <w:t>Entscheidung</w:t>
            </w:r>
          </w:p>
        </w:tc>
        <w:tc>
          <w:tcPr>
            <w:tcW w:w="6615" w:type="dxa"/>
          </w:tcPr>
          <w:p w14:paraId="46978C27" w14:textId="3BD73938" w:rsidR="00171F62" w:rsidRPr="003A0AD8" w:rsidRDefault="00171F62" w:rsidP="00171F62">
            <w:pPr>
              <w:cnfStyle w:val="000000100000" w:firstRow="0" w:lastRow="0" w:firstColumn="0" w:lastColumn="0" w:oddVBand="0" w:evenVBand="0" w:oddHBand="1" w:evenHBand="0" w:firstRowFirstColumn="0" w:firstRowLastColumn="0" w:lastRowFirstColumn="0" w:lastRowLastColumn="0"/>
            </w:pPr>
            <w:r w:rsidRPr="003A0AD8">
              <w:t xml:space="preserve">Dieses Risiko wurde mit dem Kunden </w:t>
            </w:r>
            <w:r w:rsidR="00635B45" w:rsidRPr="003A0AD8">
              <w:t>bewertet</w:t>
            </w:r>
            <w:r w:rsidRPr="003A0AD8">
              <w:t xml:space="preserve"> und die Massnahmen abgesprochen. </w:t>
            </w:r>
            <w:r w:rsidR="00315D50" w:rsidRPr="003A0AD8">
              <w:t>Hier wurde zwischen Aufwand und Nutzen abgewägt. Sowohl «Mathematical Transfer» als auch Zusammenführung auf Attributlevel führt zu einer Erhöhung der Komplexität, bedeutet Mehraufwand und -</w:t>
            </w:r>
            <w:r w:rsidR="00E417F0" w:rsidRPr="003A0AD8">
              <w:t>k</w:t>
            </w:r>
            <w:r w:rsidR="00315D50" w:rsidRPr="003A0AD8">
              <w:t>osten und schmälert im Gegenzug die Wartbarkeit. Deshalb wurde entschieden</w:t>
            </w:r>
            <w:r w:rsidR="00E417F0" w:rsidRPr="003A0AD8">
              <w:t>,</w:t>
            </w:r>
            <w:r w:rsidR="00315D50" w:rsidRPr="003A0AD8">
              <w:t xml:space="preserve"> </w:t>
            </w:r>
            <w:r w:rsidR="00E417F0" w:rsidRPr="003A0AD8">
              <w:t xml:space="preserve">auf Datensatzebene </w:t>
            </w:r>
            <w:r w:rsidR="00315D50" w:rsidRPr="003A0AD8">
              <w:t xml:space="preserve">auf «Timestamp Transfer» zu setzen. </w:t>
            </w:r>
            <w:r w:rsidR="00063E82" w:rsidRPr="003A0AD8">
              <w:t>Wie in der 3. Massnahme beschrieben, sollen Mitarbeiter nur lesend auf Projektdaten zugreifen. Projektleiter und Sachbearbeiter können Daten bearbeiten.</w:t>
            </w:r>
          </w:p>
        </w:tc>
      </w:tr>
    </w:tbl>
    <w:p w14:paraId="5C7E5655" w14:textId="77777777" w:rsidR="00D8756D" w:rsidRPr="003A0AD8" w:rsidRDefault="00D8756D" w:rsidP="00CC5A5E">
      <w:pPr>
        <w:pStyle w:val="Heading4"/>
      </w:pPr>
      <w:bookmarkStart w:id="192" w:name="_Ref190797705"/>
      <w:r w:rsidRPr="003A0AD8">
        <w:t>Risiko Zuverlässigkeit - Verfügbarkeit</w:t>
      </w:r>
    </w:p>
    <w:p w14:paraId="75C2D889" w14:textId="59A3B4C9" w:rsidR="00D8756D" w:rsidRPr="003A0AD8" w:rsidRDefault="00D8756D" w:rsidP="00D8756D">
      <w:pPr>
        <w:pStyle w:val="Caption"/>
        <w:keepNext/>
      </w:pPr>
      <w:bookmarkStart w:id="193" w:name="_Toc192418430"/>
      <w:r w:rsidRPr="003A0AD8">
        <w:t xml:space="preserve">Tabelle </w:t>
      </w:r>
      <w:fldSimple w:instr=" SEQ Tabelle \* ARABIC ">
        <w:r w:rsidR="00DA5AC4" w:rsidRPr="003A0AD8">
          <w:rPr>
            <w:noProof/>
          </w:rPr>
          <w:t>42</w:t>
        </w:r>
      </w:fldSimple>
      <w:r w:rsidRPr="003A0AD8">
        <w:t xml:space="preserve"> Risikobewertung Zuverlässigkeit der </w:t>
      </w:r>
      <w:r w:rsidR="00914C89" w:rsidRPr="003A0AD8">
        <w:t>«</w:t>
      </w:r>
      <w:r w:rsidRPr="003A0AD8">
        <w:t>Baustellen App</w:t>
      </w:r>
      <w:r w:rsidR="00914C89" w:rsidRPr="003A0AD8">
        <w:t>»</w:t>
      </w:r>
      <w:bookmarkEnd w:id="193"/>
    </w:p>
    <w:tbl>
      <w:tblPr>
        <w:tblStyle w:val="GridTable5Dark-Accent3"/>
        <w:tblW w:w="0" w:type="auto"/>
        <w:tblLook w:val="04A0" w:firstRow="1" w:lastRow="0" w:firstColumn="1" w:lastColumn="0" w:noHBand="0" w:noVBand="1"/>
      </w:tblPr>
      <w:tblGrid>
        <w:gridCol w:w="2842"/>
        <w:gridCol w:w="6615"/>
      </w:tblGrid>
      <w:tr w:rsidR="00D8756D" w:rsidRPr="003A0AD8" w14:paraId="7509FD67" w14:textId="77777777" w:rsidTr="003F1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EFA01EB" w14:textId="77777777" w:rsidR="00D8756D" w:rsidRPr="003A0AD8" w:rsidRDefault="00D8756D" w:rsidP="003F1304">
            <w:r w:rsidRPr="003A0AD8">
              <w:t>ID</w:t>
            </w:r>
          </w:p>
        </w:tc>
        <w:tc>
          <w:tcPr>
            <w:tcW w:w="6615" w:type="dxa"/>
          </w:tcPr>
          <w:p w14:paraId="682881D7" w14:textId="77777777" w:rsidR="00D8756D" w:rsidRPr="003A0AD8" w:rsidRDefault="00D8756D" w:rsidP="003F1304">
            <w:pPr>
              <w:cnfStyle w:val="100000000000" w:firstRow="1" w:lastRow="0" w:firstColumn="0" w:lastColumn="0" w:oddVBand="0" w:evenVBand="0" w:oddHBand="0" w:evenHBand="0" w:firstRowFirstColumn="0" w:firstRowLastColumn="0" w:lastRowFirstColumn="0" w:lastRowLastColumn="0"/>
            </w:pPr>
            <w:r w:rsidRPr="003A0AD8">
              <w:t>R002</w:t>
            </w:r>
          </w:p>
        </w:tc>
      </w:tr>
      <w:tr w:rsidR="00D8756D" w:rsidRPr="003A0AD8" w14:paraId="280D4D55"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4B52A1" w14:textId="77777777" w:rsidR="00D8756D" w:rsidRPr="003A0AD8" w:rsidRDefault="00D8756D" w:rsidP="003F1304">
            <w:r w:rsidRPr="003A0AD8">
              <w:t>Risiko</w:t>
            </w:r>
          </w:p>
        </w:tc>
        <w:tc>
          <w:tcPr>
            <w:tcW w:w="6615" w:type="dxa"/>
            <w:tcBorders>
              <w:bottom w:val="single" w:sz="4" w:space="0" w:color="FFFFFF" w:themeColor="background1"/>
            </w:tcBorders>
          </w:tcPr>
          <w:p w14:paraId="33ADA7DB" w14:textId="77777777" w:rsidR="00D8756D" w:rsidRPr="003A0AD8" w:rsidRDefault="00D8756D" w:rsidP="003F1304">
            <w:pPr>
              <w:cnfStyle w:val="000000100000" w:firstRow="0" w:lastRow="0" w:firstColumn="0" w:lastColumn="0" w:oddVBand="0" w:evenVBand="0" w:oddHBand="1" w:evenHBand="0" w:firstRowFirstColumn="0" w:firstRowLastColumn="0" w:lastRowFirstColumn="0" w:lastRowLastColumn="0"/>
            </w:pPr>
            <w:r w:rsidRPr="003A0AD8">
              <w:t>Die Qualitätsanforderung QZ-001 «Verfügbarkeit» kann nicht eingehalten werden.</w:t>
            </w:r>
          </w:p>
        </w:tc>
      </w:tr>
      <w:tr w:rsidR="00D8756D" w:rsidRPr="003A0AD8" w14:paraId="78EFB30E" w14:textId="77777777" w:rsidTr="003F1304">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215C8861" w14:textId="77777777" w:rsidR="00D8756D" w:rsidRPr="003A0AD8" w:rsidRDefault="00D8756D" w:rsidP="003F1304">
            <w:r w:rsidRPr="003A0AD8">
              <w:t>Ursachen</w:t>
            </w:r>
          </w:p>
        </w:tc>
        <w:tc>
          <w:tcPr>
            <w:tcW w:w="6615" w:type="dxa"/>
            <w:tcBorders>
              <w:bottom w:val="nil"/>
            </w:tcBorders>
          </w:tcPr>
          <w:p w14:paraId="75E8A430" w14:textId="77777777" w:rsidR="00D8756D" w:rsidRPr="003A0AD8" w:rsidRDefault="00D8756D" w:rsidP="003F130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3A0AD8">
              <w:rPr>
                <w:bCs/>
              </w:rPr>
              <w:t>Das Projekt wurde vor dem Verbindungsunterbruch nicht mit der mobilen App synchronisiert.</w:t>
            </w:r>
          </w:p>
        </w:tc>
      </w:tr>
      <w:tr w:rsidR="00D8756D" w:rsidRPr="003A0AD8" w14:paraId="57CBCF47"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EB51666" w14:textId="77777777" w:rsidR="00D8756D" w:rsidRPr="003A0AD8" w:rsidRDefault="00D8756D" w:rsidP="003F1304">
            <w:r w:rsidRPr="003A0AD8">
              <w:t>Mögliche Auswirkungen</w:t>
            </w:r>
          </w:p>
        </w:tc>
        <w:tc>
          <w:tcPr>
            <w:tcW w:w="6615" w:type="dxa"/>
            <w:tcBorders>
              <w:top w:val="nil"/>
            </w:tcBorders>
          </w:tcPr>
          <w:p w14:paraId="242919B4" w14:textId="76A4F1A7" w:rsidR="00D8756D" w:rsidRPr="003A0AD8" w:rsidRDefault="00D8756D" w:rsidP="003F1304">
            <w:pPr>
              <w:cnfStyle w:val="000000100000" w:firstRow="0" w:lastRow="0" w:firstColumn="0" w:lastColumn="0" w:oddVBand="0" w:evenVBand="0" w:oddHBand="1" w:evenHBand="0" w:firstRowFirstColumn="0" w:firstRowLastColumn="0" w:lastRowFirstColumn="0" w:lastRowLastColumn="0"/>
            </w:pPr>
            <w:r w:rsidRPr="003A0AD8">
              <w:t>Besteht keine Verbindung zum Backend (</w:t>
            </w:r>
            <w:r w:rsidR="00515512" w:rsidRPr="003A0AD8">
              <w:t>Offline Modus</w:t>
            </w:r>
            <w:r w:rsidRPr="003A0AD8">
              <w:t>), können keine Projektdaten aus dem Backend nachgeladen werden. Deshalb ist ein nicht synchronisiertes Projekt im Offlinemodus nicht einsehbar. Damit Projektdaten geladen werden können, muss sich der Benutzer an einen Ort mit Verbindung in das Internet begeben.</w:t>
            </w:r>
          </w:p>
        </w:tc>
      </w:tr>
      <w:tr w:rsidR="00D8756D" w:rsidRPr="003A0AD8" w14:paraId="3CF3893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40DBBC2C" w14:textId="77777777" w:rsidR="00D8756D" w:rsidRPr="003A0AD8" w:rsidRDefault="00D8756D" w:rsidP="003F1304">
            <w:r w:rsidRPr="003A0AD8">
              <w:t>Eintrittswahrscheinlichkeit</w:t>
            </w:r>
          </w:p>
        </w:tc>
        <w:tc>
          <w:tcPr>
            <w:tcW w:w="6615" w:type="dxa"/>
          </w:tcPr>
          <w:p w14:paraId="48CEB49B" w14:textId="77777777" w:rsidR="00D8756D" w:rsidRPr="003A0AD8" w:rsidRDefault="00D8756D" w:rsidP="003F1304">
            <w:pPr>
              <w:cnfStyle w:val="000000000000" w:firstRow="0" w:lastRow="0" w:firstColumn="0" w:lastColumn="0" w:oddVBand="0" w:evenVBand="0" w:oddHBand="0" w:evenHBand="0" w:firstRowFirstColumn="0" w:firstRowLastColumn="0" w:lastRowFirstColumn="0" w:lastRowLastColumn="0"/>
            </w:pPr>
            <w:r w:rsidRPr="003A0AD8">
              <w:t>Mittel</w:t>
            </w:r>
          </w:p>
        </w:tc>
      </w:tr>
      <w:tr w:rsidR="00D8756D" w:rsidRPr="003A0AD8" w14:paraId="7C15B292"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5E47DFD" w14:textId="77777777" w:rsidR="00D8756D" w:rsidRPr="003A0AD8" w:rsidRDefault="00D8756D" w:rsidP="003F1304">
            <w:r w:rsidRPr="003A0AD8">
              <w:t>Bewertung</w:t>
            </w:r>
          </w:p>
        </w:tc>
        <w:tc>
          <w:tcPr>
            <w:tcW w:w="6615" w:type="dxa"/>
          </w:tcPr>
          <w:p w14:paraId="09C23FC9" w14:textId="77777777" w:rsidR="00D8756D" w:rsidRPr="003A0AD8" w:rsidRDefault="00D8756D" w:rsidP="003F1304">
            <w:pPr>
              <w:cnfStyle w:val="000000100000" w:firstRow="0" w:lastRow="0" w:firstColumn="0" w:lastColumn="0" w:oddVBand="0" w:evenVBand="0" w:oddHBand="1" w:evenHBand="0" w:firstRowFirstColumn="0" w:firstRowLastColumn="0" w:lastRowFirstColumn="0" w:lastRowLastColumn="0"/>
            </w:pPr>
            <w:r w:rsidRPr="003A0AD8">
              <w:t>Niedrig</w:t>
            </w:r>
          </w:p>
        </w:tc>
      </w:tr>
      <w:tr w:rsidR="00D8756D" w:rsidRPr="003A0AD8" w14:paraId="2A3D2CB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67707FDA" w14:textId="77777777" w:rsidR="00D8756D" w:rsidRPr="003A0AD8" w:rsidRDefault="00D8756D" w:rsidP="003F1304">
            <w:r w:rsidRPr="003A0AD8">
              <w:t>Mögliche Massnahmen</w:t>
            </w:r>
          </w:p>
        </w:tc>
        <w:tc>
          <w:tcPr>
            <w:tcW w:w="6615" w:type="dxa"/>
          </w:tcPr>
          <w:p w14:paraId="61E5AEED" w14:textId="77777777" w:rsidR="00D8756D" w:rsidRPr="003A0AD8"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3A0AD8">
              <w:t>Hinweis in der mobilen App einblenden.</w:t>
            </w:r>
          </w:p>
          <w:p w14:paraId="4374A70B" w14:textId="77777777" w:rsidR="00D8756D" w:rsidRPr="003A0AD8"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3A0AD8">
              <w:t>Benutzer schulen, dass vorgängig Projekte synchronisiert werden.</w:t>
            </w:r>
          </w:p>
          <w:p w14:paraId="6D392EE1" w14:textId="54170617" w:rsidR="00D8756D" w:rsidRPr="003A0AD8"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3A0AD8">
              <w:lastRenderedPageBreak/>
              <w:t>Projektsynchronisation in d</w:t>
            </w:r>
            <w:r w:rsidR="00515512" w:rsidRPr="003A0AD8">
              <w:t>en Prozess der</w:t>
            </w:r>
            <w:r w:rsidRPr="003A0AD8">
              <w:t xml:space="preserve"> </w:t>
            </w:r>
            <w:r w:rsidR="00515512" w:rsidRPr="003A0AD8">
              <w:t>Arbeitsvorbereitung</w:t>
            </w:r>
            <w:r w:rsidRPr="003A0AD8">
              <w:t xml:space="preserve"> für</w:t>
            </w:r>
            <w:r w:rsidR="00515512" w:rsidRPr="003A0AD8">
              <w:t xml:space="preserve"> den Einsatz auf der</w:t>
            </w:r>
            <w:r w:rsidRPr="003A0AD8">
              <w:t xml:space="preserve"> Baustelle einbinden.</w:t>
            </w:r>
          </w:p>
          <w:p w14:paraId="45C85E6E" w14:textId="68A62A0A" w:rsidR="00D8756D" w:rsidRPr="003A0AD8"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3A0AD8">
              <w:t xml:space="preserve">Alle Projekte auf den </w:t>
            </w:r>
            <w:r w:rsidR="00515512" w:rsidRPr="003A0AD8">
              <w:t>«M</w:t>
            </w:r>
            <w:r w:rsidRPr="003A0AD8">
              <w:t>obile Client</w:t>
            </w:r>
            <w:r w:rsidR="00515512" w:rsidRPr="003A0AD8">
              <w:t>»</w:t>
            </w:r>
            <w:r w:rsidRPr="003A0AD8">
              <w:t xml:space="preserve"> synchronisieren.</w:t>
            </w:r>
          </w:p>
          <w:p w14:paraId="32DB82FF" w14:textId="77777777" w:rsidR="00D8756D" w:rsidRPr="003A0AD8"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3A0AD8">
              <w:t>Die zuletzt geöffneten Projekte werden synchronisiert.</w:t>
            </w:r>
          </w:p>
        </w:tc>
      </w:tr>
      <w:tr w:rsidR="00D8756D" w:rsidRPr="003A0AD8" w14:paraId="08C49F7D"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7E9CF57" w14:textId="77777777" w:rsidR="00D8756D" w:rsidRPr="003A0AD8" w:rsidRDefault="00D8756D" w:rsidP="003F1304">
            <w:r w:rsidRPr="003A0AD8">
              <w:t>Entscheidung</w:t>
            </w:r>
          </w:p>
        </w:tc>
        <w:tc>
          <w:tcPr>
            <w:tcW w:w="6615" w:type="dxa"/>
          </w:tcPr>
          <w:p w14:paraId="2FC3E212" w14:textId="718EDB95" w:rsidR="00D8756D" w:rsidRPr="003A0AD8" w:rsidRDefault="00D8756D" w:rsidP="003F1304">
            <w:pPr>
              <w:cnfStyle w:val="000000100000" w:firstRow="0" w:lastRow="0" w:firstColumn="0" w:lastColumn="0" w:oddVBand="0" w:evenVBand="0" w:oddHBand="1" w:evenHBand="0" w:firstRowFirstColumn="0" w:firstRowLastColumn="0" w:lastRowFirstColumn="0" w:lastRowLastColumn="0"/>
            </w:pPr>
            <w:r w:rsidRPr="003A0AD8">
              <w:t>Mit dem Kunden wurde entschieden, dass die Benutzer Projekte als «</w:t>
            </w:r>
            <w:r w:rsidR="004A41BE" w:rsidRPr="003A0AD8">
              <w:t>Offline Verfügbar</w:t>
            </w:r>
            <w:r w:rsidRPr="003A0AD8">
              <w:t>» markieren können. Diese Projekte werden in der mobilen App für die offline Verwendung synchronisiert.</w:t>
            </w:r>
          </w:p>
        </w:tc>
      </w:tr>
    </w:tbl>
    <w:p w14:paraId="5CD42F8C" w14:textId="5B556F2D" w:rsidR="00C91184" w:rsidRPr="003A0AD8" w:rsidRDefault="00C91184" w:rsidP="00C91184">
      <w:pPr>
        <w:pStyle w:val="Heading2"/>
      </w:pPr>
      <w:bookmarkStart w:id="194" w:name="_Ref192256469"/>
      <w:bookmarkStart w:id="195" w:name="_Toc192418314"/>
      <w:r w:rsidRPr="003A0AD8">
        <w:t>Umsetzung der «Baustellen App» als PoC</w:t>
      </w:r>
      <w:bookmarkEnd w:id="192"/>
      <w:bookmarkEnd w:id="194"/>
      <w:bookmarkEnd w:id="195"/>
    </w:p>
    <w:p w14:paraId="1ABA830E" w14:textId="4E6F3FE9" w:rsidR="000256C7" w:rsidRPr="003A0AD8" w:rsidRDefault="00C91184" w:rsidP="003A530A">
      <w:r w:rsidRPr="003A0AD8">
        <w:t>Im folgenden Abschnitt wird die Umsetzung der «Baustellen App»</w:t>
      </w:r>
      <w:r w:rsidR="003A530A" w:rsidRPr="003A0AD8">
        <w:t xml:space="preserve"> als PoC beschrieben. Wie bereits in der Einleitung </w:t>
      </w:r>
      <w:r w:rsidR="003A530A" w:rsidRPr="003A0AD8">
        <w:fldChar w:fldCharType="begin"/>
      </w:r>
      <w:r w:rsidR="003A530A" w:rsidRPr="003A0AD8">
        <w:instrText xml:space="preserve"> REF _Ref192086885 \r \h </w:instrText>
      </w:r>
      <w:r w:rsidR="003A530A" w:rsidRPr="003A0AD8">
        <w:fldChar w:fldCharType="separate"/>
      </w:r>
      <w:r w:rsidR="00DA5AC4" w:rsidRPr="003A0AD8">
        <w:t>1.1</w:t>
      </w:r>
      <w:r w:rsidR="003A530A" w:rsidRPr="003A0AD8">
        <w:fldChar w:fldCharType="end"/>
      </w:r>
      <w:r w:rsidR="003A530A" w:rsidRPr="003A0AD8">
        <w:t xml:space="preserve"> dargestellt, hat sich die Auftraggeberin «Helion AG» aus dem Projekt zurückgezogen. </w:t>
      </w:r>
      <w:r w:rsidR="00AE773B" w:rsidRPr="003A0AD8">
        <w:t>Dies hat zur Folge, dass sich der Fokus von der Entwicklung einer mobilen Applikation für das bestehende THEIA Backend, hin zu einer Full-Stack Entwicklung verschoben hat. In der Lösungsarchitektur wurde deshalb das System als Ganzes gemäss den Anforderungen des Kunden konzipiert. Die Lösungsarchitektur wäre jedoch für eine Umsetzung im Rahmen dieser Arbeit zu Umfangreich. Deshalb wurde in Absprache mit den Experten der Umfang reduziert. Im Zentrum steht nun die Demonstration des Datensynchronisationskonzeptes aus der Lösungsarchitektur</w:t>
      </w:r>
      <w:r w:rsidR="000256C7" w:rsidRPr="003A0AD8">
        <w:t>, inklusive Authentifizierung und Autorisierung von Anwendern.</w:t>
      </w:r>
    </w:p>
    <w:p w14:paraId="5E29506C" w14:textId="7EE002FD" w:rsidR="00517A01" w:rsidRPr="003A0AD8" w:rsidRDefault="00517A01" w:rsidP="00517A01">
      <w:pPr>
        <w:pStyle w:val="Heading3"/>
      </w:pPr>
      <w:bookmarkStart w:id="196" w:name="_Ref192249940"/>
      <w:bookmarkStart w:id="197" w:name="_Toc192418315"/>
      <w:r w:rsidRPr="003A0AD8">
        <w:t>Verwendete Technologien</w:t>
      </w:r>
      <w:bookmarkEnd w:id="196"/>
      <w:bookmarkEnd w:id="197"/>
    </w:p>
    <w:p w14:paraId="0FDDE6DF" w14:textId="78B0D077" w:rsidR="000256C7" w:rsidRPr="003A0AD8" w:rsidRDefault="000256C7" w:rsidP="003A530A">
      <w:r w:rsidRPr="003A0AD8">
        <w:t>Für die Umsetzung der mobilen Applikation wurde das Multi-Plattform Framework .Net Maui</w:t>
      </w:r>
      <w:r w:rsidR="00D8756D" w:rsidRPr="003A0AD8">
        <w:rPr>
          <w:rStyle w:val="FootnoteReference"/>
        </w:rPr>
        <w:footnoteReference w:id="8"/>
      </w:r>
      <w:r w:rsidRPr="003A0AD8">
        <w:t xml:space="preserve"> von Microsoft verwendet. Die Applikationslogik wird mit der Programmiersprache C# implementiert. Die Benutzeroberfläche wird mit der Markup Sprache XAML deklariert. Maui unterstützt</w:t>
      </w:r>
      <w:r w:rsidR="00D8756D" w:rsidRPr="003A0AD8">
        <w:t xml:space="preserve"> unter anderem</w:t>
      </w:r>
      <w:r w:rsidRPr="003A0AD8">
        <w:t xml:space="preserve"> </w:t>
      </w:r>
      <w:r w:rsidR="00D8756D" w:rsidRPr="003A0AD8">
        <w:t xml:space="preserve">Android und iOS, welche als Zielplattformen von </w:t>
      </w:r>
      <w:r w:rsidR="007A46C3" w:rsidRPr="003A0AD8">
        <w:t xml:space="preserve">der </w:t>
      </w:r>
      <w:r w:rsidR="00D8756D" w:rsidRPr="003A0AD8">
        <w:t>Helion</w:t>
      </w:r>
      <w:r w:rsidR="007A46C3" w:rsidRPr="003A0AD8">
        <w:t xml:space="preserve"> AG</w:t>
      </w:r>
      <w:r w:rsidR="00D8756D" w:rsidRPr="003A0AD8">
        <w:t xml:space="preserve"> spezifiziert wurden. Im Backend kommt das Framework ASP.NET</w:t>
      </w:r>
      <w:r w:rsidR="00D8756D" w:rsidRPr="003A0AD8">
        <w:rPr>
          <w:rStyle w:val="FootnoteReference"/>
        </w:rPr>
        <w:footnoteReference w:id="9"/>
      </w:r>
      <w:r w:rsidR="00D8756D" w:rsidRPr="003A0AD8">
        <w:t xml:space="preserve"> für die Entwicklung der APIs zum Einsatz. Da alle diese Frameworks auf C# basieren, lassen sich sowohl im Backend wie auch im Frontend Algorithmen und Datenobjekte wieder verwenden. Ausserdem </w:t>
      </w:r>
      <w:r w:rsidR="00517A01" w:rsidRPr="003A0AD8">
        <w:t>wird</w:t>
      </w:r>
      <w:r w:rsidR="00D8756D" w:rsidRPr="003A0AD8">
        <w:t xml:space="preserve"> im Backend </w:t>
      </w:r>
      <w:r w:rsidR="00517A01" w:rsidRPr="003A0AD8">
        <w:t>.Net Aspire</w:t>
      </w:r>
      <w:r w:rsidR="00517A01" w:rsidRPr="003A0AD8">
        <w:rPr>
          <w:rStyle w:val="FootnoteReference"/>
        </w:rPr>
        <w:footnoteReference w:id="10"/>
      </w:r>
      <w:r w:rsidR="00517A01" w:rsidRPr="003A0AD8">
        <w:t xml:space="preserve"> für die Service Discovery und Container Orchestrierung eingesetzt. Ausgerollt wird das Backend in eine Azure Container Apps</w:t>
      </w:r>
      <w:r w:rsidR="00517A01" w:rsidRPr="003A0AD8">
        <w:rPr>
          <w:rStyle w:val="FootnoteReference"/>
        </w:rPr>
        <w:footnoteReference w:id="11"/>
      </w:r>
      <w:r w:rsidR="00517A01" w:rsidRPr="003A0AD8">
        <w:t xml:space="preserve"> Umgebung.</w:t>
      </w:r>
    </w:p>
    <w:p w14:paraId="584FD1BE" w14:textId="64A33E28" w:rsidR="00517A01" w:rsidRPr="003A0AD8" w:rsidRDefault="00612774" w:rsidP="00517A01">
      <w:pPr>
        <w:pStyle w:val="Heading3"/>
      </w:pPr>
      <w:bookmarkStart w:id="198" w:name="_Toc192418316"/>
      <w:r w:rsidRPr="003A0AD8">
        <w:t>Applikationsmodel</w:t>
      </w:r>
      <w:r w:rsidR="00486354" w:rsidRPr="003A0AD8">
        <w:t xml:space="preserve"> Backend</w:t>
      </w:r>
      <w:bookmarkEnd w:id="198"/>
    </w:p>
    <w:p w14:paraId="73174520" w14:textId="5CFD0D90" w:rsidR="00517A01" w:rsidRPr="003A0AD8" w:rsidRDefault="00517A01" w:rsidP="00517A01">
      <w:r w:rsidRPr="003A0AD8">
        <w:t xml:space="preserve">In </w:t>
      </w:r>
      <w:r w:rsidR="00612774" w:rsidRPr="003A0AD8">
        <w:t>den nächsten</w:t>
      </w:r>
      <w:r w:rsidRPr="003A0AD8">
        <w:t xml:space="preserve"> Abschnitt</w:t>
      </w:r>
      <w:r w:rsidR="00612774" w:rsidRPr="003A0AD8">
        <w:t>en</w:t>
      </w:r>
      <w:r w:rsidRPr="003A0AD8">
        <w:t xml:space="preserve"> wird </w:t>
      </w:r>
      <w:r w:rsidR="00612774" w:rsidRPr="003A0AD8">
        <w:t>das Klassenmodel der umgesetzten Komponenten aufgezeigt.</w:t>
      </w:r>
      <w:r w:rsidR="00AE6230" w:rsidRPr="003A0AD8">
        <w:t xml:space="preserve"> Klassen und Schnittstellen aus Bibliotheken oder welche in einem früheren Diagramm eingeführt wurden, werden </w:t>
      </w:r>
      <w:r w:rsidR="00486354" w:rsidRPr="003A0AD8">
        <w:t>in nachfolgenden Diagrammen</w:t>
      </w:r>
      <w:r w:rsidR="004A72CF" w:rsidRPr="003A0AD8">
        <w:t xml:space="preserve"> als Black-Box dargestellt.</w:t>
      </w:r>
    </w:p>
    <w:p w14:paraId="16019CA8" w14:textId="7ACF6323" w:rsidR="000D3484" w:rsidRPr="003A0AD8" w:rsidRDefault="000D3484">
      <w:pPr>
        <w:spacing w:line="240" w:lineRule="auto"/>
      </w:pPr>
      <w:r w:rsidRPr="003A0AD8">
        <w:br w:type="page"/>
      </w:r>
    </w:p>
    <w:p w14:paraId="7D195F64" w14:textId="6C8E5518" w:rsidR="00517A01" w:rsidRPr="003A0AD8" w:rsidRDefault="00612774" w:rsidP="00612774">
      <w:pPr>
        <w:pStyle w:val="Heading4"/>
      </w:pPr>
      <w:r w:rsidRPr="003A0AD8">
        <w:lastRenderedPageBreak/>
        <w:t>Geteilte Objekte (Shared Objects)</w:t>
      </w:r>
      <w:r w:rsidR="002F4AE2" w:rsidRPr="003A0AD8">
        <w:rPr>
          <w:rStyle w:val="FootnoteReference"/>
        </w:rPr>
        <w:footnoteReference w:id="12"/>
      </w:r>
    </w:p>
    <w:p w14:paraId="6A087A16" w14:textId="4AF9EB62" w:rsidR="00612774" w:rsidRPr="003A0AD8" w:rsidRDefault="00612774" w:rsidP="00612774">
      <w:r w:rsidRPr="003A0AD8">
        <w:t xml:space="preserve">Wie bereits in </w:t>
      </w:r>
      <w:r w:rsidRPr="003A0AD8">
        <w:fldChar w:fldCharType="begin"/>
      </w:r>
      <w:r w:rsidRPr="003A0AD8">
        <w:instrText xml:space="preserve"> REF _Ref192249940 \r \h </w:instrText>
      </w:r>
      <w:r w:rsidRPr="003A0AD8">
        <w:fldChar w:fldCharType="separate"/>
      </w:r>
      <w:r w:rsidR="00DA5AC4" w:rsidRPr="003A0AD8">
        <w:t>4.4.1</w:t>
      </w:r>
      <w:r w:rsidRPr="003A0AD8">
        <w:fldChar w:fldCharType="end"/>
      </w:r>
      <w:r w:rsidRPr="003A0AD8">
        <w:t xml:space="preserve"> beschrieben verwenden alle Applikationskomp</w:t>
      </w:r>
      <w:r w:rsidR="007A46C3" w:rsidRPr="003A0AD8">
        <w:t>o</w:t>
      </w:r>
      <w:r w:rsidRPr="003A0AD8">
        <w:t>nenten C# für die Implementierung. Deshalb können einige Teile für andere Komponenten wieder verwendet werden.</w:t>
      </w:r>
      <w:r w:rsidR="009F5CF3" w:rsidRPr="003A0AD8">
        <w:t xml:space="preserve"> In diesem Abschnitt sind alle geteilten Datenobjekte beschreiben.</w:t>
      </w:r>
    </w:p>
    <w:p w14:paraId="21F7E264" w14:textId="77777777" w:rsidR="009F5CF3" w:rsidRPr="003A0AD8" w:rsidRDefault="009F5CF3" w:rsidP="009F5CF3">
      <w:pPr>
        <w:jc w:val="center"/>
      </w:pPr>
    </w:p>
    <w:p w14:paraId="47A86C5B" w14:textId="77777777" w:rsidR="009F5CF3" w:rsidRPr="003A0AD8" w:rsidRDefault="009F5CF3" w:rsidP="009F5CF3">
      <w:pPr>
        <w:keepNext/>
        <w:jc w:val="center"/>
      </w:pPr>
      <w:r w:rsidRPr="003A0AD8">
        <w:rPr>
          <w:noProof/>
        </w:rPr>
        <w:drawing>
          <wp:inline distT="0" distB="0" distL="0" distR="0" wp14:anchorId="2BA080B4" wp14:editId="1B77151F">
            <wp:extent cx="5184476" cy="5500464"/>
            <wp:effectExtent l="0" t="0" r="0" b="5080"/>
            <wp:docPr id="1747408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8110" name="Picture 2"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203180" cy="5520308"/>
                    </a:xfrm>
                    <a:prstGeom prst="rect">
                      <a:avLst/>
                    </a:prstGeom>
                  </pic:spPr>
                </pic:pic>
              </a:graphicData>
            </a:graphic>
          </wp:inline>
        </w:drawing>
      </w:r>
    </w:p>
    <w:p w14:paraId="5D696197" w14:textId="47CAC116" w:rsidR="009F5CF3" w:rsidRPr="003A0AD8" w:rsidRDefault="009F5CF3" w:rsidP="009F5CF3">
      <w:pPr>
        <w:pStyle w:val="Caption"/>
        <w:jc w:val="center"/>
      </w:pPr>
      <w:bookmarkStart w:id="199" w:name="_Ref192251468"/>
      <w:bookmarkStart w:id="200" w:name="_Ref192251449"/>
      <w:bookmarkStart w:id="201" w:name="_Toc192418378"/>
      <w:r w:rsidRPr="003A0AD8">
        <w:t xml:space="preserve">Abbildung </w:t>
      </w:r>
      <w:fldSimple w:instr=" SEQ Abbildung \* ARABIC ">
        <w:r w:rsidR="00DA5AC4" w:rsidRPr="003A0AD8">
          <w:rPr>
            <w:noProof/>
          </w:rPr>
          <w:t>43</w:t>
        </w:r>
      </w:fldSimple>
      <w:bookmarkEnd w:id="199"/>
      <w:r w:rsidRPr="003A0AD8">
        <w:t xml:space="preserve"> Geteilte Objekte für das </w:t>
      </w:r>
      <w:r w:rsidR="007A46C3" w:rsidRPr="003A0AD8">
        <w:t>gesamte</w:t>
      </w:r>
      <w:r w:rsidRPr="003A0AD8">
        <w:t xml:space="preserve"> Softwaresystem</w:t>
      </w:r>
      <w:bookmarkEnd w:id="200"/>
      <w:bookmarkEnd w:id="201"/>
    </w:p>
    <w:p w14:paraId="75EE06A2" w14:textId="4DF8416F" w:rsidR="000D3484" w:rsidRPr="003A0AD8" w:rsidRDefault="004A72CF" w:rsidP="004A72CF">
      <w:r w:rsidRPr="003A0AD8">
        <w:t xml:space="preserve">Die «Datentransfer Objekte» (Dto) in der </w:t>
      </w:r>
      <w:r w:rsidRPr="003A0AD8">
        <w:fldChar w:fldCharType="begin"/>
      </w:r>
      <w:r w:rsidRPr="003A0AD8">
        <w:instrText xml:space="preserve"> REF _Ref192251468 \h </w:instrText>
      </w:r>
      <w:r w:rsidRPr="003A0AD8">
        <w:fldChar w:fldCharType="separate"/>
      </w:r>
      <w:r w:rsidR="00DA5AC4" w:rsidRPr="003A0AD8">
        <w:t xml:space="preserve">Abbildung </w:t>
      </w:r>
      <w:r w:rsidR="00DA5AC4" w:rsidRPr="003A0AD8">
        <w:rPr>
          <w:noProof/>
        </w:rPr>
        <w:t>43</w:t>
      </w:r>
      <w:r w:rsidRPr="003A0AD8">
        <w:fldChar w:fldCharType="end"/>
      </w:r>
      <w:r w:rsidRPr="003A0AD8">
        <w:t xml:space="preserve"> werden sowohl in den Backend Services als auch in der Mobilen Applikation verwendet. Ausserdem werden sie zur Serialisierung in JSON verwendet für die Übertragung via HTTP.</w:t>
      </w:r>
    </w:p>
    <w:p w14:paraId="15F68751" w14:textId="77777777" w:rsidR="000D3484" w:rsidRPr="003A0AD8" w:rsidRDefault="000D3484">
      <w:pPr>
        <w:spacing w:line="240" w:lineRule="auto"/>
      </w:pPr>
      <w:r w:rsidRPr="003A0AD8">
        <w:br w:type="page"/>
      </w:r>
    </w:p>
    <w:p w14:paraId="7A970952" w14:textId="7A85BB90" w:rsidR="009F5CF3" w:rsidRPr="003A0AD8" w:rsidRDefault="00AE6230" w:rsidP="00AE6230">
      <w:pPr>
        <w:pStyle w:val="Heading4"/>
      </w:pPr>
      <w:r w:rsidRPr="003A0AD8">
        <w:lastRenderedPageBreak/>
        <w:t>Projekt API</w:t>
      </w:r>
    </w:p>
    <w:p w14:paraId="0B66B453" w14:textId="4A4439FB" w:rsidR="00AE6230" w:rsidRPr="003A0AD8" w:rsidRDefault="00AE6230" w:rsidP="00AE6230">
      <w:r w:rsidRPr="003A0AD8">
        <w:t>Die Komponente «Project.Api» ist verantwortlich für d</w:t>
      </w:r>
      <w:r w:rsidR="007A46C3" w:rsidRPr="003A0AD8">
        <w:t>as</w:t>
      </w:r>
      <w:r w:rsidRPr="003A0AD8">
        <w:t xml:space="preserve"> </w:t>
      </w:r>
      <w:r w:rsidR="007A46C3" w:rsidRPr="003A0AD8">
        <w:t>Persistieren</w:t>
      </w:r>
      <w:r w:rsidRPr="003A0AD8">
        <w:t>, Abfrage</w:t>
      </w:r>
      <w:r w:rsidR="007A46C3" w:rsidRPr="003A0AD8">
        <w:t>n</w:t>
      </w:r>
      <w:r w:rsidRPr="003A0AD8">
        <w:t xml:space="preserve"> und Synchronisi</w:t>
      </w:r>
      <w:r w:rsidR="007A46C3" w:rsidRPr="003A0AD8">
        <w:t>eren</w:t>
      </w:r>
      <w:r w:rsidRPr="003A0AD8">
        <w:t xml:space="preserve"> von Projektdaten.</w:t>
      </w:r>
    </w:p>
    <w:p w14:paraId="33C8B8F5" w14:textId="77777777" w:rsidR="00AE6230" w:rsidRPr="003A0AD8" w:rsidRDefault="00AE6230" w:rsidP="00AE6230"/>
    <w:p w14:paraId="5A3D6032" w14:textId="77777777" w:rsidR="004A72CF" w:rsidRPr="003A0AD8" w:rsidRDefault="00AE6230" w:rsidP="004A72CF">
      <w:pPr>
        <w:keepNext/>
        <w:jc w:val="center"/>
      </w:pPr>
      <w:r w:rsidRPr="003A0AD8">
        <w:rPr>
          <w:noProof/>
        </w:rPr>
        <w:drawing>
          <wp:inline distT="0" distB="0" distL="0" distR="0" wp14:anchorId="5E85F04B" wp14:editId="5FE37B6F">
            <wp:extent cx="5112689" cy="6607018"/>
            <wp:effectExtent l="0" t="0" r="0" b="3810"/>
            <wp:docPr id="132975217" name="Picture 3"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217" name="Picture 3" descr="A black and white screen with white tex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116192" cy="6611545"/>
                    </a:xfrm>
                    <a:prstGeom prst="rect">
                      <a:avLst/>
                    </a:prstGeom>
                  </pic:spPr>
                </pic:pic>
              </a:graphicData>
            </a:graphic>
          </wp:inline>
        </w:drawing>
      </w:r>
    </w:p>
    <w:p w14:paraId="78D3AE91" w14:textId="3F4D9E8C" w:rsidR="00AE6230" w:rsidRPr="003A0AD8" w:rsidRDefault="004A72CF" w:rsidP="004A72CF">
      <w:pPr>
        <w:pStyle w:val="Caption"/>
        <w:jc w:val="center"/>
      </w:pPr>
      <w:bookmarkStart w:id="202" w:name="_Toc192418379"/>
      <w:r w:rsidRPr="003A0AD8">
        <w:t xml:space="preserve">Abbildung </w:t>
      </w:r>
      <w:fldSimple w:instr=" SEQ Abbildung \* ARABIC ">
        <w:r w:rsidR="00DA5AC4" w:rsidRPr="003A0AD8">
          <w:rPr>
            <w:noProof/>
          </w:rPr>
          <w:t>44</w:t>
        </w:r>
      </w:fldSimple>
      <w:r w:rsidRPr="003A0AD8">
        <w:t xml:space="preserve"> Klassendiagramm zum Backendservice Project.Api</w:t>
      </w:r>
      <w:bookmarkEnd w:id="202"/>
    </w:p>
    <w:p w14:paraId="1CBE2662" w14:textId="367133E4" w:rsidR="000D3484" w:rsidRPr="003A0AD8" w:rsidRDefault="007A46C3">
      <w:pPr>
        <w:spacing w:line="240" w:lineRule="auto"/>
      </w:pPr>
      <w:r w:rsidRPr="003A0AD8">
        <w:t>t</w:t>
      </w:r>
      <w:r w:rsidR="000D3484" w:rsidRPr="003A0AD8">
        <w:br w:type="page"/>
      </w:r>
    </w:p>
    <w:p w14:paraId="261F9965" w14:textId="40383117" w:rsidR="004A72CF" w:rsidRPr="003A0AD8" w:rsidRDefault="004A72CF" w:rsidP="004A72CF">
      <w:pPr>
        <w:pStyle w:val="Heading4"/>
      </w:pPr>
      <w:r w:rsidRPr="003A0AD8">
        <w:lastRenderedPageBreak/>
        <w:t>Identi</w:t>
      </w:r>
      <w:r w:rsidR="007A46C3" w:rsidRPr="003A0AD8">
        <w:t>t</w:t>
      </w:r>
      <w:r w:rsidRPr="003A0AD8">
        <w:t>y Api</w:t>
      </w:r>
    </w:p>
    <w:p w14:paraId="79C468F7" w14:textId="7601E410" w:rsidR="004A72CF" w:rsidRPr="003A0AD8" w:rsidRDefault="004A72CF" w:rsidP="004A72CF">
      <w:r w:rsidRPr="003A0AD8">
        <w:t xml:space="preserve">Applikationsbenutzer werden durch die «Identity.Api» verwaltet. Ein wichtiger Aspekt in diesem Service ist die Rollenverwaltung. Benutzerrollen werden durch andere Services oder die mobile Applikation abgefragt, um </w:t>
      </w:r>
      <w:r w:rsidR="00486354" w:rsidRPr="003A0AD8">
        <w:t>den authentifizierten Benutzer zu autorisieren.</w:t>
      </w:r>
    </w:p>
    <w:p w14:paraId="17FEF58B" w14:textId="77777777" w:rsidR="00486354" w:rsidRPr="003A0AD8" w:rsidRDefault="00486354" w:rsidP="004A72CF"/>
    <w:p w14:paraId="52CCB03F" w14:textId="77777777" w:rsidR="00486354" w:rsidRPr="003A0AD8" w:rsidRDefault="00486354" w:rsidP="00486354">
      <w:pPr>
        <w:keepNext/>
        <w:jc w:val="center"/>
      </w:pPr>
      <w:r w:rsidRPr="003A0AD8">
        <w:rPr>
          <w:noProof/>
        </w:rPr>
        <w:drawing>
          <wp:inline distT="0" distB="0" distL="0" distR="0" wp14:anchorId="6C40C266" wp14:editId="0933DB4C">
            <wp:extent cx="4047214" cy="2243643"/>
            <wp:effectExtent l="0" t="0" r="0" b="4445"/>
            <wp:docPr id="6831085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8556" name="Picture 4"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56265" cy="2248660"/>
                    </a:xfrm>
                    <a:prstGeom prst="rect">
                      <a:avLst/>
                    </a:prstGeom>
                  </pic:spPr>
                </pic:pic>
              </a:graphicData>
            </a:graphic>
          </wp:inline>
        </w:drawing>
      </w:r>
    </w:p>
    <w:p w14:paraId="6BD79DA3" w14:textId="09036823" w:rsidR="008F6556" w:rsidRPr="003A0AD8" w:rsidRDefault="00486354" w:rsidP="00486354">
      <w:pPr>
        <w:pStyle w:val="Caption"/>
        <w:jc w:val="center"/>
      </w:pPr>
      <w:bookmarkStart w:id="203" w:name="_Toc192418380"/>
      <w:r w:rsidRPr="003A0AD8">
        <w:t xml:space="preserve">Abbildung </w:t>
      </w:r>
      <w:fldSimple w:instr=" SEQ Abbildung \* ARABIC ">
        <w:r w:rsidR="00DA5AC4" w:rsidRPr="003A0AD8">
          <w:rPr>
            <w:noProof/>
          </w:rPr>
          <w:t>45</w:t>
        </w:r>
      </w:fldSimple>
      <w:r w:rsidRPr="003A0AD8">
        <w:t xml:space="preserve"> Klassendiagramm zum Backendservice Ide</w:t>
      </w:r>
      <w:r w:rsidR="008E61F5" w:rsidRPr="003A0AD8">
        <w:t>n</w:t>
      </w:r>
      <w:r w:rsidRPr="003A0AD8">
        <w:t>t</w:t>
      </w:r>
      <w:r w:rsidR="008E61F5" w:rsidRPr="003A0AD8">
        <w:t>i</w:t>
      </w:r>
      <w:r w:rsidRPr="003A0AD8">
        <w:t>ty.Api</w:t>
      </w:r>
      <w:bookmarkEnd w:id="203"/>
    </w:p>
    <w:p w14:paraId="3A22F21A" w14:textId="531E9CA7" w:rsidR="00486354" w:rsidRPr="003A0AD8" w:rsidRDefault="0077558F" w:rsidP="00486354">
      <w:pPr>
        <w:pStyle w:val="Heading3"/>
      </w:pPr>
      <w:bookmarkStart w:id="204" w:name="_Toc192418317"/>
      <w:r w:rsidRPr="003A0AD8">
        <w:t xml:space="preserve">Generelles </w:t>
      </w:r>
      <w:r w:rsidR="00486354" w:rsidRPr="003A0AD8">
        <w:t>Applikationsmodel</w:t>
      </w:r>
      <w:r w:rsidRPr="003A0AD8">
        <w:t xml:space="preserve"> der</w:t>
      </w:r>
      <w:r w:rsidR="00486354" w:rsidRPr="003A0AD8">
        <w:t xml:space="preserve"> </w:t>
      </w:r>
      <w:r w:rsidRPr="003A0AD8">
        <w:t>m</w:t>
      </w:r>
      <w:r w:rsidR="00486354" w:rsidRPr="003A0AD8">
        <w:t>obile</w:t>
      </w:r>
      <w:r w:rsidRPr="003A0AD8">
        <w:t>n</w:t>
      </w:r>
      <w:r w:rsidR="00486354" w:rsidRPr="003A0AD8">
        <w:t xml:space="preserve"> Applikation</w:t>
      </w:r>
      <w:bookmarkEnd w:id="204"/>
    </w:p>
    <w:p w14:paraId="6D93E766" w14:textId="4BD378FB" w:rsidR="00486354" w:rsidRPr="003A0AD8" w:rsidRDefault="00486354" w:rsidP="00486354">
      <w:r w:rsidRPr="003A0AD8">
        <w:t>Das Applikationsmodel</w:t>
      </w:r>
      <w:r w:rsidR="0077558F" w:rsidRPr="003A0AD8">
        <w:t xml:space="preserve"> ausgenommen </w:t>
      </w:r>
      <w:r w:rsidRPr="003A0AD8">
        <w:t>für die mobile Applikation wird im nachfolgenden Abschnitt beschreiben</w:t>
      </w:r>
      <w:r w:rsidR="0077558F" w:rsidRPr="003A0AD8">
        <w:t>. Ausgenommen sind die Modelle für die Ansichten. Diese werden in einem sep</w:t>
      </w:r>
      <w:r w:rsidR="008E61F5" w:rsidRPr="003A0AD8">
        <w:t>a</w:t>
      </w:r>
      <w:r w:rsidR="0077558F" w:rsidRPr="003A0AD8">
        <w:t>raten Abschnitt beschrieben</w:t>
      </w:r>
      <w:r w:rsidRPr="003A0AD8">
        <w:t>. Zur Verbesserung der Übersicht, wurden die Diagramm</w:t>
      </w:r>
      <w:r w:rsidR="008E61F5" w:rsidRPr="003A0AD8">
        <w:t>e</w:t>
      </w:r>
      <w:r w:rsidRPr="003A0AD8">
        <w:t xml:space="preserve"> nach Verantwortlichkeiten aufgeteilt.</w:t>
      </w:r>
    </w:p>
    <w:p w14:paraId="1DBE40E5" w14:textId="4289B42E" w:rsidR="00486354" w:rsidRPr="003A0AD8" w:rsidRDefault="00486354" w:rsidP="00486354">
      <w:pPr>
        <w:pStyle w:val="Heading4"/>
      </w:pPr>
      <w:r w:rsidRPr="003A0AD8">
        <w:t>Basisklassen für die Wiederverwendung von Funktionen</w:t>
      </w:r>
      <w:r w:rsidR="002F4AE2" w:rsidRPr="003A0AD8">
        <w:rPr>
          <w:rStyle w:val="FootnoteReference"/>
        </w:rPr>
        <w:footnoteReference w:id="13"/>
      </w:r>
    </w:p>
    <w:p w14:paraId="3CED7E8A" w14:textId="3D2B5C23" w:rsidR="00486354" w:rsidRPr="003A0AD8" w:rsidRDefault="00486354" w:rsidP="00486354">
      <w:r w:rsidRPr="003A0AD8">
        <w:t>In diesem Abschnitt werden einige Basisklassen beschrieben, welche in der mobilen Applikation verwendet werden.</w:t>
      </w:r>
    </w:p>
    <w:p w14:paraId="4F755F29" w14:textId="77777777" w:rsidR="00486354" w:rsidRPr="003A0AD8" w:rsidRDefault="00486354" w:rsidP="00486354">
      <w:pPr>
        <w:jc w:val="center"/>
      </w:pPr>
    </w:p>
    <w:p w14:paraId="3A1A6087" w14:textId="77777777" w:rsidR="00486354" w:rsidRPr="003A0AD8" w:rsidRDefault="00486354" w:rsidP="00486354">
      <w:pPr>
        <w:keepNext/>
        <w:jc w:val="center"/>
      </w:pPr>
      <w:r w:rsidRPr="003A0AD8">
        <w:rPr>
          <w:noProof/>
        </w:rPr>
        <w:drawing>
          <wp:inline distT="0" distB="0" distL="0" distR="0" wp14:anchorId="3C192B06" wp14:editId="4AAEA0D1">
            <wp:extent cx="6011545" cy="2845435"/>
            <wp:effectExtent l="0" t="0" r="8255" b="0"/>
            <wp:docPr id="74255186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1866" name="Picture 5"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011545" cy="2845435"/>
                    </a:xfrm>
                    <a:prstGeom prst="rect">
                      <a:avLst/>
                    </a:prstGeom>
                  </pic:spPr>
                </pic:pic>
              </a:graphicData>
            </a:graphic>
          </wp:inline>
        </w:drawing>
      </w:r>
    </w:p>
    <w:p w14:paraId="2FA8E87A" w14:textId="728F4FF7" w:rsidR="00486354" w:rsidRPr="003A0AD8" w:rsidRDefault="00486354" w:rsidP="00486354">
      <w:pPr>
        <w:pStyle w:val="Caption"/>
        <w:jc w:val="center"/>
      </w:pPr>
      <w:bookmarkStart w:id="205" w:name="_Toc192418381"/>
      <w:r w:rsidRPr="003A0AD8">
        <w:t xml:space="preserve">Abbildung </w:t>
      </w:r>
      <w:fldSimple w:instr=" SEQ Abbildung \* ARABIC ">
        <w:r w:rsidR="00DA5AC4" w:rsidRPr="003A0AD8">
          <w:rPr>
            <w:noProof/>
          </w:rPr>
          <w:t>46</w:t>
        </w:r>
      </w:fldSimple>
      <w:r w:rsidRPr="003A0AD8">
        <w:t xml:space="preserve"> Klassendiagramm zu verschiedenen Basisklassen für die mobile Applikation</w:t>
      </w:r>
      <w:bookmarkEnd w:id="205"/>
    </w:p>
    <w:p w14:paraId="2CB49E25" w14:textId="7D1A766F" w:rsidR="00486354" w:rsidRPr="003A0AD8" w:rsidRDefault="001A3E9C" w:rsidP="00486354">
      <w:r w:rsidRPr="003A0AD8">
        <w:t xml:space="preserve">Insbesondere die Maui-Views, -Pages, ViewModels und Models verwenden Basisklassen, welche generelle Funktionen und Eigenschaften abstrahieren und verfügbar machen. Beispielsweise enthält </w:t>
      </w:r>
      <w:r w:rsidRPr="003A0AD8">
        <w:lastRenderedPageBreak/>
        <w:t xml:space="preserve">die «ViewModelBase» </w:t>
      </w:r>
      <w:r w:rsidR="008E61F5" w:rsidRPr="003A0AD8">
        <w:t>Funktionalität,</w:t>
      </w:r>
      <w:r w:rsidRPr="003A0AD8">
        <w:t xml:space="preserve"> um dem Benutzer </w:t>
      </w:r>
      <w:r w:rsidR="008E61F5" w:rsidRPr="003A0AD8">
        <w:t>anzuzeigen,</w:t>
      </w:r>
      <w:r w:rsidRPr="003A0AD8">
        <w:t xml:space="preserve"> wenn Hintergrundberechnungen stattfinden. </w:t>
      </w:r>
      <w:r w:rsidR="008E61F5" w:rsidRPr="003A0AD8">
        <w:t>Hierfür</w:t>
      </w:r>
      <w:r w:rsidRPr="003A0AD8">
        <w:t xml:space="preserve"> wird die Eigenschaft «IsBusy» verwendet. Diese Eigenschaft wird von allen ViewModels verwendet und ist deshalb in der Basisklasse zu finden.</w:t>
      </w:r>
    </w:p>
    <w:p w14:paraId="7ED2F3B8" w14:textId="6FF785EA" w:rsidR="001A3E9C" w:rsidRPr="003A0AD8" w:rsidRDefault="001A3E9C" w:rsidP="001A3E9C">
      <w:pPr>
        <w:pStyle w:val="Heading4"/>
      </w:pPr>
      <w:r w:rsidRPr="003A0AD8">
        <w:t>Serviceklassen für den Zugriff auf das Backend</w:t>
      </w:r>
      <w:r w:rsidR="002F4AE2" w:rsidRPr="003A0AD8">
        <w:rPr>
          <w:rStyle w:val="FootnoteReference"/>
        </w:rPr>
        <w:footnoteReference w:id="14"/>
      </w:r>
    </w:p>
    <w:p w14:paraId="52361073" w14:textId="4703763E" w:rsidR="001A3E9C" w:rsidRPr="003A0AD8" w:rsidRDefault="001A3E9C" w:rsidP="001A3E9C">
      <w:r w:rsidRPr="003A0AD8">
        <w:t>Für die Abfrage von Daten aus dem Backend werden Klassen mit dem Suffix «Service» implementiert. Sie enthalten die Logik, um Daten vorzubereiten</w:t>
      </w:r>
      <w:r w:rsidR="008E61F5" w:rsidRPr="003A0AD8">
        <w:t>,</w:t>
      </w:r>
      <w:r w:rsidRPr="003A0AD8">
        <w:t xml:space="preserve"> damit sie an das Backend gesendet werden können oder nimmt Daten aus einer Antwort des Servers entgegen und </w:t>
      </w:r>
      <w:commentRangeStart w:id="206"/>
      <w:r w:rsidR="008E61F5" w:rsidRPr="003A0AD8">
        <w:t>d</w:t>
      </w:r>
      <w:r w:rsidRPr="003A0AD8">
        <w:t>eserialisiert</w:t>
      </w:r>
      <w:commentRangeEnd w:id="206"/>
      <w:r w:rsidR="008E61F5" w:rsidRPr="003A0AD8">
        <w:rPr>
          <w:rStyle w:val="CommentReference"/>
        </w:rPr>
        <w:commentReference w:id="206"/>
      </w:r>
      <w:r w:rsidRPr="003A0AD8">
        <w:t xml:space="preserve"> den Inhalt in ein konkretes Objekt.</w:t>
      </w:r>
    </w:p>
    <w:p w14:paraId="304BF4D2" w14:textId="77777777" w:rsidR="001A3E9C" w:rsidRPr="003A0AD8" w:rsidRDefault="001A3E9C" w:rsidP="001A3E9C"/>
    <w:p w14:paraId="21FECC4C" w14:textId="77777777" w:rsidR="00D642AC" w:rsidRPr="003A0AD8" w:rsidRDefault="001A3E9C" w:rsidP="00D642AC">
      <w:pPr>
        <w:keepNext/>
        <w:jc w:val="center"/>
      </w:pPr>
      <w:r w:rsidRPr="003A0AD8">
        <w:rPr>
          <w:noProof/>
        </w:rPr>
        <w:drawing>
          <wp:inline distT="0" distB="0" distL="0" distR="0" wp14:anchorId="6BBCBFF9" wp14:editId="274F4F35">
            <wp:extent cx="4905955" cy="5945499"/>
            <wp:effectExtent l="0" t="0" r="9525" b="0"/>
            <wp:docPr id="713152671"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2671" name="Picture 6" descr="A screen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913339" cy="5954447"/>
                    </a:xfrm>
                    <a:prstGeom prst="rect">
                      <a:avLst/>
                    </a:prstGeom>
                  </pic:spPr>
                </pic:pic>
              </a:graphicData>
            </a:graphic>
          </wp:inline>
        </w:drawing>
      </w:r>
    </w:p>
    <w:p w14:paraId="34E73D03" w14:textId="17D7FD91" w:rsidR="001A3E9C" w:rsidRPr="003A0AD8" w:rsidRDefault="00D642AC" w:rsidP="00D642AC">
      <w:pPr>
        <w:pStyle w:val="Caption"/>
        <w:jc w:val="center"/>
      </w:pPr>
      <w:bookmarkStart w:id="207" w:name="_Toc192418382"/>
      <w:r w:rsidRPr="003A0AD8">
        <w:t xml:space="preserve">Abbildung </w:t>
      </w:r>
      <w:fldSimple w:instr=" SEQ Abbildung \* ARABIC ">
        <w:r w:rsidR="00DA5AC4" w:rsidRPr="003A0AD8">
          <w:rPr>
            <w:noProof/>
          </w:rPr>
          <w:t>47</w:t>
        </w:r>
      </w:fldSimple>
      <w:r w:rsidRPr="003A0AD8">
        <w:t xml:space="preserve"> Klassendiagramm zu den Serviceklassen für die Kommunikation mit dem Backend</w:t>
      </w:r>
      <w:bookmarkEnd w:id="207"/>
    </w:p>
    <w:p w14:paraId="121E475F" w14:textId="2EA4CF38" w:rsidR="000D3484" w:rsidRPr="003A0AD8" w:rsidRDefault="000D3484">
      <w:pPr>
        <w:spacing w:line="240" w:lineRule="auto"/>
      </w:pPr>
      <w:r w:rsidRPr="003A0AD8">
        <w:br w:type="page"/>
      </w:r>
    </w:p>
    <w:p w14:paraId="7EDB08F6" w14:textId="69BCC25D" w:rsidR="00D642AC" w:rsidRPr="003A0AD8" w:rsidRDefault="00D642AC" w:rsidP="00D642AC">
      <w:pPr>
        <w:pStyle w:val="Heading4"/>
      </w:pPr>
      <w:r w:rsidRPr="003A0AD8">
        <w:lastRenderedPageBreak/>
        <w:t>Lokale Datenablage und abfrage</w:t>
      </w:r>
      <w:r w:rsidR="002F4AE2" w:rsidRPr="003A0AD8">
        <w:rPr>
          <w:rStyle w:val="FootnoteReference"/>
        </w:rPr>
        <w:footnoteReference w:id="15"/>
      </w:r>
    </w:p>
    <w:p w14:paraId="2E041F13" w14:textId="58E97407" w:rsidR="00D642AC" w:rsidRPr="003A0AD8" w:rsidRDefault="00097344" w:rsidP="00D642AC">
      <w:r w:rsidRPr="003A0AD8">
        <w:t>Für den offline Zugriff werden Projekt- und Benutzerdaten lokal auf dem mobilen Gerät gespeichert. Im folgenden Diagramm werden die Datenklassen und Abfrageklassen für lokale Daten dargestellt.</w:t>
      </w:r>
    </w:p>
    <w:p w14:paraId="55FC98AD" w14:textId="77777777" w:rsidR="00097344" w:rsidRPr="003A0AD8" w:rsidRDefault="00097344" w:rsidP="00D642AC"/>
    <w:p w14:paraId="7CC074FE" w14:textId="77777777" w:rsidR="000F5B28" w:rsidRPr="003A0AD8" w:rsidRDefault="000F5B28" w:rsidP="000F5B28">
      <w:pPr>
        <w:keepNext/>
        <w:jc w:val="center"/>
      </w:pPr>
      <w:r w:rsidRPr="003A0AD8">
        <w:rPr>
          <w:noProof/>
        </w:rPr>
        <w:drawing>
          <wp:inline distT="0" distB="0" distL="0" distR="0" wp14:anchorId="66565562" wp14:editId="54FFEF3F">
            <wp:extent cx="5072932" cy="4428298"/>
            <wp:effectExtent l="0" t="0" r="0" b="0"/>
            <wp:docPr id="1631580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063" name="Picture 7" descr="A screen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081661" cy="4435918"/>
                    </a:xfrm>
                    <a:prstGeom prst="rect">
                      <a:avLst/>
                    </a:prstGeom>
                  </pic:spPr>
                </pic:pic>
              </a:graphicData>
            </a:graphic>
          </wp:inline>
        </w:drawing>
      </w:r>
    </w:p>
    <w:p w14:paraId="212997BE" w14:textId="67C7223A" w:rsidR="00097344" w:rsidRPr="003A0AD8" w:rsidRDefault="000F5B28" w:rsidP="000F5B28">
      <w:pPr>
        <w:pStyle w:val="Caption"/>
        <w:jc w:val="center"/>
      </w:pPr>
      <w:bookmarkStart w:id="208" w:name="_Toc192418383"/>
      <w:r w:rsidRPr="003A0AD8">
        <w:t xml:space="preserve">Abbildung </w:t>
      </w:r>
      <w:fldSimple w:instr=" SEQ Abbildung \* ARABIC ">
        <w:r w:rsidR="00DA5AC4" w:rsidRPr="003A0AD8">
          <w:rPr>
            <w:noProof/>
          </w:rPr>
          <w:t>48</w:t>
        </w:r>
      </w:fldSimple>
      <w:r w:rsidRPr="003A0AD8">
        <w:t xml:space="preserve"> Klassendiagramm für d</w:t>
      </w:r>
      <w:r w:rsidR="008E61F5" w:rsidRPr="003A0AD8">
        <w:t>as</w:t>
      </w:r>
      <w:r w:rsidRPr="003A0AD8">
        <w:t xml:space="preserve"> Persistier</w:t>
      </w:r>
      <w:r w:rsidR="008E61F5" w:rsidRPr="003A0AD8">
        <w:t>en</w:t>
      </w:r>
      <w:r w:rsidRPr="003A0AD8">
        <w:t xml:space="preserve"> von Daten auf einem mobilen Gerät</w:t>
      </w:r>
      <w:bookmarkEnd w:id="208"/>
    </w:p>
    <w:p w14:paraId="1DABBEEA" w14:textId="566E78E0" w:rsidR="000F5B28" w:rsidRPr="003A0AD8" w:rsidRDefault="000F5B28" w:rsidP="000F5B28">
      <w:r w:rsidRPr="003A0AD8">
        <w:t>Daten werden auf dem mobilen Gerät in einer SQLite Datenbank persist</w:t>
      </w:r>
      <w:r w:rsidR="002E4895" w:rsidRPr="003A0AD8">
        <w:t>i</w:t>
      </w:r>
      <w:r w:rsidRPr="003A0AD8">
        <w:t>ert. SQLite bietet den Vorteil einer sehr schlanken Implementierung auf einem mobilen Gerät. Für den Betrieb der Datenbank sind keine zusätzlichen Services oder Prozesse nötig. Das Datenbankfile wird auf dem für die App reservierten Bereich des Filesystems gespeichert und der Zugriff erfolgt im Applikationsprozess. Dazu wurden die zu speichernden Daten als Klassen modelliert. Via Repositoryklassen werden die Datenobjekte in die SQLite Datenbank gespeichert oder abgefragt.</w:t>
      </w:r>
    </w:p>
    <w:p w14:paraId="667E2149" w14:textId="0FCFE7E1" w:rsidR="000D3484" w:rsidRPr="003A0AD8" w:rsidRDefault="000D3484">
      <w:pPr>
        <w:spacing w:line="240" w:lineRule="auto"/>
      </w:pPr>
      <w:r w:rsidRPr="003A0AD8">
        <w:br w:type="page"/>
      </w:r>
    </w:p>
    <w:p w14:paraId="599BE05F" w14:textId="17805985" w:rsidR="0077558F" w:rsidRPr="003A0AD8" w:rsidRDefault="0077558F" w:rsidP="0077558F">
      <w:pPr>
        <w:pStyle w:val="Heading3"/>
      </w:pPr>
      <w:bookmarkStart w:id="209" w:name="_Toc192418318"/>
      <w:r w:rsidRPr="003A0AD8">
        <w:lastRenderedPageBreak/>
        <w:t>Ansichten für die mobile Applikation</w:t>
      </w:r>
      <w:bookmarkEnd w:id="209"/>
    </w:p>
    <w:p w14:paraId="69A60415" w14:textId="31FAF055" w:rsidR="0077558F" w:rsidRPr="003A0AD8" w:rsidRDefault="0077558F" w:rsidP="0077558F">
      <w:r w:rsidRPr="003A0AD8">
        <w:t xml:space="preserve">In diesem Abschnitt werden die Modelle für die Ansichten der Applikation beschreiben. Die Ansichten sind nach dem MVVM Prinzip aufgebaut. </w:t>
      </w:r>
    </w:p>
    <w:p w14:paraId="40C3889B" w14:textId="77777777" w:rsidR="0077558F" w:rsidRPr="003A0AD8" w:rsidRDefault="0077558F" w:rsidP="0077558F"/>
    <w:p w14:paraId="698A27B9" w14:textId="77777777" w:rsidR="0077558F" w:rsidRPr="003A0AD8" w:rsidRDefault="0077558F" w:rsidP="0077558F">
      <w:pPr>
        <w:keepNext/>
        <w:jc w:val="center"/>
      </w:pPr>
      <w:r w:rsidRPr="003A0AD8">
        <w:rPr>
          <w:noProof/>
        </w:rPr>
        <w:drawing>
          <wp:inline distT="0" distB="0" distL="0" distR="0" wp14:anchorId="4B6AA20D" wp14:editId="0EF410F8">
            <wp:extent cx="6011545" cy="1380490"/>
            <wp:effectExtent l="0" t="0" r="8255" b="0"/>
            <wp:docPr id="1133456166" name="Picture 9" descr="Das MVVM-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MVVM-Mus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11545" cy="1380490"/>
                    </a:xfrm>
                    <a:prstGeom prst="rect">
                      <a:avLst/>
                    </a:prstGeom>
                    <a:noFill/>
                    <a:ln>
                      <a:noFill/>
                    </a:ln>
                  </pic:spPr>
                </pic:pic>
              </a:graphicData>
            </a:graphic>
          </wp:inline>
        </w:drawing>
      </w:r>
    </w:p>
    <w:p w14:paraId="0F719D6C" w14:textId="7D5B7C2A" w:rsidR="0077558F" w:rsidRPr="003A0AD8" w:rsidRDefault="0077558F" w:rsidP="0077558F">
      <w:pPr>
        <w:pStyle w:val="Caption"/>
        <w:jc w:val="center"/>
      </w:pPr>
      <w:bookmarkStart w:id="210" w:name="_Toc192418384"/>
      <w:r w:rsidRPr="003A0AD8">
        <w:t xml:space="preserve">Abbildung </w:t>
      </w:r>
      <w:fldSimple w:instr=" SEQ Abbildung \* ARABIC ">
        <w:r w:rsidR="00DA5AC4" w:rsidRPr="003A0AD8">
          <w:rPr>
            <w:noProof/>
          </w:rPr>
          <w:t>49</w:t>
        </w:r>
      </w:fldSimple>
      <w:r w:rsidRPr="003A0AD8">
        <w:t xml:space="preserve"> Darstellung des Model View ViewModel Entwurf</w:t>
      </w:r>
      <w:r w:rsidR="008D112D" w:rsidRPr="003A0AD8">
        <w:t>s</w:t>
      </w:r>
      <w:r w:rsidRPr="003A0AD8">
        <w:t>musters</w:t>
      </w:r>
      <w:r w:rsidRPr="003A0AD8">
        <w:rPr>
          <w:rStyle w:val="FootnoteReference"/>
        </w:rPr>
        <w:footnoteReference w:id="16"/>
      </w:r>
      <w:bookmarkEnd w:id="210"/>
    </w:p>
    <w:p w14:paraId="4EA0AD08" w14:textId="2E6601A6" w:rsidR="0077558F" w:rsidRPr="003A0AD8" w:rsidRDefault="0077558F" w:rsidP="0077558F">
      <w:r w:rsidRPr="003A0AD8">
        <w:t xml:space="preserve">In der View ist die Benutzeroberfläche mittels XAML definiert. Das ViewModel enthält View spezifische Logik und empfängt beispielsweise Benutzerinteraktionen und reagiert darauf. Ausserdem stellt das ViewModel die Datenfelder für </w:t>
      </w:r>
      <w:r w:rsidR="008D112D" w:rsidRPr="003A0AD8">
        <w:t>die</w:t>
      </w:r>
      <w:r w:rsidRPr="003A0AD8">
        <w:t xml:space="preserve"> Anzeige auf der View bereit. Das Model enthält </w:t>
      </w:r>
      <w:r w:rsidR="008D112D" w:rsidRPr="003A0AD8">
        <w:t>d</w:t>
      </w:r>
      <w:r w:rsidRPr="003A0AD8">
        <w:t xml:space="preserve">atenspezifische Logik. Es initialisiert beispielsweise die Abfrage von Daten aus dem Backend. </w:t>
      </w:r>
      <w:commentRangeStart w:id="211"/>
      <w:r w:rsidRPr="003A0AD8">
        <w:t>Das Model referenziert deshalb oftmals die Services für die Kommunikation mit dem Backend und die Datenrepositories für den Zugriff auf die lokalen Daten.</w:t>
      </w:r>
      <w:commentRangeEnd w:id="211"/>
      <w:r w:rsidR="008D112D" w:rsidRPr="003A0AD8">
        <w:rPr>
          <w:rStyle w:val="CommentReference"/>
        </w:rPr>
        <w:commentReference w:id="211"/>
      </w:r>
    </w:p>
    <w:p w14:paraId="13ADD9B1" w14:textId="125FE8B0" w:rsidR="000F5B28" w:rsidRPr="003A0AD8" w:rsidRDefault="000F5B28" w:rsidP="000F5B28">
      <w:pPr>
        <w:pStyle w:val="Heading4"/>
      </w:pPr>
      <w:r w:rsidRPr="003A0AD8">
        <w:t>Anwendungsansichten: Hauptseite</w:t>
      </w:r>
      <w:r w:rsidR="002F4AE2" w:rsidRPr="003A0AD8">
        <w:rPr>
          <w:rStyle w:val="FootnoteReference"/>
        </w:rPr>
        <w:footnoteReference w:id="17"/>
      </w:r>
    </w:p>
    <w:p w14:paraId="075D7BA3" w14:textId="766DA9BB" w:rsidR="000F5B28" w:rsidRPr="003A0AD8" w:rsidRDefault="000F5B28" w:rsidP="000F5B28">
      <w:r w:rsidRPr="003A0AD8">
        <w:t>Die Hauptseite ist der Einsti</w:t>
      </w:r>
      <w:r w:rsidR="008D112D" w:rsidRPr="003A0AD8">
        <w:t>e</w:t>
      </w:r>
      <w:r w:rsidRPr="003A0AD8">
        <w:t xml:space="preserve">g in die mobile Applikation. Nach der Initialisierung wird die Hauptseite geladen und auf dem Bildschirm des Gerätes dargestellt. In der «Baustellen App» enthält die Hauptseite die offline und die online Projekte in zwei separaten Listen. Hat die Applikation eine Verbindung zum Backend werden die online Projekte angezeigt. Andernfalls wird der gesamte Abschnitt für die </w:t>
      </w:r>
      <w:r w:rsidR="0077558F" w:rsidRPr="003A0AD8">
        <w:t>o</w:t>
      </w:r>
      <w:r w:rsidRPr="003A0AD8">
        <w:t xml:space="preserve">nline Projekte </w:t>
      </w:r>
      <w:r w:rsidR="0077558F" w:rsidRPr="003A0AD8">
        <w:t>ausgeblendet.</w:t>
      </w:r>
    </w:p>
    <w:p w14:paraId="1EA13237" w14:textId="77777777" w:rsidR="0077558F" w:rsidRPr="003A0AD8" w:rsidRDefault="0077558F" w:rsidP="0077558F">
      <w:pPr>
        <w:jc w:val="center"/>
      </w:pPr>
    </w:p>
    <w:p w14:paraId="3F95CA37" w14:textId="77777777" w:rsidR="0028291A" w:rsidRPr="003A0AD8" w:rsidRDefault="0077558F" w:rsidP="0028291A">
      <w:pPr>
        <w:keepNext/>
        <w:jc w:val="center"/>
      </w:pPr>
      <w:r w:rsidRPr="003A0AD8">
        <w:rPr>
          <w:noProof/>
        </w:rPr>
        <w:lastRenderedPageBreak/>
        <w:drawing>
          <wp:inline distT="0" distB="0" distL="0" distR="0" wp14:anchorId="7D49A61C" wp14:editId="247906C5">
            <wp:extent cx="4158532" cy="5797874"/>
            <wp:effectExtent l="0" t="0" r="0" b="0"/>
            <wp:docPr id="16030991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9150" name="Picture 8"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165605" cy="5807735"/>
                    </a:xfrm>
                    <a:prstGeom prst="rect">
                      <a:avLst/>
                    </a:prstGeom>
                  </pic:spPr>
                </pic:pic>
              </a:graphicData>
            </a:graphic>
          </wp:inline>
        </w:drawing>
      </w:r>
    </w:p>
    <w:p w14:paraId="6F104E97" w14:textId="37D9A6D8" w:rsidR="0077558F" w:rsidRPr="003A0AD8" w:rsidRDefault="0028291A" w:rsidP="0028291A">
      <w:pPr>
        <w:pStyle w:val="Caption"/>
        <w:jc w:val="center"/>
      </w:pPr>
      <w:bookmarkStart w:id="212" w:name="_Toc192418385"/>
      <w:r w:rsidRPr="003A0AD8">
        <w:t xml:space="preserve">Abbildung </w:t>
      </w:r>
      <w:fldSimple w:instr=" SEQ Abbildung \* ARABIC ">
        <w:r w:rsidR="00DA5AC4" w:rsidRPr="003A0AD8">
          <w:rPr>
            <w:noProof/>
          </w:rPr>
          <w:t>50</w:t>
        </w:r>
      </w:fldSimple>
      <w:r w:rsidRPr="003A0AD8">
        <w:t xml:space="preserve"> Klassendiagramm der Hauptseite</w:t>
      </w:r>
      <w:bookmarkEnd w:id="212"/>
    </w:p>
    <w:p w14:paraId="6C89E637" w14:textId="15120344" w:rsidR="000D3484" w:rsidRPr="003A0AD8" w:rsidRDefault="000D3484">
      <w:pPr>
        <w:spacing w:line="240" w:lineRule="auto"/>
      </w:pPr>
      <w:r w:rsidRPr="003A0AD8">
        <w:br w:type="page"/>
      </w:r>
    </w:p>
    <w:p w14:paraId="66E1CF15" w14:textId="4A8FF543" w:rsidR="0028291A" w:rsidRPr="003A0AD8" w:rsidRDefault="0028291A" w:rsidP="0028291A">
      <w:pPr>
        <w:pStyle w:val="Heading4"/>
      </w:pPr>
      <w:r w:rsidRPr="003A0AD8">
        <w:lastRenderedPageBreak/>
        <w:t>Anwendungsansichten: Projekt bearbeiten</w:t>
      </w:r>
      <w:r w:rsidR="002F4AE2" w:rsidRPr="003A0AD8">
        <w:rPr>
          <w:rStyle w:val="FootnoteReference"/>
        </w:rPr>
        <w:footnoteReference w:id="18"/>
      </w:r>
    </w:p>
    <w:p w14:paraId="1870BFD7" w14:textId="214D2D61" w:rsidR="0028291A" w:rsidRPr="003A0AD8" w:rsidRDefault="0028291A" w:rsidP="0028291A">
      <w:r w:rsidRPr="003A0AD8">
        <w:t>Die Bearbeitung der Projekte wird über diese Ansicht in der Applikation bereitgestellt.</w:t>
      </w:r>
    </w:p>
    <w:p w14:paraId="354A16AD" w14:textId="77777777" w:rsidR="0028291A" w:rsidRPr="003A0AD8" w:rsidRDefault="0028291A" w:rsidP="0028291A">
      <w:pPr>
        <w:jc w:val="center"/>
      </w:pPr>
    </w:p>
    <w:p w14:paraId="12EC623C" w14:textId="77777777" w:rsidR="0028291A" w:rsidRPr="003A0AD8" w:rsidRDefault="0028291A" w:rsidP="0028291A">
      <w:pPr>
        <w:keepNext/>
        <w:jc w:val="center"/>
      </w:pPr>
      <w:r w:rsidRPr="003A0AD8">
        <w:rPr>
          <w:noProof/>
        </w:rPr>
        <w:drawing>
          <wp:inline distT="0" distB="0" distL="0" distR="0" wp14:anchorId="48C0B15A" wp14:editId="5FB69637">
            <wp:extent cx="4285753" cy="4736194"/>
            <wp:effectExtent l="0" t="0" r="635" b="7620"/>
            <wp:docPr id="10509042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4234" name="Picture 10" descr="A screenshot of a computer&#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292873" cy="4744063"/>
                    </a:xfrm>
                    <a:prstGeom prst="rect">
                      <a:avLst/>
                    </a:prstGeom>
                  </pic:spPr>
                </pic:pic>
              </a:graphicData>
            </a:graphic>
          </wp:inline>
        </w:drawing>
      </w:r>
    </w:p>
    <w:p w14:paraId="29642FA4" w14:textId="68D98C0A" w:rsidR="0028291A" w:rsidRPr="003A0AD8" w:rsidRDefault="0028291A" w:rsidP="0028291A">
      <w:pPr>
        <w:pStyle w:val="Caption"/>
        <w:jc w:val="center"/>
      </w:pPr>
      <w:bookmarkStart w:id="213" w:name="_Toc192418386"/>
      <w:r w:rsidRPr="003A0AD8">
        <w:t xml:space="preserve">Abbildung </w:t>
      </w:r>
      <w:fldSimple w:instr=" SEQ Abbildung \* ARABIC ">
        <w:r w:rsidR="00DA5AC4" w:rsidRPr="003A0AD8">
          <w:rPr>
            <w:noProof/>
          </w:rPr>
          <w:t>51</w:t>
        </w:r>
      </w:fldSimple>
      <w:r w:rsidRPr="003A0AD8">
        <w:t xml:space="preserve"> Klassendiagramm der Projektbearbeitungsansicht</w:t>
      </w:r>
      <w:bookmarkEnd w:id="213"/>
    </w:p>
    <w:p w14:paraId="03F3AB2C" w14:textId="7066598A" w:rsidR="000D3484" w:rsidRPr="003A0AD8" w:rsidRDefault="000D3484">
      <w:pPr>
        <w:spacing w:line="240" w:lineRule="auto"/>
      </w:pPr>
      <w:r w:rsidRPr="003A0AD8">
        <w:br w:type="page"/>
      </w:r>
    </w:p>
    <w:p w14:paraId="44775B29" w14:textId="708087B6" w:rsidR="0028291A" w:rsidRPr="003A0AD8" w:rsidRDefault="0028291A" w:rsidP="0028291A">
      <w:pPr>
        <w:pStyle w:val="Heading4"/>
      </w:pPr>
      <w:r w:rsidRPr="003A0AD8">
        <w:lastRenderedPageBreak/>
        <w:t>Anwendungsansichten: Projektdaten betrachten</w:t>
      </w:r>
      <w:r w:rsidR="002F4AE2" w:rsidRPr="003A0AD8">
        <w:rPr>
          <w:rStyle w:val="FootnoteReference"/>
        </w:rPr>
        <w:footnoteReference w:id="19"/>
      </w:r>
    </w:p>
    <w:p w14:paraId="45815E10" w14:textId="555E50D3" w:rsidR="0028291A" w:rsidRPr="003A0AD8" w:rsidRDefault="0028291A" w:rsidP="0028291A">
      <w:r w:rsidRPr="003A0AD8">
        <w:t xml:space="preserve">Damit auf die Projektdaten </w:t>
      </w:r>
      <w:r w:rsidR="008D112D" w:rsidRPr="003A0AD8">
        <w:t xml:space="preserve">ohne Bearbeitungsfunktion </w:t>
      </w:r>
      <w:r w:rsidRPr="003A0AD8">
        <w:t>zugegriffen werden kann, stellt die mobile Applikation eine Projektansicht zur Verfügung.</w:t>
      </w:r>
    </w:p>
    <w:p w14:paraId="5DB99E99" w14:textId="77777777" w:rsidR="0028291A" w:rsidRPr="003A0AD8" w:rsidRDefault="0028291A" w:rsidP="0028291A"/>
    <w:p w14:paraId="72C75213" w14:textId="77777777" w:rsidR="0028291A" w:rsidRPr="003A0AD8" w:rsidRDefault="0028291A" w:rsidP="0028291A">
      <w:pPr>
        <w:keepNext/>
        <w:jc w:val="center"/>
      </w:pPr>
      <w:r w:rsidRPr="003A0AD8">
        <w:rPr>
          <w:noProof/>
        </w:rPr>
        <w:drawing>
          <wp:inline distT="0" distB="0" distL="0" distR="0" wp14:anchorId="47865F75" wp14:editId="7702CD82">
            <wp:extent cx="2926080" cy="3075752"/>
            <wp:effectExtent l="0" t="0" r="7620" b="0"/>
            <wp:docPr id="138570675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6752" name="Picture 11" descr="A screenshot of a computer&#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931014" cy="3080939"/>
                    </a:xfrm>
                    <a:prstGeom prst="rect">
                      <a:avLst/>
                    </a:prstGeom>
                  </pic:spPr>
                </pic:pic>
              </a:graphicData>
            </a:graphic>
          </wp:inline>
        </w:drawing>
      </w:r>
    </w:p>
    <w:p w14:paraId="4D5088A2" w14:textId="10437D45" w:rsidR="0028291A" w:rsidRPr="003A0AD8" w:rsidRDefault="0028291A" w:rsidP="0028291A">
      <w:pPr>
        <w:pStyle w:val="Caption"/>
        <w:jc w:val="center"/>
      </w:pPr>
      <w:bookmarkStart w:id="214" w:name="_Toc192418387"/>
      <w:r w:rsidRPr="003A0AD8">
        <w:t xml:space="preserve">Abbildung </w:t>
      </w:r>
      <w:fldSimple w:instr=" SEQ Abbildung \* ARABIC ">
        <w:r w:rsidR="00DA5AC4" w:rsidRPr="003A0AD8">
          <w:rPr>
            <w:noProof/>
          </w:rPr>
          <w:t>52</w:t>
        </w:r>
      </w:fldSimple>
      <w:r w:rsidRPr="003A0AD8">
        <w:t xml:space="preserve"> Klassendiagramm der Projektansicht</w:t>
      </w:r>
      <w:bookmarkEnd w:id="214"/>
    </w:p>
    <w:p w14:paraId="5273AAF4" w14:textId="4A2DD699" w:rsidR="0028291A" w:rsidRPr="003A0AD8" w:rsidRDefault="0028291A" w:rsidP="0028291A">
      <w:pPr>
        <w:pStyle w:val="Heading4"/>
      </w:pPr>
      <w:r w:rsidRPr="003A0AD8">
        <w:t>Anwendungsansichten: Benutzerprofil und Authentifizierung</w:t>
      </w:r>
      <w:r w:rsidR="002F4AE2" w:rsidRPr="003A0AD8">
        <w:rPr>
          <w:rStyle w:val="FootnoteReference"/>
        </w:rPr>
        <w:footnoteReference w:id="20"/>
      </w:r>
    </w:p>
    <w:p w14:paraId="4D08009F" w14:textId="6123444A" w:rsidR="0028291A" w:rsidRPr="003A0AD8" w:rsidRDefault="0028291A" w:rsidP="0028291A">
      <w:r w:rsidRPr="003A0AD8">
        <w:t>Die Benutzerauthentifizierung wird über die Be</w:t>
      </w:r>
      <w:r w:rsidR="00167855" w:rsidRPr="003A0AD8">
        <w:t>n</w:t>
      </w:r>
      <w:r w:rsidRPr="003A0AD8">
        <w:t>utzerprofilansicht abgewickelt. Anwender haben dort die Möglichkeit</w:t>
      </w:r>
      <w:r w:rsidR="00627E7C" w:rsidRPr="003A0AD8">
        <w:t>,</w:t>
      </w:r>
      <w:r w:rsidRPr="003A0AD8">
        <w:t xml:space="preserve"> sich an- bzw. abzumelden. Ausserdem wird dort das Benutzerobjekt des </w:t>
      </w:r>
      <w:r w:rsidR="00627E7C" w:rsidRPr="003A0AD8">
        <w:t>a</w:t>
      </w:r>
      <w:r w:rsidRPr="003A0AD8">
        <w:t>uthentifizierten Benutzers angezeigt. Daraus kann beispielsweise die zugeteilte Applikationsrolle gelesen werden.</w:t>
      </w:r>
    </w:p>
    <w:p w14:paraId="44CC7096" w14:textId="77777777" w:rsidR="0028291A" w:rsidRPr="003A0AD8" w:rsidRDefault="0028291A" w:rsidP="0028291A"/>
    <w:p w14:paraId="4A4CE8A0" w14:textId="77777777" w:rsidR="0028291A" w:rsidRPr="003A0AD8" w:rsidRDefault="0028291A" w:rsidP="0028291A">
      <w:pPr>
        <w:keepNext/>
        <w:jc w:val="center"/>
      </w:pPr>
      <w:r w:rsidRPr="003A0AD8">
        <w:rPr>
          <w:noProof/>
        </w:rPr>
        <w:lastRenderedPageBreak/>
        <w:drawing>
          <wp:inline distT="0" distB="0" distL="0" distR="0" wp14:anchorId="0A3C4C67" wp14:editId="0E4D9346">
            <wp:extent cx="4548146" cy="3412431"/>
            <wp:effectExtent l="0" t="0" r="5080" b="0"/>
            <wp:docPr id="83361248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2485" name="Picture 12"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551759" cy="3415141"/>
                    </a:xfrm>
                    <a:prstGeom prst="rect">
                      <a:avLst/>
                    </a:prstGeom>
                  </pic:spPr>
                </pic:pic>
              </a:graphicData>
            </a:graphic>
          </wp:inline>
        </w:drawing>
      </w:r>
    </w:p>
    <w:p w14:paraId="396FB8FB" w14:textId="38F6E939" w:rsidR="0028291A" w:rsidRPr="003A0AD8" w:rsidRDefault="0028291A" w:rsidP="0028291A">
      <w:pPr>
        <w:pStyle w:val="Caption"/>
        <w:jc w:val="center"/>
      </w:pPr>
      <w:bookmarkStart w:id="215" w:name="_Toc192418388"/>
      <w:r w:rsidRPr="003A0AD8">
        <w:t xml:space="preserve">Abbildung </w:t>
      </w:r>
      <w:fldSimple w:instr=" SEQ Abbildung \* ARABIC ">
        <w:r w:rsidR="00DA5AC4" w:rsidRPr="003A0AD8">
          <w:rPr>
            <w:noProof/>
          </w:rPr>
          <w:t>53</w:t>
        </w:r>
      </w:fldSimple>
      <w:r w:rsidRPr="003A0AD8">
        <w:t xml:space="preserve"> Klassendiagramm der Benutzerauthentifizierung</w:t>
      </w:r>
      <w:bookmarkEnd w:id="215"/>
    </w:p>
    <w:p w14:paraId="4FFE0210" w14:textId="683958E9" w:rsidR="00167855" w:rsidRPr="003A0AD8" w:rsidRDefault="008606BD" w:rsidP="00167855">
      <w:pPr>
        <w:pStyle w:val="Heading3"/>
      </w:pPr>
      <w:bookmarkStart w:id="216" w:name="_Toc192418319"/>
      <w:r w:rsidRPr="003A0AD8">
        <w:t>Umsetzung der Datensynchronisation</w:t>
      </w:r>
      <w:bookmarkEnd w:id="216"/>
    </w:p>
    <w:p w14:paraId="682A94B7" w14:textId="4999AD98" w:rsidR="008606BD" w:rsidRPr="003A0AD8" w:rsidRDefault="008606BD" w:rsidP="008606BD">
      <w:r w:rsidRPr="003A0AD8">
        <w:t xml:space="preserve">Im PoC wurde die Datensynchronisation gemäss dem Konzept aus Kapitel </w:t>
      </w:r>
      <w:r w:rsidRPr="003A0AD8">
        <w:fldChar w:fldCharType="begin"/>
      </w:r>
      <w:r w:rsidRPr="003A0AD8">
        <w:instrText xml:space="preserve"> REF _Ref192275081 \r \h </w:instrText>
      </w:r>
      <w:r w:rsidRPr="003A0AD8">
        <w:fldChar w:fldCharType="separate"/>
      </w:r>
      <w:r w:rsidR="00DA5AC4" w:rsidRPr="003A0AD8">
        <w:t>4.3.8.1</w:t>
      </w:r>
      <w:r w:rsidRPr="003A0AD8">
        <w:fldChar w:fldCharType="end"/>
      </w:r>
      <w:r w:rsidRPr="003A0AD8">
        <w:t xml:space="preserve"> umgesetzt.</w:t>
      </w:r>
      <w:r w:rsidR="0025647F" w:rsidRPr="003A0AD8">
        <w:t xml:space="preserve"> Der Ablauf der Synchronisation ist in der </w:t>
      </w:r>
      <w:r w:rsidR="0025647F" w:rsidRPr="003A0AD8">
        <w:fldChar w:fldCharType="begin"/>
      </w:r>
      <w:r w:rsidR="0025647F" w:rsidRPr="003A0AD8">
        <w:instrText xml:space="preserve"> REF _Ref190440443 \h </w:instrText>
      </w:r>
      <w:r w:rsidR="0025647F" w:rsidRPr="003A0AD8">
        <w:fldChar w:fldCharType="separate"/>
      </w:r>
      <w:r w:rsidR="00DA5AC4" w:rsidRPr="003A0AD8">
        <w:t xml:space="preserve">Abbildung </w:t>
      </w:r>
      <w:r w:rsidR="00DA5AC4" w:rsidRPr="003A0AD8">
        <w:rPr>
          <w:noProof/>
        </w:rPr>
        <w:t>31</w:t>
      </w:r>
      <w:r w:rsidR="0025647F" w:rsidRPr="003A0AD8">
        <w:fldChar w:fldCharType="end"/>
      </w:r>
      <w:r w:rsidR="0025647F" w:rsidRPr="003A0AD8">
        <w:t xml:space="preserve"> ersichtlich. Die umgesetzte Synchronisation entspricht diesem Ablauf. Die Synchronisation wird im PoC immer von der mobilen Applikation ausgelöst. Im PoC wird die Synchronisation in folgenden Fällen ausgelöst:</w:t>
      </w:r>
    </w:p>
    <w:p w14:paraId="3B427555" w14:textId="77777777" w:rsidR="00294A20" w:rsidRPr="003A0AD8" w:rsidRDefault="00294A20" w:rsidP="008606BD"/>
    <w:p w14:paraId="6B7707CF" w14:textId="28BDA226" w:rsidR="0025647F" w:rsidRPr="003A0AD8" w:rsidRDefault="0025647F" w:rsidP="0025647F">
      <w:pPr>
        <w:pStyle w:val="ListParagraph"/>
        <w:numPr>
          <w:ilvl w:val="0"/>
          <w:numId w:val="45"/>
        </w:numPr>
      </w:pPr>
      <w:r w:rsidRPr="003A0AD8">
        <w:t>Die mobile App registriert den Wiederaufbau einer Verbindung zum Backend.</w:t>
      </w:r>
    </w:p>
    <w:p w14:paraId="093C6812" w14:textId="2BD204B5" w:rsidR="0025647F" w:rsidRPr="003A0AD8" w:rsidRDefault="0025647F" w:rsidP="0025647F">
      <w:pPr>
        <w:pStyle w:val="ListParagraph"/>
        <w:numPr>
          <w:ilvl w:val="0"/>
          <w:numId w:val="45"/>
        </w:numPr>
      </w:pPr>
      <w:r w:rsidRPr="003A0AD8">
        <w:t>Anwender können die Synchronisation manuell auslösen.</w:t>
      </w:r>
    </w:p>
    <w:p w14:paraId="58EE0C96" w14:textId="2EDDBB0C" w:rsidR="0025647F" w:rsidRPr="003A0AD8" w:rsidRDefault="00294A20" w:rsidP="0025647F">
      <w:pPr>
        <w:pStyle w:val="ListParagraph"/>
        <w:numPr>
          <w:ilvl w:val="0"/>
          <w:numId w:val="45"/>
        </w:numPr>
      </w:pPr>
      <w:r w:rsidRPr="003A0AD8">
        <w:t>Ein Hintergrundservice löst regelmässig eine Synchronisation aus.</w:t>
      </w:r>
    </w:p>
    <w:p w14:paraId="1F17E3E0" w14:textId="2303AB5E" w:rsidR="00294A20" w:rsidRPr="003A0AD8" w:rsidRDefault="00294A20" w:rsidP="00294A20"/>
    <w:p w14:paraId="674B8D92" w14:textId="2BBD7CA8" w:rsidR="00432DB1" w:rsidRPr="003A0AD8" w:rsidRDefault="00294A20" w:rsidP="005B095A">
      <w:r w:rsidRPr="003A0AD8">
        <w:t xml:space="preserve">Für die Synchronisation wird eine aktive Verbindung zum Backend benötigt. </w:t>
      </w:r>
      <w:r w:rsidR="00627E7C" w:rsidRPr="003A0AD8">
        <w:t xml:space="preserve">Der Hintergrundservice </w:t>
      </w:r>
      <w:r w:rsidRPr="003A0AD8">
        <w:t xml:space="preserve">überprüft die Verbindung und unterbricht die regelmässige Synchronisation, wenn </w:t>
      </w:r>
      <w:r w:rsidR="00627E7C" w:rsidRPr="003A0AD8">
        <w:t>die</w:t>
      </w:r>
      <w:r w:rsidRPr="003A0AD8">
        <w:t xml:space="preserve"> Verbindung </w:t>
      </w:r>
      <w:r w:rsidR="00627E7C" w:rsidRPr="003A0AD8">
        <w:t>unterbrochen ist und nimmt diese wieder auf</w:t>
      </w:r>
      <w:r w:rsidR="007A13A1" w:rsidRPr="003A0AD8">
        <w:t>,</w:t>
      </w:r>
      <w:r w:rsidR="00627E7C" w:rsidRPr="003A0AD8">
        <w:t xml:space="preserve"> </w:t>
      </w:r>
      <w:r w:rsidR="007A13A1" w:rsidRPr="003A0AD8">
        <w:t>sobald</w:t>
      </w:r>
      <w:r w:rsidR="00627E7C" w:rsidRPr="003A0AD8">
        <w:t xml:space="preserve"> eine neue Verbindung vorhanden is</w:t>
      </w:r>
      <w:r w:rsidRPr="003A0AD8">
        <w:t>t.</w:t>
      </w:r>
    </w:p>
    <w:p w14:paraId="52575F62" w14:textId="3C741D13" w:rsidR="006254BF" w:rsidRPr="003A0AD8" w:rsidRDefault="00651319" w:rsidP="008D0BD6">
      <w:pPr>
        <w:pStyle w:val="Heading1"/>
      </w:pPr>
      <w:bookmarkStart w:id="217" w:name="_Toc188879063"/>
      <w:bookmarkStart w:id="218" w:name="_Toc192418320"/>
      <w:r w:rsidRPr="003A0AD8">
        <w:t>Diskussion</w:t>
      </w:r>
      <w:r w:rsidR="00D806D3" w:rsidRPr="003A0AD8">
        <w:t xml:space="preserve">/ </w:t>
      </w:r>
      <w:r w:rsidRPr="003A0AD8">
        <w:t>Zusammenfassung</w:t>
      </w:r>
      <w:bookmarkEnd w:id="217"/>
      <w:bookmarkEnd w:id="218"/>
    </w:p>
    <w:p w14:paraId="147D5B30" w14:textId="6388C9CB" w:rsidR="0091644A" w:rsidRPr="003A0AD8" w:rsidRDefault="0028291A" w:rsidP="008D0BD6">
      <w:r w:rsidRPr="003A0AD8">
        <w:t xml:space="preserve">In diesem </w:t>
      </w:r>
      <w:r w:rsidR="00CC5A5E" w:rsidRPr="003A0AD8">
        <w:t>Kapitel</w:t>
      </w:r>
      <w:r w:rsidRPr="003A0AD8">
        <w:t xml:space="preserve"> werden die Ergebnisse der Masterthesis diskutiert. Dabei wird zunächst auf die Analyse de</w:t>
      </w:r>
      <w:r w:rsidR="007A13A1" w:rsidRPr="003A0AD8">
        <w:t>s</w:t>
      </w:r>
      <w:r w:rsidRPr="003A0AD8">
        <w:t xml:space="preserve"> Datentransfer Entwurfsmuster</w:t>
      </w:r>
      <w:r w:rsidR="007A13A1" w:rsidRPr="003A0AD8">
        <w:t>s</w:t>
      </w:r>
      <w:r w:rsidRPr="003A0AD8">
        <w:t xml:space="preserve"> (</w:t>
      </w:r>
      <w:r w:rsidR="00241AA6" w:rsidRPr="003A0AD8">
        <w:t xml:space="preserve">Kapitel </w:t>
      </w:r>
      <w:r w:rsidR="00241AA6" w:rsidRPr="003A0AD8">
        <w:fldChar w:fldCharType="begin"/>
      </w:r>
      <w:r w:rsidR="00241AA6" w:rsidRPr="003A0AD8">
        <w:instrText xml:space="preserve"> REF _Ref189387422 \r \h </w:instrText>
      </w:r>
      <w:r w:rsidR="00241AA6" w:rsidRPr="003A0AD8">
        <w:fldChar w:fldCharType="separate"/>
      </w:r>
      <w:r w:rsidR="00DA5AC4" w:rsidRPr="003A0AD8">
        <w:t>4.3.11.4</w:t>
      </w:r>
      <w:r w:rsidR="00241AA6" w:rsidRPr="003A0AD8">
        <w:fldChar w:fldCharType="end"/>
      </w:r>
      <w:r w:rsidRPr="003A0AD8">
        <w:t>) eingegangen</w:t>
      </w:r>
      <w:r w:rsidR="00241AA6" w:rsidRPr="003A0AD8">
        <w:t xml:space="preserve">. Anschliessend wird die Lösungsarchitektur (Kapitel </w:t>
      </w:r>
      <w:r w:rsidR="00241AA6" w:rsidRPr="003A0AD8">
        <w:fldChar w:fldCharType="begin"/>
      </w:r>
      <w:r w:rsidR="00241AA6" w:rsidRPr="003A0AD8">
        <w:instrText xml:space="preserve"> REF _Ref189387369 \r \h </w:instrText>
      </w:r>
      <w:r w:rsidR="00241AA6" w:rsidRPr="003A0AD8">
        <w:fldChar w:fldCharType="separate"/>
      </w:r>
      <w:r w:rsidR="00DA5AC4" w:rsidRPr="003A0AD8">
        <w:t>4.3</w:t>
      </w:r>
      <w:r w:rsidR="00241AA6" w:rsidRPr="003A0AD8">
        <w:fldChar w:fldCharType="end"/>
      </w:r>
      <w:r w:rsidR="00241AA6" w:rsidRPr="003A0AD8">
        <w:t xml:space="preserve">) und die Umsetzung des PoC (Kapitel </w:t>
      </w:r>
      <w:r w:rsidR="00241AA6" w:rsidRPr="003A0AD8">
        <w:fldChar w:fldCharType="begin"/>
      </w:r>
      <w:r w:rsidR="00241AA6" w:rsidRPr="003A0AD8">
        <w:instrText xml:space="preserve"> REF _Ref192256469 \r \h </w:instrText>
      </w:r>
      <w:r w:rsidR="00241AA6" w:rsidRPr="003A0AD8">
        <w:fldChar w:fldCharType="separate"/>
      </w:r>
      <w:r w:rsidR="00DA5AC4" w:rsidRPr="003A0AD8">
        <w:t>4.4</w:t>
      </w:r>
      <w:r w:rsidR="00241AA6" w:rsidRPr="003A0AD8">
        <w:fldChar w:fldCharType="end"/>
      </w:r>
      <w:r w:rsidR="00241AA6" w:rsidRPr="003A0AD8">
        <w:t>) kritisch hinterfragt. Das Kapitel schliesst mit einer Darstellung von Verbesserungspotenzial und der zukünftigen Weiterentwicklung ab.</w:t>
      </w:r>
    </w:p>
    <w:p w14:paraId="71F5D64C" w14:textId="235BA1D4" w:rsidR="00241AA6" w:rsidRPr="003A0AD8" w:rsidRDefault="00241AA6" w:rsidP="00241AA6">
      <w:pPr>
        <w:pStyle w:val="Heading2"/>
      </w:pPr>
      <w:bookmarkStart w:id="219" w:name="_Toc192418321"/>
      <w:r w:rsidRPr="003A0AD8">
        <w:t>Eignung von «Timestamp Transfer» für die Synchronisation der Projektdaten</w:t>
      </w:r>
      <w:bookmarkEnd w:id="219"/>
    </w:p>
    <w:p w14:paraId="2FA0C9C2" w14:textId="0D5BF498" w:rsidR="00241AA6" w:rsidRPr="003A0AD8" w:rsidRDefault="00241AA6" w:rsidP="00241AA6">
      <w:r w:rsidRPr="003A0AD8">
        <w:t>Im Rahmen der Arbeit wurden folgende En</w:t>
      </w:r>
      <w:r w:rsidR="003951EB" w:rsidRPr="003A0AD8">
        <w:t>t</w:t>
      </w:r>
      <w:r w:rsidRPr="003A0AD8">
        <w:t>wurfsmuster genauer betrachtet:</w:t>
      </w:r>
    </w:p>
    <w:p w14:paraId="606A4A3B" w14:textId="0AD07D4A" w:rsidR="00241AA6" w:rsidRPr="003A0AD8" w:rsidRDefault="00CC5A5E" w:rsidP="00241AA6">
      <w:pPr>
        <w:pStyle w:val="ListParagraph"/>
        <w:numPr>
          <w:ilvl w:val="0"/>
          <w:numId w:val="45"/>
        </w:numPr>
      </w:pPr>
      <w:r w:rsidRPr="003A0AD8">
        <w:t>«</w:t>
      </w:r>
      <w:r w:rsidR="00241AA6" w:rsidRPr="003A0AD8">
        <w:t>Full Transfer</w:t>
      </w:r>
      <w:r w:rsidRPr="003A0AD8">
        <w:t>»</w:t>
      </w:r>
    </w:p>
    <w:p w14:paraId="2D150CD7" w14:textId="256792D7" w:rsidR="00241AA6" w:rsidRPr="003A0AD8" w:rsidRDefault="00CC5A5E" w:rsidP="00241AA6">
      <w:pPr>
        <w:pStyle w:val="ListParagraph"/>
        <w:numPr>
          <w:ilvl w:val="0"/>
          <w:numId w:val="45"/>
        </w:numPr>
      </w:pPr>
      <w:r w:rsidRPr="003A0AD8">
        <w:t>«</w:t>
      </w:r>
      <w:r w:rsidR="00241AA6" w:rsidRPr="003A0AD8">
        <w:t>Timestamp Tranfer</w:t>
      </w:r>
      <w:r w:rsidRPr="003A0AD8">
        <w:t>»</w:t>
      </w:r>
    </w:p>
    <w:p w14:paraId="68FD0030" w14:textId="4FFFECBF" w:rsidR="00241AA6" w:rsidRPr="003A0AD8" w:rsidRDefault="00CC5A5E" w:rsidP="00241AA6">
      <w:pPr>
        <w:pStyle w:val="ListParagraph"/>
        <w:numPr>
          <w:ilvl w:val="0"/>
          <w:numId w:val="45"/>
        </w:numPr>
      </w:pPr>
      <w:r w:rsidRPr="003A0AD8">
        <w:t>«</w:t>
      </w:r>
      <w:r w:rsidR="00241AA6" w:rsidRPr="003A0AD8">
        <w:t>Mathematical Transfer</w:t>
      </w:r>
      <w:r w:rsidRPr="003A0AD8">
        <w:t>»</w:t>
      </w:r>
    </w:p>
    <w:p w14:paraId="186190E2" w14:textId="2AFB5C1E" w:rsidR="00241AA6" w:rsidRPr="003A0AD8" w:rsidRDefault="00241AA6" w:rsidP="00241AA6">
      <w:r w:rsidRPr="003A0AD8">
        <w:t xml:space="preserve">Es hat sich herausgestellt, dass das Muster «Full Transfer» auf Grund der benötigten Bandbreite und das Muster «Mathematical Transfer» auf Grund der Komplexität für die Implementierung nicht in </w:t>
      </w:r>
      <w:r w:rsidR="003951EB" w:rsidRPr="003A0AD8">
        <w:t>Frage</w:t>
      </w:r>
      <w:r w:rsidRPr="003A0AD8">
        <w:t xml:space="preserve"> kommen. Obwohl im «Baustellen App» Kontext der «Timestamp Transfer» ein gewisses Risiko </w:t>
      </w:r>
      <w:r w:rsidRPr="003A0AD8">
        <w:lastRenderedPageBreak/>
        <w:t xml:space="preserve">zu Datenverlust </w:t>
      </w:r>
      <w:r w:rsidR="001A55ED" w:rsidRPr="003A0AD8">
        <w:t>besteht, ist dieses Muster im Verhältnis von Aufwand und Ertrag am geeignetsten. Ausserdem kann das Risiko des Datenverlustes mit folgenden Massnahmen verringert werden:</w:t>
      </w:r>
    </w:p>
    <w:p w14:paraId="1FD10F24" w14:textId="230A2A93" w:rsidR="001A55ED" w:rsidRPr="003A0AD8" w:rsidRDefault="001A55ED" w:rsidP="001A55ED">
      <w:pPr>
        <w:pStyle w:val="ListParagraph"/>
        <w:numPr>
          <w:ilvl w:val="0"/>
          <w:numId w:val="53"/>
        </w:numPr>
      </w:pPr>
      <w:r w:rsidRPr="003A0AD8">
        <w:t>Auf der Mobilen App können Daten nur lesend betrachtet werden.</w:t>
      </w:r>
    </w:p>
    <w:p w14:paraId="1244DD11" w14:textId="7EB06500" w:rsidR="001A55ED" w:rsidRPr="003A0AD8" w:rsidRDefault="001A55ED" w:rsidP="001A55ED">
      <w:pPr>
        <w:pStyle w:val="ListParagraph"/>
        <w:numPr>
          <w:ilvl w:val="0"/>
          <w:numId w:val="53"/>
        </w:numPr>
      </w:pPr>
      <w:r w:rsidRPr="003A0AD8">
        <w:t>Auf der Mobilen App können Daten nur hinzugefügt werden (Notizen und Inbetriebnahme Protokolle)</w:t>
      </w:r>
    </w:p>
    <w:p w14:paraId="7B5073C8" w14:textId="3E22174A" w:rsidR="001A55ED" w:rsidRPr="003A0AD8" w:rsidRDefault="001A55ED" w:rsidP="001A55ED">
      <w:pPr>
        <w:pStyle w:val="ListParagraph"/>
        <w:numPr>
          <w:ilvl w:val="0"/>
          <w:numId w:val="53"/>
        </w:numPr>
      </w:pPr>
      <w:r w:rsidRPr="003A0AD8">
        <w:t>Änderungen sind nur durch Sachbearbeiter und Projektleiter via Webportal möglich.</w:t>
      </w:r>
    </w:p>
    <w:p w14:paraId="1D596875" w14:textId="44595B2B" w:rsidR="001A55ED" w:rsidRPr="003A0AD8" w:rsidRDefault="001A55ED" w:rsidP="001A55ED">
      <w:pPr>
        <w:pStyle w:val="ListParagraph"/>
        <w:numPr>
          <w:ilvl w:val="0"/>
          <w:numId w:val="53"/>
        </w:numPr>
      </w:pPr>
      <w:r w:rsidRPr="003A0AD8">
        <w:t>Detailliertes Konzept, welche Felder wann und durch wen bearbeitet werden können.</w:t>
      </w:r>
    </w:p>
    <w:p w14:paraId="5666495B" w14:textId="389F9FC7" w:rsidR="001A55ED" w:rsidRPr="003A0AD8" w:rsidRDefault="001A55ED" w:rsidP="001A55ED">
      <w:r w:rsidRPr="003A0AD8">
        <w:t xml:space="preserve">Ein detailliertes Zugriffskonzept bedeutet mehr Aufwand für die Umsetzung, bietet jedoch eine gute </w:t>
      </w:r>
      <w:r w:rsidR="003951EB" w:rsidRPr="003A0AD8">
        <w:t>Minimierung</w:t>
      </w:r>
      <w:r w:rsidRPr="003A0AD8">
        <w:t xml:space="preserve"> des Datenverlustrisikos.</w:t>
      </w:r>
    </w:p>
    <w:p w14:paraId="22F33714" w14:textId="77777777" w:rsidR="001A55ED" w:rsidRPr="003A0AD8" w:rsidRDefault="001A55ED" w:rsidP="001A55ED"/>
    <w:p w14:paraId="4F9A8F85" w14:textId="5A4229BE" w:rsidR="001A55ED" w:rsidRPr="003A0AD8" w:rsidRDefault="001A55ED" w:rsidP="001A55ED">
      <w:r w:rsidRPr="003A0AD8">
        <w:t xml:space="preserve">Die Zusammenführung von Daten mittels «Mathematical Transfer» würde das Datenverlustrisiko auch minimieren. Der Aufwand für die Implementierung wäre jedoch höher. </w:t>
      </w:r>
      <w:r w:rsidR="00490DD7" w:rsidRPr="003A0AD8">
        <w:t>In Fall der «Baustellen App» nimmt der Kunde Helion AG explizit das Risiko von geringem Datenverlust in Kauf</w:t>
      </w:r>
      <w:r w:rsidR="003951EB" w:rsidRPr="003A0AD8">
        <w:t xml:space="preserve">, </w:t>
      </w:r>
      <w:r w:rsidR="00490DD7" w:rsidRPr="003A0AD8">
        <w:t xml:space="preserve">da </w:t>
      </w:r>
      <w:r w:rsidR="003951EB" w:rsidRPr="003A0AD8">
        <w:t>dies</w:t>
      </w:r>
      <w:r w:rsidR="00490DD7" w:rsidRPr="003A0AD8">
        <w:t xml:space="preserve"> durch das Rollen- und Zugriffskonzept minimiert werden kann.</w:t>
      </w:r>
    </w:p>
    <w:p w14:paraId="7C1F85AD" w14:textId="59713D2F" w:rsidR="00490DD7" w:rsidRPr="003A0AD8" w:rsidRDefault="00490DD7" w:rsidP="00490DD7">
      <w:pPr>
        <w:pStyle w:val="Heading2"/>
      </w:pPr>
      <w:bookmarkStart w:id="220" w:name="_Toc192418322"/>
      <w:r w:rsidRPr="003A0AD8">
        <w:t>Eignung der vorgeschlagenen Lösungsarchitektur</w:t>
      </w:r>
      <w:bookmarkEnd w:id="220"/>
    </w:p>
    <w:p w14:paraId="57AA5CCB" w14:textId="1FBD4DD1" w:rsidR="00490DD7" w:rsidRPr="003A0AD8" w:rsidRDefault="00490DD7" w:rsidP="00490DD7">
      <w:r w:rsidRPr="003A0AD8">
        <w:t>Im Rahmen dieser Arbeit wurde die «Baustellen App» gemäss den Anforderungen aus dem Pflichtenheft der Helion AG entworfen. Der Umfang wurde von der Helion AG als MVP definiert. Die Lösungsarchitektur beschreibt das komplette Softwaresystem, welches für die Umsetzung der Anforderungen</w:t>
      </w:r>
      <w:r w:rsidR="003951EB" w:rsidRPr="003A0AD8">
        <w:t xml:space="preserve"> nötig wäre</w:t>
      </w:r>
      <w:r w:rsidRPr="003A0AD8">
        <w:t>.</w:t>
      </w:r>
      <w:r w:rsidR="00106961" w:rsidRPr="003A0AD8">
        <w:t xml:space="preserve"> Da eine komplette Umsetzung des MVPs im Rahmen dieser Masterarbeit nicht möglich war, wurde ein Proof of Concept umgesetzt. Der PoC implementiert die Datensynchronisation</w:t>
      </w:r>
      <w:r w:rsidR="004C000F" w:rsidRPr="003A0AD8">
        <w:t>, Authentifizierung und die Autorisierung</w:t>
      </w:r>
      <w:r w:rsidR="00B8587F" w:rsidRPr="003A0AD8">
        <w:t>. Damit die Funktionen getestet werden können, wurde eine einfache Benutzeroberfläche Android und iOS implementiert</w:t>
      </w:r>
      <w:r w:rsidR="004C000F" w:rsidRPr="003A0AD8">
        <w:t xml:space="preserve">. </w:t>
      </w:r>
      <w:r w:rsidR="00B8587F" w:rsidRPr="003A0AD8">
        <w:t>Die Benutzeroberfläche stellt Projektdaten aus dem Backend dar und erlaubt diese für die offline Synchronisierung zu markieren. Die Datensätze können erstellt oder bearbeitet werden. Der Proof of Concept zeigt auf, dass die konzipierte Lösung</w:t>
      </w:r>
      <w:r w:rsidR="00B673AA" w:rsidRPr="003A0AD8">
        <w:t xml:space="preserve"> für die Datensynchronisation </w:t>
      </w:r>
      <w:r w:rsidR="00B8587F" w:rsidRPr="003A0AD8">
        <w:t xml:space="preserve">funktioniert und eine Umsetzung im Rahmen des MVPs durchgeführt werden </w:t>
      </w:r>
      <w:r w:rsidR="00B673AA" w:rsidRPr="003A0AD8">
        <w:t>kann</w:t>
      </w:r>
      <w:r w:rsidR="00B8587F" w:rsidRPr="003A0AD8">
        <w:t>.</w:t>
      </w:r>
    </w:p>
    <w:p w14:paraId="3DBBA3BA" w14:textId="3DC0B174" w:rsidR="00490DD7" w:rsidRPr="003A0AD8" w:rsidRDefault="00A739FB" w:rsidP="00A739FB">
      <w:pPr>
        <w:pStyle w:val="Heading2"/>
      </w:pPr>
      <w:bookmarkStart w:id="221" w:name="_Toc192418323"/>
      <w:r w:rsidRPr="003A0AD8">
        <w:t>Verbesserungspotenzial</w:t>
      </w:r>
      <w:bookmarkEnd w:id="221"/>
    </w:p>
    <w:p w14:paraId="30B013CE" w14:textId="65E6680B" w:rsidR="00F437F1" w:rsidRPr="003A0AD8" w:rsidRDefault="00F437F1" w:rsidP="00F437F1">
      <w:r w:rsidRPr="003A0AD8">
        <w:t>Im folgenden Abschnitt wird auf mögliches Verbesserungspotenzial eingegangen.</w:t>
      </w:r>
    </w:p>
    <w:p w14:paraId="75E71B18" w14:textId="741A3D23" w:rsidR="00F437F1" w:rsidRPr="003A0AD8" w:rsidRDefault="00F437F1" w:rsidP="00F437F1">
      <w:pPr>
        <w:pStyle w:val="Heading3"/>
      </w:pPr>
      <w:bookmarkStart w:id="222" w:name="_Toc192418324"/>
      <w:r w:rsidRPr="003A0AD8">
        <w:t>Einatz von SignalR oder gRPC</w:t>
      </w:r>
      <w:bookmarkEnd w:id="222"/>
    </w:p>
    <w:p w14:paraId="2E03F011" w14:textId="2A87E688" w:rsidR="00A739FB" w:rsidRPr="003A0AD8" w:rsidRDefault="00A739FB" w:rsidP="00A739FB">
      <w:r w:rsidRPr="003A0AD8">
        <w:t xml:space="preserve">In der Lösungsarchitektur wurde für die Kommunikation mit dem Backend auf REST-Apis gesetzt. Im Umfeld von </w:t>
      </w:r>
      <w:r w:rsidR="003951EB" w:rsidRPr="003A0AD8">
        <w:t>m</w:t>
      </w:r>
      <w:r w:rsidRPr="003A0AD8">
        <w:t>obilen Applikationen würde sich jedoch der Einsatz von alternativen Protokollen anbieten</w:t>
      </w:r>
      <w:r w:rsidR="003951EB" w:rsidRPr="003A0AD8">
        <w:t>,</w:t>
      </w:r>
      <w:r w:rsidRPr="003A0AD8">
        <w:t xml:space="preserve"> </w:t>
      </w:r>
      <w:r w:rsidR="003951EB" w:rsidRPr="003A0AD8">
        <w:t>b</w:t>
      </w:r>
      <w:r w:rsidRPr="003A0AD8">
        <w:t xml:space="preserve">eispielsweise gRPC oder SignalR. Beide Protokolle setzen auf Remote Prozedure Call und Web Sockets. Im Gegensatz zu http bieten diese Protokolle </w:t>
      </w:r>
      <w:r w:rsidR="003951EB" w:rsidRPr="003A0AD8">
        <w:t xml:space="preserve">eine </w:t>
      </w:r>
      <w:r w:rsidRPr="003A0AD8">
        <w:t>schnellere Datenübertragung und hätten dadurch das Potenzial</w:t>
      </w:r>
      <w:r w:rsidR="008D4025" w:rsidRPr="003A0AD8">
        <w:t>,</w:t>
      </w:r>
      <w:r w:rsidRPr="003A0AD8">
        <w:t xml:space="preserve"> die Performance der «Baustellen App» zu verbessern. Ausserdem ermöglichen diese Protokolle die aktive Kommunikation von dem Backend in das mobile Frontend. In der aktuellen Lösungsarchitektur muss das Frontend das Laden von Daten aus dem Backend initialisieren. Damit die mobile App Änderungen an Daten mitbekommt, muss das Backend regelmässig nach Anpassungen abgefragt werden. Dies wird auch als Polling bezeichnet und hat den Nachteil Netzwerkbandbreite zu beanspruchen. Mit SignalR oder gRPC könnte dieses Polling </w:t>
      </w:r>
      <w:r w:rsidR="008D4025" w:rsidRPr="003A0AD8">
        <w:t>verhindert</w:t>
      </w:r>
      <w:r w:rsidRPr="003A0AD8">
        <w:t xml:space="preserve"> und dadurch Netzwerkbandbreite eingespart werden.</w:t>
      </w:r>
    </w:p>
    <w:p w14:paraId="46780ACD" w14:textId="09133C5F" w:rsidR="00F437F1" w:rsidRPr="003A0AD8" w:rsidRDefault="00F437F1" w:rsidP="00F437F1">
      <w:pPr>
        <w:pStyle w:val="Heading3"/>
      </w:pPr>
      <w:bookmarkStart w:id="223" w:name="_Toc192418325"/>
      <w:r w:rsidRPr="003A0AD8">
        <w:t>Weitere Identitätsprovider und externe Registrierung zulassen</w:t>
      </w:r>
      <w:bookmarkEnd w:id="223"/>
    </w:p>
    <w:p w14:paraId="2964E0CA" w14:textId="5FC55A41" w:rsidR="00F437F1" w:rsidRPr="003A0AD8" w:rsidRDefault="00F437F1" w:rsidP="00F437F1">
      <w:r w:rsidRPr="003A0AD8">
        <w:t xml:space="preserve">Im PoC wird für die Authentifizierung Microsoft Entra ID verwendet. Dies setzt allerdings voraus, dass die Anwender in Entra ID verwaltet werden. </w:t>
      </w:r>
      <w:r w:rsidR="008D4025" w:rsidRPr="003A0AD8">
        <w:t xml:space="preserve">Die </w:t>
      </w:r>
      <w:r w:rsidRPr="003A0AD8">
        <w:t xml:space="preserve">Helion </w:t>
      </w:r>
      <w:r w:rsidR="008D4025" w:rsidRPr="003A0AD8">
        <w:t xml:space="preserve">AG </w:t>
      </w:r>
      <w:r w:rsidRPr="003A0AD8">
        <w:t xml:space="preserve">verwendet Entra ID für die Verwaltung ihrer Mitarbeiter. Allerdings haben externe und temporäre Mitarbeiter keinen Zugriff auf die «Baustellen App». </w:t>
      </w:r>
      <w:r w:rsidR="003B13B3" w:rsidRPr="003A0AD8">
        <w:t>Andere</w:t>
      </w:r>
      <w:r w:rsidRPr="003A0AD8">
        <w:t xml:space="preserve"> Identity Provider wie Google und Apple Authentifikation würde</w:t>
      </w:r>
      <w:r w:rsidR="003B13B3" w:rsidRPr="003A0AD8">
        <w:t>n</w:t>
      </w:r>
      <w:r w:rsidRPr="003A0AD8">
        <w:t xml:space="preserve"> den Benutzerkreis erweitern. Eine zusätzliche Rolle für externe Identitäten könnte den Anwendern ausserhalb </w:t>
      </w:r>
      <w:r w:rsidR="003B13B3" w:rsidRPr="003A0AD8">
        <w:t xml:space="preserve">der </w:t>
      </w:r>
      <w:r w:rsidRPr="003A0AD8">
        <w:t xml:space="preserve">Helion </w:t>
      </w:r>
      <w:r w:rsidR="003B13B3" w:rsidRPr="003A0AD8">
        <w:t xml:space="preserve">AG eine </w:t>
      </w:r>
      <w:r w:rsidRPr="003A0AD8">
        <w:t>Entra ID automatisch vergeben. Entra ID könnte ebenfalls für die Verwendung von externen Mitarbeitern konfiguriert werden. Eine sogenannte B2C Funktionalität würde es externen Mitarbeitern ermöglichen</w:t>
      </w:r>
      <w:r w:rsidR="003B13B3" w:rsidRPr="003A0AD8">
        <w:t>,</w:t>
      </w:r>
      <w:r w:rsidRPr="003A0AD8">
        <w:t xml:space="preserve"> sich im Helion B2C Tenant zu registrieren und so Zugriff auf die «Baustellen App» zu erhalten.</w:t>
      </w:r>
    </w:p>
    <w:p w14:paraId="0C349B11" w14:textId="27486591" w:rsidR="00F437F1" w:rsidRPr="003A0AD8" w:rsidRDefault="00F437F1" w:rsidP="00F437F1">
      <w:pPr>
        <w:pStyle w:val="Heading2"/>
      </w:pPr>
      <w:bookmarkStart w:id="224" w:name="_Toc192418326"/>
      <w:r w:rsidRPr="003A0AD8">
        <w:lastRenderedPageBreak/>
        <w:t>Zukünftige Weiterentwicklung</w:t>
      </w:r>
      <w:bookmarkEnd w:id="224"/>
    </w:p>
    <w:p w14:paraId="39BDFC6B" w14:textId="5D52BD10" w:rsidR="00F437F1" w:rsidRPr="003A0AD8" w:rsidRDefault="00F6103E" w:rsidP="00F437F1">
      <w:r w:rsidRPr="003A0AD8">
        <w:t xml:space="preserve">Das Projekt zur Umsetzung der «Baustellen App» wurde von der Helion AG nicht weiterverfolgt. Deshalb wird auch das Ergebnis dieser Arbeit nicht weiterentwickelt. Der Erkenntnisgewinn bezüglich Datensynchronisation und </w:t>
      </w:r>
      <w:r w:rsidR="003B13B3" w:rsidRPr="003A0AD8">
        <w:t>m</w:t>
      </w:r>
      <w:r w:rsidRPr="003A0AD8">
        <w:t xml:space="preserve">obiler Applikationsentwicklung mittels .Net Maui wird innerhalb der </w:t>
      </w:r>
      <w:r w:rsidR="00CC5A5E" w:rsidRPr="003A0AD8">
        <w:t>i</w:t>
      </w:r>
      <w:r w:rsidRPr="003A0AD8">
        <w:t xml:space="preserve">solutions AG jedoch dringend für zukünftige Projekte benötigt. Die Arbeit bietet somit einen wertvollen Beitrag zur Erweiterung der Expertise innerhalb der </w:t>
      </w:r>
      <w:r w:rsidR="00CC5A5E" w:rsidRPr="003A0AD8">
        <w:t>i</w:t>
      </w:r>
      <w:r w:rsidRPr="003A0AD8">
        <w:t>solutions AG bei.</w:t>
      </w:r>
    </w:p>
    <w:p w14:paraId="7787A10E" w14:textId="64014740" w:rsidR="00F6103E" w:rsidRPr="003A0AD8" w:rsidRDefault="00F6103E" w:rsidP="00F6103E">
      <w:pPr>
        <w:pStyle w:val="Heading2"/>
      </w:pPr>
      <w:bookmarkStart w:id="225" w:name="_Toc192418327"/>
      <w:r w:rsidRPr="003A0AD8">
        <w:t>Persönliche Betrachtung</w:t>
      </w:r>
      <w:r w:rsidR="007C6A07" w:rsidRPr="003A0AD8">
        <w:t xml:space="preserve"> und Danksagung</w:t>
      </w:r>
      <w:bookmarkEnd w:id="225"/>
    </w:p>
    <w:p w14:paraId="4CA650FB" w14:textId="395FA675" w:rsidR="00F6103E" w:rsidRPr="003A0AD8" w:rsidRDefault="00F6103E" w:rsidP="00F6103E">
      <w:r w:rsidRPr="003A0AD8">
        <w:t>Die Masterarbeit hatte zum Ziel</w:t>
      </w:r>
      <w:r w:rsidR="003B13B3" w:rsidRPr="003A0AD8">
        <w:t>,</w:t>
      </w:r>
      <w:r w:rsidRPr="003A0AD8">
        <w:t xml:space="preserve"> eine Lösungsarchitektur</w:t>
      </w:r>
      <w:r w:rsidR="003B13B3" w:rsidRPr="003A0AD8">
        <w:t xml:space="preserve"> und</w:t>
      </w:r>
      <w:r w:rsidRPr="003A0AD8">
        <w:t xml:space="preserve"> eine Nutzwertanalyse für den Einsatz eines Entwurfsmusters durchzuführen und die beschriebene Lösung umzusetzen. Die Arbeit sollte im Rahmen eines Projektes für die Helion AG umgesetzt werden. </w:t>
      </w:r>
      <w:r w:rsidR="003B13B3" w:rsidRPr="003A0AD8">
        <w:t xml:space="preserve">Die </w:t>
      </w:r>
      <w:r w:rsidRPr="003A0AD8">
        <w:t xml:space="preserve">Helion </w:t>
      </w:r>
      <w:r w:rsidR="003B13B3" w:rsidRPr="003A0AD8">
        <w:t xml:space="preserve">AG </w:t>
      </w:r>
      <w:r w:rsidRPr="003A0AD8">
        <w:t>hätte das Backend zur Verfügung gestellt. Somit war der ursprüngliche Fokus</w:t>
      </w:r>
      <w:r w:rsidR="003B13B3" w:rsidRPr="003A0AD8">
        <w:t>,</w:t>
      </w:r>
      <w:r w:rsidRPr="003A0AD8">
        <w:t xml:space="preserve"> die Entwicklung der </w:t>
      </w:r>
      <w:r w:rsidR="003B13B3" w:rsidRPr="003A0AD8">
        <w:t>m</w:t>
      </w:r>
      <w:r w:rsidRPr="003A0AD8">
        <w:t>obilen Applikation. Da sich die Helion AG aus dem Projekt zurückgezogen hat</w:t>
      </w:r>
      <w:r w:rsidR="003B13B3" w:rsidRPr="003A0AD8">
        <w:t>te</w:t>
      </w:r>
      <w:r w:rsidRPr="003A0AD8">
        <w:t>, verschob sich auch der Fokus der Lösungsarchitektur und betrachtete ebenfalls die Backend Services. Insgesamt hat sich dadurch auch der Umfang der Arbeit verändert und die Lösung konnte nicht mehr als gesamtes System umgesetzt werden. Deshalb w</w:t>
      </w:r>
      <w:r w:rsidR="007C6A07" w:rsidRPr="003A0AD8">
        <w:t>urde die Umsetzung im Verlauf der Arbeit zu einem Proof of Concept geändert. Dieser PoC sollte die Implementierung des «Timestamp Transfer» Entwurf</w:t>
      </w:r>
      <w:r w:rsidR="003B13B3" w:rsidRPr="003A0AD8">
        <w:t>s</w:t>
      </w:r>
      <w:r w:rsidR="007C6A07" w:rsidRPr="003A0AD8">
        <w:t xml:space="preserve">musters, und die Authentifizierung demonstrieren. Der Erkenntnisgewinn im Bereich Datentransfer und </w:t>
      </w:r>
      <w:r w:rsidR="00B316EE" w:rsidRPr="003A0AD8">
        <w:t>m</w:t>
      </w:r>
      <w:r w:rsidR="007C6A07" w:rsidRPr="003A0AD8">
        <w:t>obiler Applikationsentwicklung ist für den Autor und</w:t>
      </w:r>
      <w:r w:rsidR="00B316EE" w:rsidRPr="003A0AD8">
        <w:t xml:space="preserve"> die</w:t>
      </w:r>
      <w:r w:rsidR="007C6A07" w:rsidRPr="003A0AD8">
        <w:t xml:space="preserve"> </w:t>
      </w:r>
      <w:r w:rsidR="00B316EE" w:rsidRPr="003A0AD8">
        <w:t>I</w:t>
      </w:r>
      <w:r w:rsidR="007C6A07" w:rsidRPr="003A0AD8">
        <w:t>solutions</w:t>
      </w:r>
      <w:r w:rsidR="00B316EE" w:rsidRPr="003A0AD8">
        <w:t xml:space="preserve"> AG</w:t>
      </w:r>
      <w:r w:rsidR="007C6A07" w:rsidRPr="003A0AD8">
        <w:t xml:space="preserve"> von grosser Bedeutung.</w:t>
      </w:r>
    </w:p>
    <w:p w14:paraId="13E6CD4D" w14:textId="77777777" w:rsidR="007C6A07" w:rsidRPr="003A0AD8" w:rsidRDefault="007C6A07" w:rsidP="00F6103E"/>
    <w:p w14:paraId="03A155EE" w14:textId="39E54BC8" w:rsidR="007C6A07" w:rsidRPr="003A0AD8" w:rsidRDefault="007C6A07" w:rsidP="00F6103E">
      <w:r w:rsidRPr="003A0AD8">
        <w:t xml:space="preserve">Der Autor </w:t>
      </w:r>
      <w:r w:rsidR="00CC5A5E" w:rsidRPr="003A0AD8">
        <w:t>dankt</w:t>
      </w:r>
      <w:r w:rsidRPr="003A0AD8">
        <w:t xml:space="preserve"> den Experten Max Helmut Kleiner und Arno Schmidhauser für die Begleitung und Beurteilung der Arbeit</w:t>
      </w:r>
      <w:r w:rsidR="00CC5A5E" w:rsidRPr="003A0AD8">
        <w:t>, Regina Traber und Anna Zürcher für das Gegenlesen und der Überprüfung der Rechtschreibung.</w:t>
      </w:r>
    </w:p>
    <w:p w14:paraId="18A577BA" w14:textId="74F3882A" w:rsidR="00432DB1" w:rsidRPr="003A0AD8" w:rsidRDefault="00432DB1">
      <w:pPr>
        <w:spacing w:line="240" w:lineRule="auto"/>
      </w:pPr>
      <w:r w:rsidRPr="003A0AD8">
        <w:br w:type="page"/>
      </w:r>
    </w:p>
    <w:p w14:paraId="262C864D" w14:textId="402BE801" w:rsidR="005E7001" w:rsidRPr="003A0AD8" w:rsidRDefault="00E244A2" w:rsidP="00432DB1">
      <w:pPr>
        <w:pStyle w:val="Heading1"/>
      </w:pPr>
      <w:bookmarkStart w:id="226" w:name="_Toc188879064"/>
      <w:bookmarkStart w:id="227" w:name="_Toc192418328"/>
      <w:bookmarkStart w:id="228" w:name="_Hlk166052967"/>
      <w:bookmarkStart w:id="229" w:name="_Hlk166052501"/>
      <w:r w:rsidRPr="003A0AD8">
        <w:lastRenderedPageBreak/>
        <w:t>Abbildungsverzeichnis</w:t>
      </w:r>
      <w:bookmarkEnd w:id="226"/>
      <w:bookmarkEnd w:id="227"/>
    </w:p>
    <w:bookmarkEnd w:id="228"/>
    <w:bookmarkEnd w:id="229"/>
    <w:p w14:paraId="1D16592F" w14:textId="05001353" w:rsidR="0085047E" w:rsidRPr="003A0AD8" w:rsidRDefault="008F6556">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r w:rsidRPr="003A0AD8">
        <w:fldChar w:fldCharType="begin"/>
      </w:r>
      <w:r w:rsidRPr="003A0AD8">
        <w:instrText xml:space="preserve"> TOC \h \z \c "Abbildung" </w:instrText>
      </w:r>
      <w:r w:rsidRPr="003A0AD8">
        <w:fldChar w:fldCharType="separate"/>
      </w:r>
      <w:hyperlink w:anchor="_Toc192418336" w:history="1">
        <w:r w:rsidR="0085047E" w:rsidRPr="003A0AD8">
          <w:rPr>
            <w:rStyle w:val="Hyperlink"/>
            <w:noProof/>
          </w:rPr>
          <w:t>Abbildung 1 Konsistentes System</w:t>
        </w:r>
        <w:r w:rsidR="0085047E" w:rsidRPr="003A0AD8">
          <w:rPr>
            <w:noProof/>
            <w:webHidden/>
          </w:rPr>
          <w:tab/>
        </w:r>
        <w:r w:rsidR="0085047E" w:rsidRPr="003A0AD8">
          <w:rPr>
            <w:noProof/>
            <w:webHidden/>
          </w:rPr>
          <w:fldChar w:fldCharType="begin"/>
        </w:r>
        <w:r w:rsidR="0085047E" w:rsidRPr="003A0AD8">
          <w:rPr>
            <w:noProof/>
            <w:webHidden/>
          </w:rPr>
          <w:instrText xml:space="preserve"> PAGEREF _Toc192418336 \h </w:instrText>
        </w:r>
        <w:r w:rsidR="0085047E" w:rsidRPr="003A0AD8">
          <w:rPr>
            <w:noProof/>
            <w:webHidden/>
          </w:rPr>
        </w:r>
        <w:r w:rsidR="0085047E" w:rsidRPr="003A0AD8">
          <w:rPr>
            <w:noProof/>
            <w:webHidden/>
          </w:rPr>
          <w:fldChar w:fldCharType="separate"/>
        </w:r>
        <w:r w:rsidR="00DA5AC4" w:rsidRPr="003A0AD8">
          <w:rPr>
            <w:noProof/>
            <w:webHidden/>
          </w:rPr>
          <w:t>8</w:t>
        </w:r>
        <w:r w:rsidR="0085047E" w:rsidRPr="003A0AD8">
          <w:rPr>
            <w:noProof/>
            <w:webHidden/>
          </w:rPr>
          <w:fldChar w:fldCharType="end"/>
        </w:r>
      </w:hyperlink>
    </w:p>
    <w:p w14:paraId="7D680F5A" w14:textId="57326CCA"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37" w:history="1">
        <w:r w:rsidRPr="003A0AD8">
          <w:rPr>
            <w:rStyle w:val="Hyperlink"/>
            <w:noProof/>
          </w:rPr>
          <w:t>Abbildung 2 Inkonsistentes System</w:t>
        </w:r>
        <w:r w:rsidRPr="003A0AD8">
          <w:rPr>
            <w:noProof/>
            <w:webHidden/>
          </w:rPr>
          <w:tab/>
        </w:r>
        <w:r w:rsidRPr="003A0AD8">
          <w:rPr>
            <w:noProof/>
            <w:webHidden/>
          </w:rPr>
          <w:fldChar w:fldCharType="begin"/>
        </w:r>
        <w:r w:rsidRPr="003A0AD8">
          <w:rPr>
            <w:noProof/>
            <w:webHidden/>
          </w:rPr>
          <w:instrText xml:space="preserve"> PAGEREF _Toc192418337 \h </w:instrText>
        </w:r>
        <w:r w:rsidRPr="003A0AD8">
          <w:rPr>
            <w:noProof/>
            <w:webHidden/>
          </w:rPr>
        </w:r>
        <w:r w:rsidRPr="003A0AD8">
          <w:rPr>
            <w:noProof/>
            <w:webHidden/>
          </w:rPr>
          <w:fldChar w:fldCharType="separate"/>
        </w:r>
        <w:r w:rsidR="00DA5AC4" w:rsidRPr="003A0AD8">
          <w:rPr>
            <w:noProof/>
            <w:webHidden/>
          </w:rPr>
          <w:t>8</w:t>
        </w:r>
        <w:r w:rsidRPr="003A0AD8">
          <w:rPr>
            <w:noProof/>
            <w:webHidden/>
          </w:rPr>
          <w:fldChar w:fldCharType="end"/>
        </w:r>
      </w:hyperlink>
    </w:p>
    <w:p w14:paraId="1C21E124" w14:textId="23E8F42D"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38" w:history="1">
        <w:r w:rsidRPr="003A0AD8">
          <w:rPr>
            <w:rStyle w:val="Hyperlink"/>
            <w:noProof/>
          </w:rPr>
          <w:t>Abbildung 3 Datensynchronisation als synchroner Fluss [7]</w:t>
        </w:r>
        <w:r w:rsidRPr="003A0AD8">
          <w:rPr>
            <w:noProof/>
            <w:webHidden/>
          </w:rPr>
          <w:tab/>
        </w:r>
        <w:r w:rsidRPr="003A0AD8">
          <w:rPr>
            <w:noProof/>
            <w:webHidden/>
          </w:rPr>
          <w:fldChar w:fldCharType="begin"/>
        </w:r>
        <w:r w:rsidRPr="003A0AD8">
          <w:rPr>
            <w:noProof/>
            <w:webHidden/>
          </w:rPr>
          <w:instrText xml:space="preserve"> PAGEREF _Toc192418338 \h </w:instrText>
        </w:r>
        <w:r w:rsidRPr="003A0AD8">
          <w:rPr>
            <w:noProof/>
            <w:webHidden/>
          </w:rPr>
        </w:r>
        <w:r w:rsidRPr="003A0AD8">
          <w:rPr>
            <w:noProof/>
            <w:webHidden/>
          </w:rPr>
          <w:fldChar w:fldCharType="separate"/>
        </w:r>
        <w:r w:rsidR="00DA5AC4" w:rsidRPr="003A0AD8">
          <w:rPr>
            <w:noProof/>
            <w:webHidden/>
          </w:rPr>
          <w:t>9</w:t>
        </w:r>
        <w:r w:rsidRPr="003A0AD8">
          <w:rPr>
            <w:noProof/>
            <w:webHidden/>
          </w:rPr>
          <w:fldChar w:fldCharType="end"/>
        </w:r>
      </w:hyperlink>
    </w:p>
    <w:p w14:paraId="5AC6D5DA" w14:textId="0FBD3DEE"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39" w:history="1">
        <w:r w:rsidRPr="003A0AD8">
          <w:rPr>
            <w:rStyle w:val="Hyperlink"/>
            <w:noProof/>
          </w:rPr>
          <w:t>Abbildung 4 Darstellung einer asynchronen Datensynchronisation [7]</w:t>
        </w:r>
        <w:r w:rsidRPr="003A0AD8">
          <w:rPr>
            <w:noProof/>
            <w:webHidden/>
          </w:rPr>
          <w:tab/>
        </w:r>
        <w:r w:rsidRPr="003A0AD8">
          <w:rPr>
            <w:noProof/>
            <w:webHidden/>
          </w:rPr>
          <w:fldChar w:fldCharType="begin"/>
        </w:r>
        <w:r w:rsidRPr="003A0AD8">
          <w:rPr>
            <w:noProof/>
            <w:webHidden/>
          </w:rPr>
          <w:instrText xml:space="preserve"> PAGEREF _Toc192418339 \h </w:instrText>
        </w:r>
        <w:r w:rsidRPr="003A0AD8">
          <w:rPr>
            <w:noProof/>
            <w:webHidden/>
          </w:rPr>
        </w:r>
        <w:r w:rsidRPr="003A0AD8">
          <w:rPr>
            <w:noProof/>
            <w:webHidden/>
          </w:rPr>
          <w:fldChar w:fldCharType="separate"/>
        </w:r>
        <w:r w:rsidR="00DA5AC4" w:rsidRPr="003A0AD8">
          <w:rPr>
            <w:noProof/>
            <w:webHidden/>
          </w:rPr>
          <w:t>9</w:t>
        </w:r>
        <w:r w:rsidRPr="003A0AD8">
          <w:rPr>
            <w:noProof/>
            <w:webHidden/>
          </w:rPr>
          <w:fldChar w:fldCharType="end"/>
        </w:r>
      </w:hyperlink>
    </w:p>
    <w:p w14:paraId="1906F9BE" w14:textId="3D767F23"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0" w:history="1">
        <w:r w:rsidRPr="003A0AD8">
          <w:rPr>
            <w:rStyle w:val="Hyperlink"/>
            <w:noProof/>
          </w:rPr>
          <w:t>Abbildung 5 Ablauf von «Partial Storage» Datenabfragen [7]</w:t>
        </w:r>
        <w:r w:rsidRPr="003A0AD8">
          <w:rPr>
            <w:noProof/>
            <w:webHidden/>
          </w:rPr>
          <w:tab/>
        </w:r>
        <w:r w:rsidRPr="003A0AD8">
          <w:rPr>
            <w:noProof/>
            <w:webHidden/>
          </w:rPr>
          <w:fldChar w:fldCharType="begin"/>
        </w:r>
        <w:r w:rsidRPr="003A0AD8">
          <w:rPr>
            <w:noProof/>
            <w:webHidden/>
          </w:rPr>
          <w:instrText xml:space="preserve"> PAGEREF _Toc192418340 \h </w:instrText>
        </w:r>
        <w:r w:rsidRPr="003A0AD8">
          <w:rPr>
            <w:noProof/>
            <w:webHidden/>
          </w:rPr>
        </w:r>
        <w:r w:rsidRPr="003A0AD8">
          <w:rPr>
            <w:noProof/>
            <w:webHidden/>
          </w:rPr>
          <w:fldChar w:fldCharType="separate"/>
        </w:r>
        <w:r w:rsidR="00DA5AC4" w:rsidRPr="003A0AD8">
          <w:rPr>
            <w:noProof/>
            <w:webHidden/>
          </w:rPr>
          <w:t>10</w:t>
        </w:r>
        <w:r w:rsidRPr="003A0AD8">
          <w:rPr>
            <w:noProof/>
            <w:webHidden/>
          </w:rPr>
          <w:fldChar w:fldCharType="end"/>
        </w:r>
      </w:hyperlink>
    </w:p>
    <w:p w14:paraId="3BA7B6EE" w14:textId="1E485150"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1" w:history="1">
        <w:r w:rsidRPr="003A0AD8">
          <w:rPr>
            <w:rStyle w:val="Hyperlink"/>
            <w:noProof/>
          </w:rPr>
          <w:t>Abbildung 6 Darstellung der «Complete Storage» Datenabfrage [7]</w:t>
        </w:r>
        <w:r w:rsidRPr="003A0AD8">
          <w:rPr>
            <w:noProof/>
            <w:webHidden/>
          </w:rPr>
          <w:tab/>
        </w:r>
        <w:r w:rsidRPr="003A0AD8">
          <w:rPr>
            <w:noProof/>
            <w:webHidden/>
          </w:rPr>
          <w:fldChar w:fldCharType="begin"/>
        </w:r>
        <w:r w:rsidRPr="003A0AD8">
          <w:rPr>
            <w:noProof/>
            <w:webHidden/>
          </w:rPr>
          <w:instrText xml:space="preserve"> PAGEREF _Toc192418341 \h </w:instrText>
        </w:r>
        <w:r w:rsidRPr="003A0AD8">
          <w:rPr>
            <w:noProof/>
            <w:webHidden/>
          </w:rPr>
        </w:r>
        <w:r w:rsidRPr="003A0AD8">
          <w:rPr>
            <w:noProof/>
            <w:webHidden/>
          </w:rPr>
          <w:fldChar w:fldCharType="separate"/>
        </w:r>
        <w:r w:rsidR="00DA5AC4" w:rsidRPr="003A0AD8">
          <w:rPr>
            <w:noProof/>
            <w:webHidden/>
          </w:rPr>
          <w:t>11</w:t>
        </w:r>
        <w:r w:rsidRPr="003A0AD8">
          <w:rPr>
            <w:noProof/>
            <w:webHidden/>
          </w:rPr>
          <w:fldChar w:fldCharType="end"/>
        </w:r>
      </w:hyperlink>
    </w:p>
    <w:p w14:paraId="2C219830" w14:textId="39B9672E"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2" w:history="1">
        <w:r w:rsidRPr="003A0AD8">
          <w:rPr>
            <w:rStyle w:val="Hyperlink"/>
            <w:noProof/>
          </w:rPr>
          <w:t>Abbildung 7 Darstellung des «Full Transfer» Übertragungsmuster [7]</w:t>
        </w:r>
        <w:r w:rsidRPr="003A0AD8">
          <w:rPr>
            <w:noProof/>
            <w:webHidden/>
          </w:rPr>
          <w:tab/>
        </w:r>
        <w:r w:rsidRPr="003A0AD8">
          <w:rPr>
            <w:noProof/>
            <w:webHidden/>
          </w:rPr>
          <w:fldChar w:fldCharType="begin"/>
        </w:r>
        <w:r w:rsidRPr="003A0AD8">
          <w:rPr>
            <w:noProof/>
            <w:webHidden/>
          </w:rPr>
          <w:instrText xml:space="preserve"> PAGEREF _Toc192418342 \h </w:instrText>
        </w:r>
        <w:r w:rsidRPr="003A0AD8">
          <w:rPr>
            <w:noProof/>
            <w:webHidden/>
          </w:rPr>
        </w:r>
        <w:r w:rsidRPr="003A0AD8">
          <w:rPr>
            <w:noProof/>
            <w:webHidden/>
          </w:rPr>
          <w:fldChar w:fldCharType="separate"/>
        </w:r>
        <w:r w:rsidR="00DA5AC4" w:rsidRPr="003A0AD8">
          <w:rPr>
            <w:noProof/>
            <w:webHidden/>
          </w:rPr>
          <w:t>12</w:t>
        </w:r>
        <w:r w:rsidRPr="003A0AD8">
          <w:rPr>
            <w:noProof/>
            <w:webHidden/>
          </w:rPr>
          <w:fldChar w:fldCharType="end"/>
        </w:r>
      </w:hyperlink>
    </w:p>
    <w:p w14:paraId="1FD8271B" w14:textId="6C751403"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3" w:history="1">
        <w:r w:rsidRPr="003A0AD8">
          <w:rPr>
            <w:rStyle w:val="Hyperlink"/>
            <w:noProof/>
          </w:rPr>
          <w:t>Abbildung 8 Darstellung des Musters «Timestamp Transfer» [7]</w:t>
        </w:r>
        <w:r w:rsidRPr="003A0AD8">
          <w:rPr>
            <w:noProof/>
            <w:webHidden/>
          </w:rPr>
          <w:tab/>
        </w:r>
        <w:r w:rsidRPr="003A0AD8">
          <w:rPr>
            <w:noProof/>
            <w:webHidden/>
          </w:rPr>
          <w:fldChar w:fldCharType="begin"/>
        </w:r>
        <w:r w:rsidRPr="003A0AD8">
          <w:rPr>
            <w:noProof/>
            <w:webHidden/>
          </w:rPr>
          <w:instrText xml:space="preserve"> PAGEREF _Toc192418343 \h </w:instrText>
        </w:r>
        <w:r w:rsidRPr="003A0AD8">
          <w:rPr>
            <w:noProof/>
            <w:webHidden/>
          </w:rPr>
        </w:r>
        <w:r w:rsidRPr="003A0AD8">
          <w:rPr>
            <w:noProof/>
            <w:webHidden/>
          </w:rPr>
          <w:fldChar w:fldCharType="separate"/>
        </w:r>
        <w:r w:rsidR="00DA5AC4" w:rsidRPr="003A0AD8">
          <w:rPr>
            <w:noProof/>
            <w:webHidden/>
          </w:rPr>
          <w:t>12</w:t>
        </w:r>
        <w:r w:rsidRPr="003A0AD8">
          <w:rPr>
            <w:noProof/>
            <w:webHidden/>
          </w:rPr>
          <w:fldChar w:fldCharType="end"/>
        </w:r>
      </w:hyperlink>
    </w:p>
    <w:p w14:paraId="4260FD17" w14:textId="70649982"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4" w:history="1">
        <w:r w:rsidRPr="003A0AD8">
          <w:rPr>
            <w:rStyle w:val="Hyperlink"/>
            <w:noProof/>
          </w:rPr>
          <w:t>Abbildung 9 Darstellung des Musters «Mathematischer Transfer» [7]</w:t>
        </w:r>
        <w:r w:rsidRPr="003A0AD8">
          <w:rPr>
            <w:noProof/>
            <w:webHidden/>
          </w:rPr>
          <w:tab/>
        </w:r>
        <w:r w:rsidRPr="003A0AD8">
          <w:rPr>
            <w:noProof/>
            <w:webHidden/>
          </w:rPr>
          <w:fldChar w:fldCharType="begin"/>
        </w:r>
        <w:r w:rsidRPr="003A0AD8">
          <w:rPr>
            <w:noProof/>
            <w:webHidden/>
          </w:rPr>
          <w:instrText xml:space="preserve"> PAGEREF _Toc192418344 \h </w:instrText>
        </w:r>
        <w:r w:rsidRPr="003A0AD8">
          <w:rPr>
            <w:noProof/>
            <w:webHidden/>
          </w:rPr>
        </w:r>
        <w:r w:rsidRPr="003A0AD8">
          <w:rPr>
            <w:noProof/>
            <w:webHidden/>
          </w:rPr>
          <w:fldChar w:fldCharType="separate"/>
        </w:r>
        <w:r w:rsidR="00DA5AC4" w:rsidRPr="003A0AD8">
          <w:rPr>
            <w:noProof/>
            <w:webHidden/>
          </w:rPr>
          <w:t>13</w:t>
        </w:r>
        <w:r w:rsidRPr="003A0AD8">
          <w:rPr>
            <w:noProof/>
            <w:webHidden/>
          </w:rPr>
          <w:fldChar w:fldCharType="end"/>
        </w:r>
      </w:hyperlink>
    </w:p>
    <w:p w14:paraId="1DDA43BC" w14:textId="737639C5"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5" w:history="1">
        <w:r w:rsidRPr="003A0AD8">
          <w:rPr>
            <w:rStyle w:val="Hyperlink"/>
            <w:noProof/>
          </w:rPr>
          <w:t>Abbildung 11 Mockups: Darstellung der Projektübersicht</w:t>
        </w:r>
        <w:r w:rsidRPr="003A0AD8">
          <w:rPr>
            <w:noProof/>
            <w:webHidden/>
          </w:rPr>
          <w:tab/>
        </w:r>
        <w:r w:rsidRPr="003A0AD8">
          <w:rPr>
            <w:noProof/>
            <w:webHidden/>
          </w:rPr>
          <w:fldChar w:fldCharType="begin"/>
        </w:r>
        <w:r w:rsidRPr="003A0AD8">
          <w:rPr>
            <w:noProof/>
            <w:webHidden/>
          </w:rPr>
          <w:instrText xml:space="preserve"> PAGEREF _Toc192418345 \h </w:instrText>
        </w:r>
        <w:r w:rsidRPr="003A0AD8">
          <w:rPr>
            <w:noProof/>
            <w:webHidden/>
          </w:rPr>
        </w:r>
        <w:r w:rsidRPr="003A0AD8">
          <w:rPr>
            <w:noProof/>
            <w:webHidden/>
          </w:rPr>
          <w:fldChar w:fldCharType="separate"/>
        </w:r>
        <w:r w:rsidR="00DA5AC4" w:rsidRPr="003A0AD8">
          <w:rPr>
            <w:noProof/>
            <w:webHidden/>
          </w:rPr>
          <w:t>20</w:t>
        </w:r>
        <w:r w:rsidRPr="003A0AD8">
          <w:rPr>
            <w:noProof/>
            <w:webHidden/>
          </w:rPr>
          <w:fldChar w:fldCharType="end"/>
        </w:r>
      </w:hyperlink>
    </w:p>
    <w:p w14:paraId="596537BF" w14:textId="406207F7"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6" w:history="1">
        <w:r w:rsidRPr="003A0AD8">
          <w:rPr>
            <w:rStyle w:val="Hyperlink"/>
            <w:noProof/>
          </w:rPr>
          <w:t>Abbildung 12 Mockups: Detailansicht eines Projektes</w:t>
        </w:r>
        <w:r w:rsidRPr="003A0AD8">
          <w:rPr>
            <w:noProof/>
            <w:webHidden/>
          </w:rPr>
          <w:tab/>
        </w:r>
        <w:r w:rsidRPr="003A0AD8">
          <w:rPr>
            <w:noProof/>
            <w:webHidden/>
          </w:rPr>
          <w:fldChar w:fldCharType="begin"/>
        </w:r>
        <w:r w:rsidRPr="003A0AD8">
          <w:rPr>
            <w:noProof/>
            <w:webHidden/>
          </w:rPr>
          <w:instrText xml:space="preserve"> PAGEREF _Toc192418346 \h </w:instrText>
        </w:r>
        <w:r w:rsidRPr="003A0AD8">
          <w:rPr>
            <w:noProof/>
            <w:webHidden/>
          </w:rPr>
        </w:r>
        <w:r w:rsidRPr="003A0AD8">
          <w:rPr>
            <w:noProof/>
            <w:webHidden/>
          </w:rPr>
          <w:fldChar w:fldCharType="separate"/>
        </w:r>
        <w:r w:rsidR="00DA5AC4" w:rsidRPr="003A0AD8">
          <w:rPr>
            <w:noProof/>
            <w:webHidden/>
          </w:rPr>
          <w:t>20</w:t>
        </w:r>
        <w:r w:rsidRPr="003A0AD8">
          <w:rPr>
            <w:noProof/>
            <w:webHidden/>
          </w:rPr>
          <w:fldChar w:fldCharType="end"/>
        </w:r>
      </w:hyperlink>
    </w:p>
    <w:p w14:paraId="1B1879EC" w14:textId="092A8F77"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7" w:history="1">
        <w:r w:rsidRPr="003A0AD8">
          <w:rPr>
            <w:rStyle w:val="Hyperlink"/>
            <w:noProof/>
          </w:rPr>
          <w:t>Abbildung 13 Mockups: Übersicht der Notizen</w:t>
        </w:r>
        <w:r w:rsidRPr="003A0AD8">
          <w:rPr>
            <w:noProof/>
            <w:webHidden/>
          </w:rPr>
          <w:tab/>
        </w:r>
        <w:r w:rsidRPr="003A0AD8">
          <w:rPr>
            <w:noProof/>
            <w:webHidden/>
          </w:rPr>
          <w:fldChar w:fldCharType="begin"/>
        </w:r>
        <w:r w:rsidRPr="003A0AD8">
          <w:rPr>
            <w:noProof/>
            <w:webHidden/>
          </w:rPr>
          <w:instrText xml:space="preserve"> PAGEREF _Toc192418347 \h </w:instrText>
        </w:r>
        <w:r w:rsidRPr="003A0AD8">
          <w:rPr>
            <w:noProof/>
            <w:webHidden/>
          </w:rPr>
        </w:r>
        <w:r w:rsidRPr="003A0AD8">
          <w:rPr>
            <w:noProof/>
            <w:webHidden/>
          </w:rPr>
          <w:fldChar w:fldCharType="separate"/>
        </w:r>
        <w:r w:rsidR="00DA5AC4" w:rsidRPr="003A0AD8">
          <w:rPr>
            <w:noProof/>
            <w:webHidden/>
          </w:rPr>
          <w:t>21</w:t>
        </w:r>
        <w:r w:rsidRPr="003A0AD8">
          <w:rPr>
            <w:noProof/>
            <w:webHidden/>
          </w:rPr>
          <w:fldChar w:fldCharType="end"/>
        </w:r>
      </w:hyperlink>
    </w:p>
    <w:p w14:paraId="150A1CEB" w14:textId="4A5E9818"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8" w:history="1">
        <w:r w:rsidRPr="003A0AD8">
          <w:rPr>
            <w:rStyle w:val="Hyperlink"/>
            <w:noProof/>
          </w:rPr>
          <w:t>Abbildung 14 Mockups: Detailansicht einer Notiz</w:t>
        </w:r>
        <w:r w:rsidRPr="003A0AD8">
          <w:rPr>
            <w:noProof/>
            <w:webHidden/>
          </w:rPr>
          <w:tab/>
        </w:r>
        <w:r w:rsidRPr="003A0AD8">
          <w:rPr>
            <w:noProof/>
            <w:webHidden/>
          </w:rPr>
          <w:fldChar w:fldCharType="begin"/>
        </w:r>
        <w:r w:rsidRPr="003A0AD8">
          <w:rPr>
            <w:noProof/>
            <w:webHidden/>
          </w:rPr>
          <w:instrText xml:space="preserve"> PAGEREF _Toc192418348 \h </w:instrText>
        </w:r>
        <w:r w:rsidRPr="003A0AD8">
          <w:rPr>
            <w:noProof/>
            <w:webHidden/>
          </w:rPr>
        </w:r>
        <w:r w:rsidRPr="003A0AD8">
          <w:rPr>
            <w:noProof/>
            <w:webHidden/>
          </w:rPr>
          <w:fldChar w:fldCharType="separate"/>
        </w:r>
        <w:r w:rsidR="00DA5AC4" w:rsidRPr="003A0AD8">
          <w:rPr>
            <w:noProof/>
            <w:webHidden/>
          </w:rPr>
          <w:t>21</w:t>
        </w:r>
        <w:r w:rsidRPr="003A0AD8">
          <w:rPr>
            <w:noProof/>
            <w:webHidden/>
          </w:rPr>
          <w:fldChar w:fldCharType="end"/>
        </w:r>
      </w:hyperlink>
    </w:p>
    <w:p w14:paraId="4004101B" w14:textId="017CB908"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49" w:history="1">
        <w:r w:rsidRPr="003A0AD8">
          <w:rPr>
            <w:rStyle w:val="Hyperlink"/>
            <w:noProof/>
          </w:rPr>
          <w:t>Abbildung 15 Mockups: Notiz erfassen</w:t>
        </w:r>
        <w:r w:rsidRPr="003A0AD8">
          <w:rPr>
            <w:noProof/>
            <w:webHidden/>
          </w:rPr>
          <w:tab/>
        </w:r>
        <w:r w:rsidRPr="003A0AD8">
          <w:rPr>
            <w:noProof/>
            <w:webHidden/>
          </w:rPr>
          <w:fldChar w:fldCharType="begin"/>
        </w:r>
        <w:r w:rsidRPr="003A0AD8">
          <w:rPr>
            <w:noProof/>
            <w:webHidden/>
          </w:rPr>
          <w:instrText xml:space="preserve"> PAGEREF _Toc192418349 \h </w:instrText>
        </w:r>
        <w:r w:rsidRPr="003A0AD8">
          <w:rPr>
            <w:noProof/>
            <w:webHidden/>
          </w:rPr>
        </w:r>
        <w:r w:rsidRPr="003A0AD8">
          <w:rPr>
            <w:noProof/>
            <w:webHidden/>
          </w:rPr>
          <w:fldChar w:fldCharType="separate"/>
        </w:r>
        <w:r w:rsidR="00DA5AC4" w:rsidRPr="003A0AD8">
          <w:rPr>
            <w:noProof/>
            <w:webHidden/>
          </w:rPr>
          <w:t>21</w:t>
        </w:r>
        <w:r w:rsidRPr="003A0AD8">
          <w:rPr>
            <w:noProof/>
            <w:webHidden/>
          </w:rPr>
          <w:fldChar w:fldCharType="end"/>
        </w:r>
      </w:hyperlink>
    </w:p>
    <w:p w14:paraId="76EAA024" w14:textId="484993B2"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0" w:history="1">
        <w:r w:rsidRPr="003A0AD8">
          <w:rPr>
            <w:rStyle w:val="Hyperlink"/>
            <w:noProof/>
          </w:rPr>
          <w:t>Abbildung 17 Anwendungsfalldiagramm für die Applikation «Baustellen App»</w:t>
        </w:r>
        <w:r w:rsidRPr="003A0AD8">
          <w:rPr>
            <w:noProof/>
            <w:webHidden/>
          </w:rPr>
          <w:tab/>
        </w:r>
        <w:r w:rsidRPr="003A0AD8">
          <w:rPr>
            <w:noProof/>
            <w:webHidden/>
          </w:rPr>
          <w:fldChar w:fldCharType="begin"/>
        </w:r>
        <w:r w:rsidRPr="003A0AD8">
          <w:rPr>
            <w:noProof/>
            <w:webHidden/>
          </w:rPr>
          <w:instrText xml:space="preserve"> PAGEREF _Toc192418350 \h </w:instrText>
        </w:r>
        <w:r w:rsidRPr="003A0AD8">
          <w:rPr>
            <w:noProof/>
            <w:webHidden/>
          </w:rPr>
        </w:r>
        <w:r w:rsidRPr="003A0AD8">
          <w:rPr>
            <w:noProof/>
            <w:webHidden/>
          </w:rPr>
          <w:fldChar w:fldCharType="separate"/>
        </w:r>
        <w:r w:rsidR="00DA5AC4" w:rsidRPr="003A0AD8">
          <w:rPr>
            <w:noProof/>
            <w:webHidden/>
          </w:rPr>
          <w:t>23</w:t>
        </w:r>
        <w:r w:rsidRPr="003A0AD8">
          <w:rPr>
            <w:noProof/>
            <w:webHidden/>
          </w:rPr>
          <w:fldChar w:fldCharType="end"/>
        </w:r>
      </w:hyperlink>
    </w:p>
    <w:p w14:paraId="220E7818" w14:textId="1411CD71"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1" w:history="1">
        <w:r w:rsidRPr="003A0AD8">
          <w:rPr>
            <w:rStyle w:val="Hyperlink"/>
            <w:noProof/>
          </w:rPr>
          <w:t>Abbildung 18 Fachlicher Kontext</w:t>
        </w:r>
        <w:r w:rsidRPr="003A0AD8">
          <w:rPr>
            <w:noProof/>
            <w:webHidden/>
          </w:rPr>
          <w:tab/>
        </w:r>
        <w:r w:rsidRPr="003A0AD8">
          <w:rPr>
            <w:noProof/>
            <w:webHidden/>
          </w:rPr>
          <w:fldChar w:fldCharType="begin"/>
        </w:r>
        <w:r w:rsidRPr="003A0AD8">
          <w:rPr>
            <w:noProof/>
            <w:webHidden/>
          </w:rPr>
          <w:instrText xml:space="preserve"> PAGEREF _Toc192418351 \h </w:instrText>
        </w:r>
        <w:r w:rsidRPr="003A0AD8">
          <w:rPr>
            <w:noProof/>
            <w:webHidden/>
          </w:rPr>
        </w:r>
        <w:r w:rsidRPr="003A0AD8">
          <w:rPr>
            <w:noProof/>
            <w:webHidden/>
          </w:rPr>
          <w:fldChar w:fldCharType="separate"/>
        </w:r>
        <w:r w:rsidR="00DA5AC4" w:rsidRPr="003A0AD8">
          <w:rPr>
            <w:noProof/>
            <w:webHidden/>
          </w:rPr>
          <w:t>26</w:t>
        </w:r>
        <w:r w:rsidRPr="003A0AD8">
          <w:rPr>
            <w:noProof/>
            <w:webHidden/>
          </w:rPr>
          <w:fldChar w:fldCharType="end"/>
        </w:r>
      </w:hyperlink>
    </w:p>
    <w:p w14:paraId="202203AB" w14:textId="32EAEB3C"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2" w:history="1">
        <w:r w:rsidRPr="003A0AD8">
          <w:rPr>
            <w:rStyle w:val="Hyperlink"/>
            <w:noProof/>
          </w:rPr>
          <w:t>Abbildung 19 Bausteinsicht Level 0 Fachlicher Kontext</w:t>
        </w:r>
        <w:r w:rsidRPr="003A0AD8">
          <w:rPr>
            <w:noProof/>
            <w:webHidden/>
          </w:rPr>
          <w:tab/>
        </w:r>
        <w:r w:rsidRPr="003A0AD8">
          <w:rPr>
            <w:noProof/>
            <w:webHidden/>
          </w:rPr>
          <w:fldChar w:fldCharType="begin"/>
        </w:r>
        <w:r w:rsidRPr="003A0AD8">
          <w:rPr>
            <w:noProof/>
            <w:webHidden/>
          </w:rPr>
          <w:instrText xml:space="preserve"> PAGEREF _Toc192418352 \h </w:instrText>
        </w:r>
        <w:r w:rsidRPr="003A0AD8">
          <w:rPr>
            <w:noProof/>
            <w:webHidden/>
          </w:rPr>
        </w:r>
        <w:r w:rsidRPr="003A0AD8">
          <w:rPr>
            <w:noProof/>
            <w:webHidden/>
          </w:rPr>
          <w:fldChar w:fldCharType="separate"/>
        </w:r>
        <w:r w:rsidR="00DA5AC4" w:rsidRPr="003A0AD8">
          <w:rPr>
            <w:noProof/>
            <w:webHidden/>
          </w:rPr>
          <w:t>29</w:t>
        </w:r>
        <w:r w:rsidRPr="003A0AD8">
          <w:rPr>
            <w:noProof/>
            <w:webHidden/>
          </w:rPr>
          <w:fldChar w:fldCharType="end"/>
        </w:r>
      </w:hyperlink>
    </w:p>
    <w:p w14:paraId="53F36D85" w14:textId="6E3DA4E7"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3" w:history="1">
        <w:r w:rsidRPr="003A0AD8">
          <w:rPr>
            <w:rStyle w:val="Hyperlink"/>
            <w:noProof/>
          </w:rPr>
          <w:t>Abbildung 20 Bausteinsicht Level 0 Technischer Kontext</w:t>
        </w:r>
        <w:r w:rsidRPr="003A0AD8">
          <w:rPr>
            <w:noProof/>
            <w:webHidden/>
          </w:rPr>
          <w:tab/>
        </w:r>
        <w:r w:rsidRPr="003A0AD8">
          <w:rPr>
            <w:noProof/>
            <w:webHidden/>
          </w:rPr>
          <w:fldChar w:fldCharType="begin"/>
        </w:r>
        <w:r w:rsidRPr="003A0AD8">
          <w:rPr>
            <w:noProof/>
            <w:webHidden/>
          </w:rPr>
          <w:instrText xml:space="preserve"> PAGEREF _Toc192418353 \h </w:instrText>
        </w:r>
        <w:r w:rsidRPr="003A0AD8">
          <w:rPr>
            <w:noProof/>
            <w:webHidden/>
          </w:rPr>
        </w:r>
        <w:r w:rsidRPr="003A0AD8">
          <w:rPr>
            <w:noProof/>
            <w:webHidden/>
          </w:rPr>
          <w:fldChar w:fldCharType="separate"/>
        </w:r>
        <w:r w:rsidR="00DA5AC4" w:rsidRPr="003A0AD8">
          <w:rPr>
            <w:noProof/>
            <w:webHidden/>
          </w:rPr>
          <w:t>30</w:t>
        </w:r>
        <w:r w:rsidRPr="003A0AD8">
          <w:rPr>
            <w:noProof/>
            <w:webHidden/>
          </w:rPr>
          <w:fldChar w:fldCharType="end"/>
        </w:r>
      </w:hyperlink>
    </w:p>
    <w:p w14:paraId="3CBD5C36" w14:textId="77463849"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4" w:history="1">
        <w:r w:rsidRPr="003A0AD8">
          <w:rPr>
            <w:rStyle w:val="Hyperlink"/>
            <w:noProof/>
          </w:rPr>
          <w:t>Abbildung 21 Bausteinsicht des «Mobile Client» Level 1</w:t>
        </w:r>
        <w:r w:rsidRPr="003A0AD8">
          <w:rPr>
            <w:noProof/>
            <w:webHidden/>
          </w:rPr>
          <w:tab/>
        </w:r>
        <w:r w:rsidRPr="003A0AD8">
          <w:rPr>
            <w:noProof/>
            <w:webHidden/>
          </w:rPr>
          <w:fldChar w:fldCharType="begin"/>
        </w:r>
        <w:r w:rsidRPr="003A0AD8">
          <w:rPr>
            <w:noProof/>
            <w:webHidden/>
          </w:rPr>
          <w:instrText xml:space="preserve"> PAGEREF _Toc192418354 \h </w:instrText>
        </w:r>
        <w:r w:rsidRPr="003A0AD8">
          <w:rPr>
            <w:noProof/>
            <w:webHidden/>
          </w:rPr>
        </w:r>
        <w:r w:rsidRPr="003A0AD8">
          <w:rPr>
            <w:noProof/>
            <w:webHidden/>
          </w:rPr>
          <w:fldChar w:fldCharType="separate"/>
        </w:r>
        <w:r w:rsidR="00DA5AC4" w:rsidRPr="003A0AD8">
          <w:rPr>
            <w:noProof/>
            <w:webHidden/>
          </w:rPr>
          <w:t>32</w:t>
        </w:r>
        <w:r w:rsidRPr="003A0AD8">
          <w:rPr>
            <w:noProof/>
            <w:webHidden/>
          </w:rPr>
          <w:fldChar w:fldCharType="end"/>
        </w:r>
      </w:hyperlink>
    </w:p>
    <w:p w14:paraId="478755BD" w14:textId="431D73C0"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5" w:history="1">
        <w:r w:rsidRPr="003A0AD8">
          <w:rPr>
            <w:rStyle w:val="Hyperlink"/>
            <w:noProof/>
          </w:rPr>
          <w:t>Abbildung 22 Bausteinsicht «Web Portal» Level 1</w:t>
        </w:r>
        <w:r w:rsidRPr="003A0AD8">
          <w:rPr>
            <w:noProof/>
            <w:webHidden/>
          </w:rPr>
          <w:tab/>
        </w:r>
        <w:r w:rsidRPr="003A0AD8">
          <w:rPr>
            <w:noProof/>
            <w:webHidden/>
          </w:rPr>
          <w:fldChar w:fldCharType="begin"/>
        </w:r>
        <w:r w:rsidRPr="003A0AD8">
          <w:rPr>
            <w:noProof/>
            <w:webHidden/>
          </w:rPr>
          <w:instrText xml:space="preserve"> PAGEREF _Toc192418355 \h </w:instrText>
        </w:r>
        <w:r w:rsidRPr="003A0AD8">
          <w:rPr>
            <w:noProof/>
            <w:webHidden/>
          </w:rPr>
        </w:r>
        <w:r w:rsidRPr="003A0AD8">
          <w:rPr>
            <w:noProof/>
            <w:webHidden/>
          </w:rPr>
          <w:fldChar w:fldCharType="separate"/>
        </w:r>
        <w:r w:rsidR="00DA5AC4" w:rsidRPr="003A0AD8">
          <w:rPr>
            <w:noProof/>
            <w:webHidden/>
          </w:rPr>
          <w:t>33</w:t>
        </w:r>
        <w:r w:rsidRPr="003A0AD8">
          <w:rPr>
            <w:noProof/>
            <w:webHidden/>
          </w:rPr>
          <w:fldChar w:fldCharType="end"/>
        </w:r>
      </w:hyperlink>
    </w:p>
    <w:p w14:paraId="2DF1107F" w14:textId="612DBFB1"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6" w:history="1">
        <w:r w:rsidRPr="003A0AD8">
          <w:rPr>
            <w:rStyle w:val="Hyperlink"/>
            <w:noProof/>
          </w:rPr>
          <w:t>Abbildung 23 Bausteinsicht «API Gateway» Level 1</w:t>
        </w:r>
        <w:r w:rsidRPr="003A0AD8">
          <w:rPr>
            <w:noProof/>
            <w:webHidden/>
          </w:rPr>
          <w:tab/>
        </w:r>
        <w:r w:rsidRPr="003A0AD8">
          <w:rPr>
            <w:noProof/>
            <w:webHidden/>
          </w:rPr>
          <w:fldChar w:fldCharType="begin"/>
        </w:r>
        <w:r w:rsidRPr="003A0AD8">
          <w:rPr>
            <w:noProof/>
            <w:webHidden/>
          </w:rPr>
          <w:instrText xml:space="preserve"> PAGEREF _Toc192418356 \h </w:instrText>
        </w:r>
        <w:r w:rsidRPr="003A0AD8">
          <w:rPr>
            <w:noProof/>
            <w:webHidden/>
          </w:rPr>
        </w:r>
        <w:r w:rsidRPr="003A0AD8">
          <w:rPr>
            <w:noProof/>
            <w:webHidden/>
          </w:rPr>
          <w:fldChar w:fldCharType="separate"/>
        </w:r>
        <w:r w:rsidR="00DA5AC4" w:rsidRPr="003A0AD8">
          <w:rPr>
            <w:noProof/>
            <w:webHidden/>
          </w:rPr>
          <w:t>33</w:t>
        </w:r>
        <w:r w:rsidRPr="003A0AD8">
          <w:rPr>
            <w:noProof/>
            <w:webHidden/>
          </w:rPr>
          <w:fldChar w:fldCharType="end"/>
        </w:r>
      </w:hyperlink>
    </w:p>
    <w:p w14:paraId="1412B400" w14:textId="6998B3AE"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7" w:history="1">
        <w:r w:rsidRPr="003A0AD8">
          <w:rPr>
            <w:rStyle w:val="Hyperlink"/>
            <w:noProof/>
          </w:rPr>
          <w:t>Abbildung 24 Bausteinsicht «Customer Service» Level 1</w:t>
        </w:r>
        <w:r w:rsidRPr="003A0AD8">
          <w:rPr>
            <w:noProof/>
            <w:webHidden/>
          </w:rPr>
          <w:tab/>
        </w:r>
        <w:r w:rsidRPr="003A0AD8">
          <w:rPr>
            <w:noProof/>
            <w:webHidden/>
          </w:rPr>
          <w:fldChar w:fldCharType="begin"/>
        </w:r>
        <w:r w:rsidRPr="003A0AD8">
          <w:rPr>
            <w:noProof/>
            <w:webHidden/>
          </w:rPr>
          <w:instrText xml:space="preserve"> PAGEREF _Toc192418357 \h </w:instrText>
        </w:r>
        <w:r w:rsidRPr="003A0AD8">
          <w:rPr>
            <w:noProof/>
            <w:webHidden/>
          </w:rPr>
        </w:r>
        <w:r w:rsidRPr="003A0AD8">
          <w:rPr>
            <w:noProof/>
            <w:webHidden/>
          </w:rPr>
          <w:fldChar w:fldCharType="separate"/>
        </w:r>
        <w:r w:rsidR="00DA5AC4" w:rsidRPr="003A0AD8">
          <w:rPr>
            <w:noProof/>
            <w:webHidden/>
          </w:rPr>
          <w:t>34</w:t>
        </w:r>
        <w:r w:rsidRPr="003A0AD8">
          <w:rPr>
            <w:noProof/>
            <w:webHidden/>
          </w:rPr>
          <w:fldChar w:fldCharType="end"/>
        </w:r>
      </w:hyperlink>
    </w:p>
    <w:p w14:paraId="2C903200" w14:textId="75C4D658"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8" w:history="1">
        <w:r w:rsidRPr="003A0AD8">
          <w:rPr>
            <w:rStyle w:val="Hyperlink"/>
            <w:noProof/>
          </w:rPr>
          <w:t>Abbildung 25 Bausteinsicht des «Project Service» Level 1</w:t>
        </w:r>
        <w:r w:rsidRPr="003A0AD8">
          <w:rPr>
            <w:noProof/>
            <w:webHidden/>
          </w:rPr>
          <w:tab/>
        </w:r>
        <w:r w:rsidRPr="003A0AD8">
          <w:rPr>
            <w:noProof/>
            <w:webHidden/>
          </w:rPr>
          <w:fldChar w:fldCharType="begin"/>
        </w:r>
        <w:r w:rsidRPr="003A0AD8">
          <w:rPr>
            <w:noProof/>
            <w:webHidden/>
          </w:rPr>
          <w:instrText xml:space="preserve"> PAGEREF _Toc192418358 \h </w:instrText>
        </w:r>
        <w:r w:rsidRPr="003A0AD8">
          <w:rPr>
            <w:noProof/>
            <w:webHidden/>
          </w:rPr>
        </w:r>
        <w:r w:rsidRPr="003A0AD8">
          <w:rPr>
            <w:noProof/>
            <w:webHidden/>
          </w:rPr>
          <w:fldChar w:fldCharType="separate"/>
        </w:r>
        <w:r w:rsidR="00DA5AC4" w:rsidRPr="003A0AD8">
          <w:rPr>
            <w:noProof/>
            <w:webHidden/>
          </w:rPr>
          <w:t>35</w:t>
        </w:r>
        <w:r w:rsidRPr="003A0AD8">
          <w:rPr>
            <w:noProof/>
            <w:webHidden/>
          </w:rPr>
          <w:fldChar w:fldCharType="end"/>
        </w:r>
      </w:hyperlink>
    </w:p>
    <w:p w14:paraId="32DB0736" w14:textId="46E56653"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59" w:history="1">
        <w:r w:rsidRPr="003A0AD8">
          <w:rPr>
            <w:rStyle w:val="Hyperlink"/>
            <w:noProof/>
          </w:rPr>
          <w:t>Abbildung 26 Bausteinsicht des «Note Service» Level 1</w:t>
        </w:r>
        <w:r w:rsidRPr="003A0AD8">
          <w:rPr>
            <w:noProof/>
            <w:webHidden/>
          </w:rPr>
          <w:tab/>
        </w:r>
        <w:r w:rsidRPr="003A0AD8">
          <w:rPr>
            <w:noProof/>
            <w:webHidden/>
          </w:rPr>
          <w:fldChar w:fldCharType="begin"/>
        </w:r>
        <w:r w:rsidRPr="003A0AD8">
          <w:rPr>
            <w:noProof/>
            <w:webHidden/>
          </w:rPr>
          <w:instrText xml:space="preserve"> PAGEREF _Toc192418359 \h </w:instrText>
        </w:r>
        <w:r w:rsidRPr="003A0AD8">
          <w:rPr>
            <w:noProof/>
            <w:webHidden/>
          </w:rPr>
        </w:r>
        <w:r w:rsidRPr="003A0AD8">
          <w:rPr>
            <w:noProof/>
            <w:webHidden/>
          </w:rPr>
          <w:fldChar w:fldCharType="separate"/>
        </w:r>
        <w:r w:rsidR="00DA5AC4" w:rsidRPr="003A0AD8">
          <w:rPr>
            <w:noProof/>
            <w:webHidden/>
          </w:rPr>
          <w:t>36</w:t>
        </w:r>
        <w:r w:rsidRPr="003A0AD8">
          <w:rPr>
            <w:noProof/>
            <w:webHidden/>
          </w:rPr>
          <w:fldChar w:fldCharType="end"/>
        </w:r>
      </w:hyperlink>
    </w:p>
    <w:p w14:paraId="17B07AF6" w14:textId="554195D5"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0" w:history="1">
        <w:r w:rsidRPr="003A0AD8">
          <w:rPr>
            <w:rStyle w:val="Hyperlink"/>
            <w:noProof/>
          </w:rPr>
          <w:t>Abbildung 27 Bausteinsicht «Commissioning Service» Level 1</w:t>
        </w:r>
        <w:r w:rsidRPr="003A0AD8">
          <w:rPr>
            <w:noProof/>
            <w:webHidden/>
          </w:rPr>
          <w:tab/>
        </w:r>
        <w:r w:rsidRPr="003A0AD8">
          <w:rPr>
            <w:noProof/>
            <w:webHidden/>
          </w:rPr>
          <w:fldChar w:fldCharType="begin"/>
        </w:r>
        <w:r w:rsidRPr="003A0AD8">
          <w:rPr>
            <w:noProof/>
            <w:webHidden/>
          </w:rPr>
          <w:instrText xml:space="preserve"> PAGEREF _Toc192418360 \h </w:instrText>
        </w:r>
        <w:r w:rsidRPr="003A0AD8">
          <w:rPr>
            <w:noProof/>
            <w:webHidden/>
          </w:rPr>
        </w:r>
        <w:r w:rsidRPr="003A0AD8">
          <w:rPr>
            <w:noProof/>
            <w:webHidden/>
          </w:rPr>
          <w:fldChar w:fldCharType="separate"/>
        </w:r>
        <w:r w:rsidR="00DA5AC4" w:rsidRPr="003A0AD8">
          <w:rPr>
            <w:noProof/>
            <w:webHidden/>
          </w:rPr>
          <w:t>37</w:t>
        </w:r>
        <w:r w:rsidRPr="003A0AD8">
          <w:rPr>
            <w:noProof/>
            <w:webHidden/>
          </w:rPr>
          <w:fldChar w:fldCharType="end"/>
        </w:r>
      </w:hyperlink>
    </w:p>
    <w:p w14:paraId="6869E8C3" w14:textId="268B9EB7"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1" w:history="1">
        <w:r w:rsidRPr="003A0AD8">
          <w:rPr>
            <w:rStyle w:val="Hyperlink"/>
            <w:noProof/>
          </w:rPr>
          <w:t>Abbildung 28 Bausteinsicht «Identity Service» Level 1</w:t>
        </w:r>
        <w:r w:rsidRPr="003A0AD8">
          <w:rPr>
            <w:noProof/>
            <w:webHidden/>
          </w:rPr>
          <w:tab/>
        </w:r>
        <w:r w:rsidRPr="003A0AD8">
          <w:rPr>
            <w:noProof/>
            <w:webHidden/>
          </w:rPr>
          <w:fldChar w:fldCharType="begin"/>
        </w:r>
        <w:r w:rsidRPr="003A0AD8">
          <w:rPr>
            <w:noProof/>
            <w:webHidden/>
          </w:rPr>
          <w:instrText xml:space="preserve"> PAGEREF _Toc192418361 \h </w:instrText>
        </w:r>
        <w:r w:rsidRPr="003A0AD8">
          <w:rPr>
            <w:noProof/>
            <w:webHidden/>
          </w:rPr>
        </w:r>
        <w:r w:rsidRPr="003A0AD8">
          <w:rPr>
            <w:noProof/>
            <w:webHidden/>
          </w:rPr>
          <w:fldChar w:fldCharType="separate"/>
        </w:r>
        <w:r w:rsidR="00DA5AC4" w:rsidRPr="003A0AD8">
          <w:rPr>
            <w:noProof/>
            <w:webHidden/>
          </w:rPr>
          <w:t>38</w:t>
        </w:r>
        <w:r w:rsidRPr="003A0AD8">
          <w:rPr>
            <w:noProof/>
            <w:webHidden/>
          </w:rPr>
          <w:fldChar w:fldCharType="end"/>
        </w:r>
      </w:hyperlink>
    </w:p>
    <w:p w14:paraId="42135FED" w14:textId="29FF5302"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2" w:history="1">
        <w:r w:rsidRPr="003A0AD8">
          <w:rPr>
            <w:rStyle w:val="Hyperlink"/>
            <w:noProof/>
          </w:rPr>
          <w:t>Abbildung 29 Bausteinsicht «File Service» Level 1</w:t>
        </w:r>
        <w:r w:rsidRPr="003A0AD8">
          <w:rPr>
            <w:noProof/>
            <w:webHidden/>
          </w:rPr>
          <w:tab/>
        </w:r>
        <w:r w:rsidRPr="003A0AD8">
          <w:rPr>
            <w:noProof/>
            <w:webHidden/>
          </w:rPr>
          <w:fldChar w:fldCharType="begin"/>
        </w:r>
        <w:r w:rsidRPr="003A0AD8">
          <w:rPr>
            <w:noProof/>
            <w:webHidden/>
          </w:rPr>
          <w:instrText xml:space="preserve"> PAGEREF _Toc192418362 \h </w:instrText>
        </w:r>
        <w:r w:rsidRPr="003A0AD8">
          <w:rPr>
            <w:noProof/>
            <w:webHidden/>
          </w:rPr>
        </w:r>
        <w:r w:rsidRPr="003A0AD8">
          <w:rPr>
            <w:noProof/>
            <w:webHidden/>
          </w:rPr>
          <w:fldChar w:fldCharType="separate"/>
        </w:r>
        <w:r w:rsidR="00DA5AC4" w:rsidRPr="003A0AD8">
          <w:rPr>
            <w:noProof/>
            <w:webHidden/>
          </w:rPr>
          <w:t>38</w:t>
        </w:r>
        <w:r w:rsidRPr="003A0AD8">
          <w:rPr>
            <w:noProof/>
            <w:webHidden/>
          </w:rPr>
          <w:fldChar w:fldCharType="end"/>
        </w:r>
      </w:hyperlink>
    </w:p>
    <w:p w14:paraId="7C53CDD4" w14:textId="488BEE03"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3" w:history="1">
        <w:r w:rsidRPr="003A0AD8">
          <w:rPr>
            <w:rStyle w:val="Hyperlink"/>
            <w:noProof/>
          </w:rPr>
          <w:t>Abbildung 30 Schematischer Ablauf der Datensynchronisation im «Mobilen Client»</w:t>
        </w:r>
        <w:r w:rsidRPr="003A0AD8">
          <w:rPr>
            <w:noProof/>
            <w:webHidden/>
          </w:rPr>
          <w:tab/>
        </w:r>
        <w:r w:rsidRPr="003A0AD8">
          <w:rPr>
            <w:noProof/>
            <w:webHidden/>
          </w:rPr>
          <w:fldChar w:fldCharType="begin"/>
        </w:r>
        <w:r w:rsidRPr="003A0AD8">
          <w:rPr>
            <w:noProof/>
            <w:webHidden/>
          </w:rPr>
          <w:instrText xml:space="preserve"> PAGEREF _Toc192418363 \h </w:instrText>
        </w:r>
        <w:r w:rsidRPr="003A0AD8">
          <w:rPr>
            <w:noProof/>
            <w:webHidden/>
          </w:rPr>
        </w:r>
        <w:r w:rsidRPr="003A0AD8">
          <w:rPr>
            <w:noProof/>
            <w:webHidden/>
          </w:rPr>
          <w:fldChar w:fldCharType="separate"/>
        </w:r>
        <w:r w:rsidR="00DA5AC4" w:rsidRPr="003A0AD8">
          <w:rPr>
            <w:noProof/>
            <w:webHidden/>
          </w:rPr>
          <w:t>39</w:t>
        </w:r>
        <w:r w:rsidRPr="003A0AD8">
          <w:rPr>
            <w:noProof/>
            <w:webHidden/>
          </w:rPr>
          <w:fldChar w:fldCharType="end"/>
        </w:r>
      </w:hyperlink>
    </w:p>
    <w:p w14:paraId="360C29D7" w14:textId="3FF209D9"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4" w:history="1">
        <w:r w:rsidRPr="003A0AD8">
          <w:rPr>
            <w:rStyle w:val="Hyperlink"/>
            <w:noProof/>
          </w:rPr>
          <w:t>Abbildung 31 Schematischer Ablauf der Datensynchronisation in den Backend Services</w:t>
        </w:r>
        <w:r w:rsidRPr="003A0AD8">
          <w:rPr>
            <w:noProof/>
            <w:webHidden/>
          </w:rPr>
          <w:tab/>
        </w:r>
        <w:r w:rsidRPr="003A0AD8">
          <w:rPr>
            <w:noProof/>
            <w:webHidden/>
          </w:rPr>
          <w:fldChar w:fldCharType="begin"/>
        </w:r>
        <w:r w:rsidRPr="003A0AD8">
          <w:rPr>
            <w:noProof/>
            <w:webHidden/>
          </w:rPr>
          <w:instrText xml:space="preserve"> PAGEREF _Toc192418364 \h </w:instrText>
        </w:r>
        <w:r w:rsidRPr="003A0AD8">
          <w:rPr>
            <w:noProof/>
            <w:webHidden/>
          </w:rPr>
        </w:r>
        <w:r w:rsidRPr="003A0AD8">
          <w:rPr>
            <w:noProof/>
            <w:webHidden/>
          </w:rPr>
          <w:fldChar w:fldCharType="separate"/>
        </w:r>
        <w:r w:rsidR="00DA5AC4" w:rsidRPr="003A0AD8">
          <w:rPr>
            <w:noProof/>
            <w:webHidden/>
          </w:rPr>
          <w:t>40</w:t>
        </w:r>
        <w:r w:rsidRPr="003A0AD8">
          <w:rPr>
            <w:noProof/>
            <w:webHidden/>
          </w:rPr>
          <w:fldChar w:fldCharType="end"/>
        </w:r>
      </w:hyperlink>
    </w:p>
    <w:p w14:paraId="0BADDF45" w14:textId="5204BD83"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5" w:history="1">
        <w:r w:rsidRPr="003A0AD8">
          <w:rPr>
            <w:rStyle w:val="Hyperlink"/>
            <w:noProof/>
          </w:rPr>
          <w:t>Abbildung 32 Laufzeitansicht zur Datensynchronisation der support backend Services</w:t>
        </w:r>
        <w:r w:rsidRPr="003A0AD8">
          <w:rPr>
            <w:noProof/>
            <w:webHidden/>
          </w:rPr>
          <w:tab/>
        </w:r>
        <w:r w:rsidRPr="003A0AD8">
          <w:rPr>
            <w:noProof/>
            <w:webHidden/>
          </w:rPr>
          <w:fldChar w:fldCharType="begin"/>
        </w:r>
        <w:r w:rsidRPr="003A0AD8">
          <w:rPr>
            <w:noProof/>
            <w:webHidden/>
          </w:rPr>
          <w:instrText xml:space="preserve"> PAGEREF _Toc192418365 \h </w:instrText>
        </w:r>
        <w:r w:rsidRPr="003A0AD8">
          <w:rPr>
            <w:noProof/>
            <w:webHidden/>
          </w:rPr>
        </w:r>
        <w:r w:rsidRPr="003A0AD8">
          <w:rPr>
            <w:noProof/>
            <w:webHidden/>
          </w:rPr>
          <w:fldChar w:fldCharType="separate"/>
        </w:r>
        <w:r w:rsidR="00DA5AC4" w:rsidRPr="003A0AD8">
          <w:rPr>
            <w:noProof/>
            <w:webHidden/>
          </w:rPr>
          <w:t>40</w:t>
        </w:r>
        <w:r w:rsidRPr="003A0AD8">
          <w:rPr>
            <w:noProof/>
            <w:webHidden/>
          </w:rPr>
          <w:fldChar w:fldCharType="end"/>
        </w:r>
      </w:hyperlink>
    </w:p>
    <w:p w14:paraId="285B1C74" w14:textId="2FEC0774"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6" w:history="1">
        <w:r w:rsidRPr="003A0AD8">
          <w:rPr>
            <w:rStyle w:val="Hyperlink"/>
            <w:noProof/>
          </w:rPr>
          <w:t>Abbildung 33 Laufzeitansicht zur Datensynchronisation Mobile Client zu Project Service</w:t>
        </w:r>
        <w:r w:rsidRPr="003A0AD8">
          <w:rPr>
            <w:noProof/>
            <w:webHidden/>
          </w:rPr>
          <w:tab/>
        </w:r>
        <w:r w:rsidRPr="003A0AD8">
          <w:rPr>
            <w:noProof/>
            <w:webHidden/>
          </w:rPr>
          <w:fldChar w:fldCharType="begin"/>
        </w:r>
        <w:r w:rsidRPr="003A0AD8">
          <w:rPr>
            <w:noProof/>
            <w:webHidden/>
          </w:rPr>
          <w:instrText xml:space="preserve"> PAGEREF _Toc192418366 \h </w:instrText>
        </w:r>
        <w:r w:rsidRPr="003A0AD8">
          <w:rPr>
            <w:noProof/>
            <w:webHidden/>
          </w:rPr>
        </w:r>
        <w:r w:rsidRPr="003A0AD8">
          <w:rPr>
            <w:noProof/>
            <w:webHidden/>
          </w:rPr>
          <w:fldChar w:fldCharType="separate"/>
        </w:r>
        <w:r w:rsidR="00DA5AC4" w:rsidRPr="003A0AD8">
          <w:rPr>
            <w:noProof/>
            <w:webHidden/>
          </w:rPr>
          <w:t>41</w:t>
        </w:r>
        <w:r w:rsidRPr="003A0AD8">
          <w:rPr>
            <w:noProof/>
            <w:webHidden/>
          </w:rPr>
          <w:fldChar w:fldCharType="end"/>
        </w:r>
      </w:hyperlink>
    </w:p>
    <w:p w14:paraId="4A5F656F" w14:textId="0B66C8A1"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7" w:history="1">
        <w:r w:rsidRPr="003A0AD8">
          <w:rPr>
            <w:rStyle w:val="Hyperlink"/>
            <w:noProof/>
          </w:rPr>
          <w:t>Abbildung 34 Laufzeitansicht zur Datensynchronisation von «Mobile Client» zu «Note Service»</w:t>
        </w:r>
        <w:r w:rsidRPr="003A0AD8">
          <w:rPr>
            <w:noProof/>
            <w:webHidden/>
          </w:rPr>
          <w:tab/>
        </w:r>
        <w:r w:rsidRPr="003A0AD8">
          <w:rPr>
            <w:noProof/>
            <w:webHidden/>
          </w:rPr>
          <w:fldChar w:fldCharType="begin"/>
        </w:r>
        <w:r w:rsidRPr="003A0AD8">
          <w:rPr>
            <w:noProof/>
            <w:webHidden/>
          </w:rPr>
          <w:instrText xml:space="preserve"> PAGEREF _Toc192418367 \h </w:instrText>
        </w:r>
        <w:r w:rsidRPr="003A0AD8">
          <w:rPr>
            <w:noProof/>
            <w:webHidden/>
          </w:rPr>
        </w:r>
        <w:r w:rsidRPr="003A0AD8">
          <w:rPr>
            <w:noProof/>
            <w:webHidden/>
          </w:rPr>
          <w:fldChar w:fldCharType="separate"/>
        </w:r>
        <w:r w:rsidR="00DA5AC4" w:rsidRPr="003A0AD8">
          <w:rPr>
            <w:noProof/>
            <w:webHidden/>
          </w:rPr>
          <w:t>41</w:t>
        </w:r>
        <w:r w:rsidRPr="003A0AD8">
          <w:rPr>
            <w:noProof/>
            <w:webHidden/>
          </w:rPr>
          <w:fldChar w:fldCharType="end"/>
        </w:r>
      </w:hyperlink>
    </w:p>
    <w:p w14:paraId="48C31E41" w14:textId="7AE3B40C"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8" w:history="1">
        <w:r w:rsidRPr="003A0AD8">
          <w:rPr>
            <w:rStyle w:val="Hyperlink"/>
            <w:noProof/>
          </w:rPr>
          <w:t>Abbildung 35 Laufzeitansicht zur Datensynchronisation von «Mobile Client» zu «Comissioning Service»</w:t>
        </w:r>
        <w:r w:rsidRPr="003A0AD8">
          <w:rPr>
            <w:noProof/>
            <w:webHidden/>
          </w:rPr>
          <w:tab/>
        </w:r>
        <w:r w:rsidRPr="003A0AD8">
          <w:rPr>
            <w:noProof/>
            <w:webHidden/>
          </w:rPr>
          <w:fldChar w:fldCharType="begin"/>
        </w:r>
        <w:r w:rsidRPr="003A0AD8">
          <w:rPr>
            <w:noProof/>
            <w:webHidden/>
          </w:rPr>
          <w:instrText xml:space="preserve"> PAGEREF _Toc192418368 \h </w:instrText>
        </w:r>
        <w:r w:rsidRPr="003A0AD8">
          <w:rPr>
            <w:noProof/>
            <w:webHidden/>
          </w:rPr>
        </w:r>
        <w:r w:rsidRPr="003A0AD8">
          <w:rPr>
            <w:noProof/>
            <w:webHidden/>
          </w:rPr>
          <w:fldChar w:fldCharType="separate"/>
        </w:r>
        <w:r w:rsidR="00DA5AC4" w:rsidRPr="003A0AD8">
          <w:rPr>
            <w:noProof/>
            <w:webHidden/>
          </w:rPr>
          <w:t>42</w:t>
        </w:r>
        <w:r w:rsidRPr="003A0AD8">
          <w:rPr>
            <w:noProof/>
            <w:webHidden/>
          </w:rPr>
          <w:fldChar w:fldCharType="end"/>
        </w:r>
      </w:hyperlink>
    </w:p>
    <w:p w14:paraId="006C6FAB" w14:textId="0662C26F"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69" w:history="1">
        <w:r w:rsidRPr="003A0AD8">
          <w:rPr>
            <w:rStyle w:val="Hyperlink"/>
            <w:noProof/>
          </w:rPr>
          <w:t>Abbildung 36 Laufzeitansicht zur Projektadministration im «Web Portal»</w:t>
        </w:r>
        <w:r w:rsidRPr="003A0AD8">
          <w:rPr>
            <w:noProof/>
            <w:webHidden/>
          </w:rPr>
          <w:tab/>
        </w:r>
        <w:r w:rsidRPr="003A0AD8">
          <w:rPr>
            <w:noProof/>
            <w:webHidden/>
          </w:rPr>
          <w:fldChar w:fldCharType="begin"/>
        </w:r>
        <w:r w:rsidRPr="003A0AD8">
          <w:rPr>
            <w:noProof/>
            <w:webHidden/>
          </w:rPr>
          <w:instrText xml:space="preserve"> PAGEREF _Toc192418369 \h </w:instrText>
        </w:r>
        <w:r w:rsidRPr="003A0AD8">
          <w:rPr>
            <w:noProof/>
            <w:webHidden/>
          </w:rPr>
        </w:r>
        <w:r w:rsidRPr="003A0AD8">
          <w:rPr>
            <w:noProof/>
            <w:webHidden/>
          </w:rPr>
          <w:fldChar w:fldCharType="separate"/>
        </w:r>
        <w:r w:rsidR="00DA5AC4" w:rsidRPr="003A0AD8">
          <w:rPr>
            <w:noProof/>
            <w:webHidden/>
          </w:rPr>
          <w:t>43</w:t>
        </w:r>
        <w:r w:rsidRPr="003A0AD8">
          <w:rPr>
            <w:noProof/>
            <w:webHidden/>
          </w:rPr>
          <w:fldChar w:fldCharType="end"/>
        </w:r>
      </w:hyperlink>
    </w:p>
    <w:p w14:paraId="5B04B49B" w14:textId="788F3027"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0" w:history="1">
        <w:r w:rsidRPr="003A0AD8">
          <w:rPr>
            <w:rStyle w:val="Hyperlink"/>
            <w:noProof/>
          </w:rPr>
          <w:t>Abbildung 37 Laufzeitsicht zur Erfassung und Bearbeitung von Notizen im Web Portal</w:t>
        </w:r>
        <w:r w:rsidRPr="003A0AD8">
          <w:rPr>
            <w:noProof/>
            <w:webHidden/>
          </w:rPr>
          <w:tab/>
        </w:r>
        <w:r w:rsidRPr="003A0AD8">
          <w:rPr>
            <w:noProof/>
            <w:webHidden/>
          </w:rPr>
          <w:fldChar w:fldCharType="begin"/>
        </w:r>
        <w:r w:rsidRPr="003A0AD8">
          <w:rPr>
            <w:noProof/>
            <w:webHidden/>
          </w:rPr>
          <w:instrText xml:space="preserve"> PAGEREF _Toc192418370 \h </w:instrText>
        </w:r>
        <w:r w:rsidRPr="003A0AD8">
          <w:rPr>
            <w:noProof/>
            <w:webHidden/>
          </w:rPr>
        </w:r>
        <w:r w:rsidRPr="003A0AD8">
          <w:rPr>
            <w:noProof/>
            <w:webHidden/>
          </w:rPr>
          <w:fldChar w:fldCharType="separate"/>
        </w:r>
        <w:r w:rsidR="00DA5AC4" w:rsidRPr="003A0AD8">
          <w:rPr>
            <w:noProof/>
            <w:webHidden/>
          </w:rPr>
          <w:t>43</w:t>
        </w:r>
        <w:r w:rsidRPr="003A0AD8">
          <w:rPr>
            <w:noProof/>
            <w:webHidden/>
          </w:rPr>
          <w:fldChar w:fldCharType="end"/>
        </w:r>
      </w:hyperlink>
    </w:p>
    <w:p w14:paraId="5E919512" w14:textId="6A9B64F2"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1" w:history="1">
        <w:r w:rsidRPr="003A0AD8">
          <w:rPr>
            <w:rStyle w:val="Hyperlink"/>
            <w:noProof/>
          </w:rPr>
          <w:t>Abbildung 38 Laufzeitsicht zur Administration von Checklisten</w:t>
        </w:r>
        <w:r w:rsidRPr="003A0AD8">
          <w:rPr>
            <w:noProof/>
            <w:webHidden/>
          </w:rPr>
          <w:tab/>
        </w:r>
        <w:r w:rsidRPr="003A0AD8">
          <w:rPr>
            <w:noProof/>
            <w:webHidden/>
          </w:rPr>
          <w:fldChar w:fldCharType="begin"/>
        </w:r>
        <w:r w:rsidRPr="003A0AD8">
          <w:rPr>
            <w:noProof/>
            <w:webHidden/>
          </w:rPr>
          <w:instrText xml:space="preserve"> PAGEREF _Toc192418371 \h </w:instrText>
        </w:r>
        <w:r w:rsidRPr="003A0AD8">
          <w:rPr>
            <w:noProof/>
            <w:webHidden/>
          </w:rPr>
        </w:r>
        <w:r w:rsidRPr="003A0AD8">
          <w:rPr>
            <w:noProof/>
            <w:webHidden/>
          </w:rPr>
          <w:fldChar w:fldCharType="separate"/>
        </w:r>
        <w:r w:rsidR="00DA5AC4" w:rsidRPr="003A0AD8">
          <w:rPr>
            <w:noProof/>
            <w:webHidden/>
          </w:rPr>
          <w:t>44</w:t>
        </w:r>
        <w:r w:rsidRPr="003A0AD8">
          <w:rPr>
            <w:noProof/>
            <w:webHidden/>
          </w:rPr>
          <w:fldChar w:fldCharType="end"/>
        </w:r>
      </w:hyperlink>
    </w:p>
    <w:p w14:paraId="1210B506" w14:textId="51F64A53"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2" w:history="1">
        <w:r w:rsidRPr="003A0AD8">
          <w:rPr>
            <w:rStyle w:val="Hyperlink"/>
            <w:noProof/>
          </w:rPr>
          <w:t>Abbildung 39 Verteilung der Anwendungskomponenten auf Infrastrukturkomponenten</w:t>
        </w:r>
        <w:r w:rsidRPr="003A0AD8">
          <w:rPr>
            <w:noProof/>
            <w:webHidden/>
          </w:rPr>
          <w:tab/>
        </w:r>
        <w:r w:rsidRPr="003A0AD8">
          <w:rPr>
            <w:noProof/>
            <w:webHidden/>
          </w:rPr>
          <w:fldChar w:fldCharType="begin"/>
        </w:r>
        <w:r w:rsidRPr="003A0AD8">
          <w:rPr>
            <w:noProof/>
            <w:webHidden/>
          </w:rPr>
          <w:instrText xml:space="preserve"> PAGEREF _Toc192418372 \h </w:instrText>
        </w:r>
        <w:r w:rsidRPr="003A0AD8">
          <w:rPr>
            <w:noProof/>
            <w:webHidden/>
          </w:rPr>
        </w:r>
        <w:r w:rsidRPr="003A0AD8">
          <w:rPr>
            <w:noProof/>
            <w:webHidden/>
          </w:rPr>
          <w:fldChar w:fldCharType="separate"/>
        </w:r>
        <w:r w:rsidR="00DA5AC4" w:rsidRPr="003A0AD8">
          <w:rPr>
            <w:noProof/>
            <w:webHidden/>
          </w:rPr>
          <w:t>44</w:t>
        </w:r>
        <w:r w:rsidRPr="003A0AD8">
          <w:rPr>
            <w:noProof/>
            <w:webHidden/>
          </w:rPr>
          <w:fldChar w:fldCharType="end"/>
        </w:r>
      </w:hyperlink>
    </w:p>
    <w:p w14:paraId="25FD66B9" w14:textId="195FDF44"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3" w:history="1">
        <w:r w:rsidRPr="003A0AD8">
          <w:rPr>
            <w:rStyle w:val="Hyperlink"/>
            <w:noProof/>
          </w:rPr>
          <w:t>Abbildung 40 Netzwerkansicht über die Entwicklungsumgebung der «Baustellen App»</w:t>
        </w:r>
        <w:r w:rsidRPr="003A0AD8">
          <w:rPr>
            <w:noProof/>
            <w:webHidden/>
          </w:rPr>
          <w:tab/>
        </w:r>
        <w:r w:rsidRPr="003A0AD8">
          <w:rPr>
            <w:noProof/>
            <w:webHidden/>
          </w:rPr>
          <w:fldChar w:fldCharType="begin"/>
        </w:r>
        <w:r w:rsidRPr="003A0AD8">
          <w:rPr>
            <w:noProof/>
            <w:webHidden/>
          </w:rPr>
          <w:instrText xml:space="preserve"> PAGEREF _Toc192418373 \h </w:instrText>
        </w:r>
        <w:r w:rsidRPr="003A0AD8">
          <w:rPr>
            <w:noProof/>
            <w:webHidden/>
          </w:rPr>
        </w:r>
        <w:r w:rsidRPr="003A0AD8">
          <w:rPr>
            <w:noProof/>
            <w:webHidden/>
          </w:rPr>
          <w:fldChar w:fldCharType="separate"/>
        </w:r>
        <w:r w:rsidR="00DA5AC4" w:rsidRPr="003A0AD8">
          <w:rPr>
            <w:noProof/>
            <w:webHidden/>
          </w:rPr>
          <w:t>45</w:t>
        </w:r>
        <w:r w:rsidRPr="003A0AD8">
          <w:rPr>
            <w:noProof/>
            <w:webHidden/>
          </w:rPr>
          <w:fldChar w:fldCharType="end"/>
        </w:r>
      </w:hyperlink>
    </w:p>
    <w:p w14:paraId="055A7BE3" w14:textId="708F7A11"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4" w:history="1">
        <w:r w:rsidRPr="003A0AD8">
          <w:rPr>
            <w:rStyle w:val="Hyperlink"/>
            <w:noProof/>
          </w:rPr>
          <w:t>Abbildung 41 Authentifizierung mit Azure Entra ID</w:t>
        </w:r>
        <w:r w:rsidRPr="003A0AD8">
          <w:rPr>
            <w:noProof/>
            <w:webHidden/>
          </w:rPr>
          <w:tab/>
        </w:r>
        <w:r w:rsidRPr="003A0AD8">
          <w:rPr>
            <w:noProof/>
            <w:webHidden/>
          </w:rPr>
          <w:fldChar w:fldCharType="begin"/>
        </w:r>
        <w:r w:rsidRPr="003A0AD8">
          <w:rPr>
            <w:noProof/>
            <w:webHidden/>
          </w:rPr>
          <w:instrText xml:space="preserve"> PAGEREF _Toc192418374 \h </w:instrText>
        </w:r>
        <w:r w:rsidRPr="003A0AD8">
          <w:rPr>
            <w:noProof/>
            <w:webHidden/>
          </w:rPr>
        </w:r>
        <w:r w:rsidRPr="003A0AD8">
          <w:rPr>
            <w:noProof/>
            <w:webHidden/>
          </w:rPr>
          <w:fldChar w:fldCharType="separate"/>
        </w:r>
        <w:r w:rsidR="00DA5AC4" w:rsidRPr="003A0AD8">
          <w:rPr>
            <w:noProof/>
            <w:webHidden/>
          </w:rPr>
          <w:t>46</w:t>
        </w:r>
        <w:r w:rsidRPr="003A0AD8">
          <w:rPr>
            <w:noProof/>
            <w:webHidden/>
          </w:rPr>
          <w:fldChar w:fldCharType="end"/>
        </w:r>
      </w:hyperlink>
    </w:p>
    <w:p w14:paraId="7B4F5B2C" w14:textId="0E6AED38"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5" w:history="1">
        <w:r w:rsidRPr="003A0AD8">
          <w:rPr>
            <w:rStyle w:val="Hyperlink"/>
            <w:noProof/>
          </w:rPr>
          <w:t>Abbildung 42 Ablauf der Authentifizierung und Token Validierung</w:t>
        </w:r>
        <w:r w:rsidRPr="003A0AD8">
          <w:rPr>
            <w:noProof/>
            <w:webHidden/>
          </w:rPr>
          <w:tab/>
        </w:r>
        <w:r w:rsidRPr="003A0AD8">
          <w:rPr>
            <w:noProof/>
            <w:webHidden/>
          </w:rPr>
          <w:fldChar w:fldCharType="begin"/>
        </w:r>
        <w:r w:rsidRPr="003A0AD8">
          <w:rPr>
            <w:noProof/>
            <w:webHidden/>
          </w:rPr>
          <w:instrText xml:space="preserve"> PAGEREF _Toc192418375 \h </w:instrText>
        </w:r>
        <w:r w:rsidRPr="003A0AD8">
          <w:rPr>
            <w:noProof/>
            <w:webHidden/>
          </w:rPr>
        </w:r>
        <w:r w:rsidRPr="003A0AD8">
          <w:rPr>
            <w:noProof/>
            <w:webHidden/>
          </w:rPr>
          <w:fldChar w:fldCharType="separate"/>
        </w:r>
        <w:r w:rsidR="00DA5AC4" w:rsidRPr="003A0AD8">
          <w:rPr>
            <w:noProof/>
            <w:webHidden/>
          </w:rPr>
          <w:t>47</w:t>
        </w:r>
        <w:r w:rsidRPr="003A0AD8">
          <w:rPr>
            <w:noProof/>
            <w:webHidden/>
          </w:rPr>
          <w:fldChar w:fldCharType="end"/>
        </w:r>
      </w:hyperlink>
    </w:p>
    <w:p w14:paraId="2E69B187" w14:textId="28A5A00A"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6" w:history="1">
        <w:r w:rsidRPr="003A0AD8">
          <w:rPr>
            <w:rStyle w:val="Hyperlink"/>
            <w:noProof/>
          </w:rPr>
          <w:t>Abbildung 43 Darstellung des Build und Deployment Flows</w:t>
        </w:r>
        <w:r w:rsidRPr="003A0AD8">
          <w:rPr>
            <w:noProof/>
            <w:webHidden/>
          </w:rPr>
          <w:tab/>
        </w:r>
        <w:r w:rsidRPr="003A0AD8">
          <w:rPr>
            <w:noProof/>
            <w:webHidden/>
          </w:rPr>
          <w:fldChar w:fldCharType="begin"/>
        </w:r>
        <w:r w:rsidRPr="003A0AD8">
          <w:rPr>
            <w:noProof/>
            <w:webHidden/>
          </w:rPr>
          <w:instrText xml:space="preserve"> PAGEREF _Toc192418376 \h </w:instrText>
        </w:r>
        <w:r w:rsidRPr="003A0AD8">
          <w:rPr>
            <w:noProof/>
            <w:webHidden/>
          </w:rPr>
        </w:r>
        <w:r w:rsidRPr="003A0AD8">
          <w:rPr>
            <w:noProof/>
            <w:webHidden/>
          </w:rPr>
          <w:fldChar w:fldCharType="separate"/>
        </w:r>
        <w:r w:rsidR="00DA5AC4" w:rsidRPr="003A0AD8">
          <w:rPr>
            <w:noProof/>
            <w:webHidden/>
          </w:rPr>
          <w:t>47</w:t>
        </w:r>
        <w:r w:rsidRPr="003A0AD8">
          <w:rPr>
            <w:noProof/>
            <w:webHidden/>
          </w:rPr>
          <w:fldChar w:fldCharType="end"/>
        </w:r>
      </w:hyperlink>
    </w:p>
    <w:p w14:paraId="27CC5C57" w14:textId="21EC862D"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7" w:history="1">
        <w:r w:rsidRPr="003A0AD8">
          <w:rPr>
            <w:rStyle w:val="Hyperlink"/>
            <w:noProof/>
          </w:rPr>
          <w:t>Abbildung 44 Darstellung der Qualitätssicherungslevels mit den betroffenen Komponenten</w:t>
        </w:r>
        <w:r w:rsidRPr="003A0AD8">
          <w:rPr>
            <w:noProof/>
            <w:webHidden/>
          </w:rPr>
          <w:tab/>
        </w:r>
        <w:r w:rsidRPr="003A0AD8">
          <w:rPr>
            <w:noProof/>
            <w:webHidden/>
          </w:rPr>
          <w:fldChar w:fldCharType="begin"/>
        </w:r>
        <w:r w:rsidRPr="003A0AD8">
          <w:rPr>
            <w:noProof/>
            <w:webHidden/>
          </w:rPr>
          <w:instrText xml:space="preserve"> PAGEREF _Toc192418377 \h </w:instrText>
        </w:r>
        <w:r w:rsidRPr="003A0AD8">
          <w:rPr>
            <w:noProof/>
            <w:webHidden/>
          </w:rPr>
        </w:r>
        <w:r w:rsidRPr="003A0AD8">
          <w:rPr>
            <w:noProof/>
            <w:webHidden/>
          </w:rPr>
          <w:fldChar w:fldCharType="separate"/>
        </w:r>
        <w:r w:rsidR="00DA5AC4" w:rsidRPr="003A0AD8">
          <w:rPr>
            <w:noProof/>
            <w:webHidden/>
          </w:rPr>
          <w:t>48</w:t>
        </w:r>
        <w:r w:rsidRPr="003A0AD8">
          <w:rPr>
            <w:noProof/>
            <w:webHidden/>
          </w:rPr>
          <w:fldChar w:fldCharType="end"/>
        </w:r>
      </w:hyperlink>
    </w:p>
    <w:p w14:paraId="65FF3657" w14:textId="0F5AF6B1"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8" w:history="1">
        <w:r w:rsidRPr="003A0AD8">
          <w:rPr>
            <w:rStyle w:val="Hyperlink"/>
            <w:noProof/>
          </w:rPr>
          <w:t>Abbildung 45 Geteilte Objekte für das gesamte Softwaresystem</w:t>
        </w:r>
        <w:r w:rsidRPr="003A0AD8">
          <w:rPr>
            <w:noProof/>
            <w:webHidden/>
          </w:rPr>
          <w:tab/>
        </w:r>
        <w:r w:rsidRPr="003A0AD8">
          <w:rPr>
            <w:noProof/>
            <w:webHidden/>
          </w:rPr>
          <w:fldChar w:fldCharType="begin"/>
        </w:r>
        <w:r w:rsidRPr="003A0AD8">
          <w:rPr>
            <w:noProof/>
            <w:webHidden/>
          </w:rPr>
          <w:instrText xml:space="preserve"> PAGEREF _Toc192418378 \h </w:instrText>
        </w:r>
        <w:r w:rsidRPr="003A0AD8">
          <w:rPr>
            <w:noProof/>
            <w:webHidden/>
          </w:rPr>
        </w:r>
        <w:r w:rsidRPr="003A0AD8">
          <w:rPr>
            <w:noProof/>
            <w:webHidden/>
          </w:rPr>
          <w:fldChar w:fldCharType="separate"/>
        </w:r>
        <w:r w:rsidR="00DA5AC4" w:rsidRPr="003A0AD8">
          <w:rPr>
            <w:noProof/>
            <w:webHidden/>
          </w:rPr>
          <w:t>62</w:t>
        </w:r>
        <w:r w:rsidRPr="003A0AD8">
          <w:rPr>
            <w:noProof/>
            <w:webHidden/>
          </w:rPr>
          <w:fldChar w:fldCharType="end"/>
        </w:r>
      </w:hyperlink>
    </w:p>
    <w:p w14:paraId="0AD4A56A" w14:textId="09A78D74"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79" w:history="1">
        <w:r w:rsidRPr="003A0AD8">
          <w:rPr>
            <w:rStyle w:val="Hyperlink"/>
            <w:noProof/>
          </w:rPr>
          <w:t>Abbildung 46 Klassendiagramm zum Backendservice Project.Api</w:t>
        </w:r>
        <w:r w:rsidRPr="003A0AD8">
          <w:rPr>
            <w:noProof/>
            <w:webHidden/>
          </w:rPr>
          <w:tab/>
        </w:r>
        <w:r w:rsidRPr="003A0AD8">
          <w:rPr>
            <w:noProof/>
            <w:webHidden/>
          </w:rPr>
          <w:fldChar w:fldCharType="begin"/>
        </w:r>
        <w:r w:rsidRPr="003A0AD8">
          <w:rPr>
            <w:noProof/>
            <w:webHidden/>
          </w:rPr>
          <w:instrText xml:space="preserve"> PAGEREF _Toc192418379 \h </w:instrText>
        </w:r>
        <w:r w:rsidRPr="003A0AD8">
          <w:rPr>
            <w:noProof/>
            <w:webHidden/>
          </w:rPr>
        </w:r>
        <w:r w:rsidRPr="003A0AD8">
          <w:rPr>
            <w:noProof/>
            <w:webHidden/>
          </w:rPr>
          <w:fldChar w:fldCharType="separate"/>
        </w:r>
        <w:r w:rsidR="00DA5AC4" w:rsidRPr="003A0AD8">
          <w:rPr>
            <w:noProof/>
            <w:webHidden/>
          </w:rPr>
          <w:t>63</w:t>
        </w:r>
        <w:r w:rsidRPr="003A0AD8">
          <w:rPr>
            <w:noProof/>
            <w:webHidden/>
          </w:rPr>
          <w:fldChar w:fldCharType="end"/>
        </w:r>
      </w:hyperlink>
    </w:p>
    <w:p w14:paraId="1ADA8603" w14:textId="66F393C6"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0" w:history="1">
        <w:r w:rsidRPr="003A0AD8">
          <w:rPr>
            <w:rStyle w:val="Hyperlink"/>
            <w:noProof/>
          </w:rPr>
          <w:t>Abbildung 47 Klassendiagramm zum Backendservice Identity.Api</w:t>
        </w:r>
        <w:r w:rsidRPr="003A0AD8">
          <w:rPr>
            <w:noProof/>
            <w:webHidden/>
          </w:rPr>
          <w:tab/>
        </w:r>
        <w:r w:rsidRPr="003A0AD8">
          <w:rPr>
            <w:noProof/>
            <w:webHidden/>
          </w:rPr>
          <w:fldChar w:fldCharType="begin"/>
        </w:r>
        <w:r w:rsidRPr="003A0AD8">
          <w:rPr>
            <w:noProof/>
            <w:webHidden/>
          </w:rPr>
          <w:instrText xml:space="preserve"> PAGEREF _Toc192418380 \h </w:instrText>
        </w:r>
        <w:r w:rsidRPr="003A0AD8">
          <w:rPr>
            <w:noProof/>
            <w:webHidden/>
          </w:rPr>
        </w:r>
        <w:r w:rsidRPr="003A0AD8">
          <w:rPr>
            <w:noProof/>
            <w:webHidden/>
          </w:rPr>
          <w:fldChar w:fldCharType="separate"/>
        </w:r>
        <w:r w:rsidR="00DA5AC4" w:rsidRPr="003A0AD8">
          <w:rPr>
            <w:noProof/>
            <w:webHidden/>
          </w:rPr>
          <w:t>64</w:t>
        </w:r>
        <w:r w:rsidRPr="003A0AD8">
          <w:rPr>
            <w:noProof/>
            <w:webHidden/>
          </w:rPr>
          <w:fldChar w:fldCharType="end"/>
        </w:r>
      </w:hyperlink>
    </w:p>
    <w:p w14:paraId="4C53E4E6" w14:textId="246156B7"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1" w:history="1">
        <w:r w:rsidRPr="003A0AD8">
          <w:rPr>
            <w:rStyle w:val="Hyperlink"/>
            <w:noProof/>
          </w:rPr>
          <w:t>Abbildung 48 Klassendiagramm zu verschiedenen Basisklassen für die mobile Applikation</w:t>
        </w:r>
        <w:r w:rsidRPr="003A0AD8">
          <w:rPr>
            <w:noProof/>
            <w:webHidden/>
          </w:rPr>
          <w:tab/>
        </w:r>
        <w:r w:rsidRPr="003A0AD8">
          <w:rPr>
            <w:noProof/>
            <w:webHidden/>
          </w:rPr>
          <w:fldChar w:fldCharType="begin"/>
        </w:r>
        <w:r w:rsidRPr="003A0AD8">
          <w:rPr>
            <w:noProof/>
            <w:webHidden/>
          </w:rPr>
          <w:instrText xml:space="preserve"> PAGEREF _Toc192418381 \h </w:instrText>
        </w:r>
        <w:r w:rsidRPr="003A0AD8">
          <w:rPr>
            <w:noProof/>
            <w:webHidden/>
          </w:rPr>
        </w:r>
        <w:r w:rsidRPr="003A0AD8">
          <w:rPr>
            <w:noProof/>
            <w:webHidden/>
          </w:rPr>
          <w:fldChar w:fldCharType="separate"/>
        </w:r>
        <w:r w:rsidR="00DA5AC4" w:rsidRPr="003A0AD8">
          <w:rPr>
            <w:noProof/>
            <w:webHidden/>
          </w:rPr>
          <w:t>64</w:t>
        </w:r>
        <w:r w:rsidRPr="003A0AD8">
          <w:rPr>
            <w:noProof/>
            <w:webHidden/>
          </w:rPr>
          <w:fldChar w:fldCharType="end"/>
        </w:r>
      </w:hyperlink>
    </w:p>
    <w:p w14:paraId="49813428" w14:textId="08656259"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2" w:history="1">
        <w:r w:rsidRPr="003A0AD8">
          <w:rPr>
            <w:rStyle w:val="Hyperlink"/>
            <w:noProof/>
          </w:rPr>
          <w:t>Abbildung 49 Klassendiagramm zu den Serviceklassen für die Kommunikation mit dem Backend</w:t>
        </w:r>
        <w:r w:rsidRPr="003A0AD8">
          <w:rPr>
            <w:noProof/>
            <w:webHidden/>
          </w:rPr>
          <w:tab/>
        </w:r>
        <w:r w:rsidRPr="003A0AD8">
          <w:rPr>
            <w:noProof/>
            <w:webHidden/>
          </w:rPr>
          <w:fldChar w:fldCharType="begin"/>
        </w:r>
        <w:r w:rsidRPr="003A0AD8">
          <w:rPr>
            <w:noProof/>
            <w:webHidden/>
          </w:rPr>
          <w:instrText xml:space="preserve"> PAGEREF _Toc192418382 \h </w:instrText>
        </w:r>
        <w:r w:rsidRPr="003A0AD8">
          <w:rPr>
            <w:noProof/>
            <w:webHidden/>
          </w:rPr>
        </w:r>
        <w:r w:rsidRPr="003A0AD8">
          <w:rPr>
            <w:noProof/>
            <w:webHidden/>
          </w:rPr>
          <w:fldChar w:fldCharType="separate"/>
        </w:r>
        <w:r w:rsidR="00DA5AC4" w:rsidRPr="003A0AD8">
          <w:rPr>
            <w:noProof/>
            <w:webHidden/>
          </w:rPr>
          <w:t>65</w:t>
        </w:r>
        <w:r w:rsidRPr="003A0AD8">
          <w:rPr>
            <w:noProof/>
            <w:webHidden/>
          </w:rPr>
          <w:fldChar w:fldCharType="end"/>
        </w:r>
      </w:hyperlink>
    </w:p>
    <w:p w14:paraId="7CBAABE2" w14:textId="5E082399"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3" w:history="1">
        <w:r w:rsidRPr="003A0AD8">
          <w:rPr>
            <w:rStyle w:val="Hyperlink"/>
            <w:noProof/>
          </w:rPr>
          <w:t>Abbildung 50 Klassendiagramm für das Persistieren von Daten auf einem mobilen Gerät</w:t>
        </w:r>
        <w:r w:rsidRPr="003A0AD8">
          <w:rPr>
            <w:noProof/>
            <w:webHidden/>
          </w:rPr>
          <w:tab/>
        </w:r>
        <w:r w:rsidRPr="003A0AD8">
          <w:rPr>
            <w:noProof/>
            <w:webHidden/>
          </w:rPr>
          <w:fldChar w:fldCharType="begin"/>
        </w:r>
        <w:r w:rsidRPr="003A0AD8">
          <w:rPr>
            <w:noProof/>
            <w:webHidden/>
          </w:rPr>
          <w:instrText xml:space="preserve"> PAGEREF _Toc192418383 \h </w:instrText>
        </w:r>
        <w:r w:rsidRPr="003A0AD8">
          <w:rPr>
            <w:noProof/>
            <w:webHidden/>
          </w:rPr>
        </w:r>
        <w:r w:rsidRPr="003A0AD8">
          <w:rPr>
            <w:noProof/>
            <w:webHidden/>
          </w:rPr>
          <w:fldChar w:fldCharType="separate"/>
        </w:r>
        <w:r w:rsidR="00DA5AC4" w:rsidRPr="003A0AD8">
          <w:rPr>
            <w:noProof/>
            <w:webHidden/>
          </w:rPr>
          <w:t>66</w:t>
        </w:r>
        <w:r w:rsidRPr="003A0AD8">
          <w:rPr>
            <w:noProof/>
            <w:webHidden/>
          </w:rPr>
          <w:fldChar w:fldCharType="end"/>
        </w:r>
      </w:hyperlink>
    </w:p>
    <w:p w14:paraId="2060F6A3" w14:textId="3A148494"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4" w:history="1">
        <w:r w:rsidRPr="003A0AD8">
          <w:rPr>
            <w:rStyle w:val="Hyperlink"/>
            <w:noProof/>
          </w:rPr>
          <w:t>Abbildung 51 Darstellung des Model View ViewModel Entwurfsmusters</w:t>
        </w:r>
        <w:r w:rsidRPr="003A0AD8">
          <w:rPr>
            <w:noProof/>
            <w:webHidden/>
          </w:rPr>
          <w:tab/>
        </w:r>
        <w:r w:rsidRPr="003A0AD8">
          <w:rPr>
            <w:noProof/>
            <w:webHidden/>
          </w:rPr>
          <w:fldChar w:fldCharType="begin"/>
        </w:r>
        <w:r w:rsidRPr="003A0AD8">
          <w:rPr>
            <w:noProof/>
            <w:webHidden/>
          </w:rPr>
          <w:instrText xml:space="preserve"> PAGEREF _Toc192418384 \h </w:instrText>
        </w:r>
        <w:r w:rsidRPr="003A0AD8">
          <w:rPr>
            <w:noProof/>
            <w:webHidden/>
          </w:rPr>
        </w:r>
        <w:r w:rsidRPr="003A0AD8">
          <w:rPr>
            <w:noProof/>
            <w:webHidden/>
          </w:rPr>
          <w:fldChar w:fldCharType="separate"/>
        </w:r>
        <w:r w:rsidR="00DA5AC4" w:rsidRPr="003A0AD8">
          <w:rPr>
            <w:noProof/>
            <w:webHidden/>
          </w:rPr>
          <w:t>67</w:t>
        </w:r>
        <w:r w:rsidRPr="003A0AD8">
          <w:rPr>
            <w:noProof/>
            <w:webHidden/>
          </w:rPr>
          <w:fldChar w:fldCharType="end"/>
        </w:r>
      </w:hyperlink>
    </w:p>
    <w:p w14:paraId="42E296AB" w14:textId="65C7B75B"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5" w:history="1">
        <w:r w:rsidRPr="003A0AD8">
          <w:rPr>
            <w:rStyle w:val="Hyperlink"/>
            <w:noProof/>
          </w:rPr>
          <w:t>Abbildung 52 Klassendiagramm der Hauptseite</w:t>
        </w:r>
        <w:r w:rsidRPr="003A0AD8">
          <w:rPr>
            <w:noProof/>
            <w:webHidden/>
          </w:rPr>
          <w:tab/>
        </w:r>
        <w:r w:rsidRPr="003A0AD8">
          <w:rPr>
            <w:noProof/>
            <w:webHidden/>
          </w:rPr>
          <w:fldChar w:fldCharType="begin"/>
        </w:r>
        <w:r w:rsidRPr="003A0AD8">
          <w:rPr>
            <w:noProof/>
            <w:webHidden/>
          </w:rPr>
          <w:instrText xml:space="preserve"> PAGEREF _Toc192418385 \h </w:instrText>
        </w:r>
        <w:r w:rsidRPr="003A0AD8">
          <w:rPr>
            <w:noProof/>
            <w:webHidden/>
          </w:rPr>
        </w:r>
        <w:r w:rsidRPr="003A0AD8">
          <w:rPr>
            <w:noProof/>
            <w:webHidden/>
          </w:rPr>
          <w:fldChar w:fldCharType="separate"/>
        </w:r>
        <w:r w:rsidR="00DA5AC4" w:rsidRPr="003A0AD8">
          <w:rPr>
            <w:noProof/>
            <w:webHidden/>
          </w:rPr>
          <w:t>68</w:t>
        </w:r>
        <w:r w:rsidRPr="003A0AD8">
          <w:rPr>
            <w:noProof/>
            <w:webHidden/>
          </w:rPr>
          <w:fldChar w:fldCharType="end"/>
        </w:r>
      </w:hyperlink>
    </w:p>
    <w:p w14:paraId="09BAF498" w14:textId="4CC3034E"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6" w:history="1">
        <w:r w:rsidRPr="003A0AD8">
          <w:rPr>
            <w:rStyle w:val="Hyperlink"/>
            <w:noProof/>
          </w:rPr>
          <w:t>Abbildung 53 Klassendiagramm der Projektbearbeitungsansicht</w:t>
        </w:r>
        <w:r w:rsidRPr="003A0AD8">
          <w:rPr>
            <w:noProof/>
            <w:webHidden/>
          </w:rPr>
          <w:tab/>
        </w:r>
        <w:r w:rsidRPr="003A0AD8">
          <w:rPr>
            <w:noProof/>
            <w:webHidden/>
          </w:rPr>
          <w:fldChar w:fldCharType="begin"/>
        </w:r>
        <w:r w:rsidRPr="003A0AD8">
          <w:rPr>
            <w:noProof/>
            <w:webHidden/>
          </w:rPr>
          <w:instrText xml:space="preserve"> PAGEREF _Toc192418386 \h </w:instrText>
        </w:r>
        <w:r w:rsidRPr="003A0AD8">
          <w:rPr>
            <w:noProof/>
            <w:webHidden/>
          </w:rPr>
        </w:r>
        <w:r w:rsidRPr="003A0AD8">
          <w:rPr>
            <w:noProof/>
            <w:webHidden/>
          </w:rPr>
          <w:fldChar w:fldCharType="separate"/>
        </w:r>
        <w:r w:rsidR="00DA5AC4" w:rsidRPr="003A0AD8">
          <w:rPr>
            <w:noProof/>
            <w:webHidden/>
          </w:rPr>
          <w:t>69</w:t>
        </w:r>
        <w:r w:rsidRPr="003A0AD8">
          <w:rPr>
            <w:noProof/>
            <w:webHidden/>
          </w:rPr>
          <w:fldChar w:fldCharType="end"/>
        </w:r>
      </w:hyperlink>
    </w:p>
    <w:p w14:paraId="64460FDB" w14:textId="132A08E2"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7" w:history="1">
        <w:r w:rsidRPr="003A0AD8">
          <w:rPr>
            <w:rStyle w:val="Hyperlink"/>
            <w:noProof/>
          </w:rPr>
          <w:t>Abbildung 54 Klassendiagramm der Projektansicht</w:t>
        </w:r>
        <w:r w:rsidRPr="003A0AD8">
          <w:rPr>
            <w:noProof/>
            <w:webHidden/>
          </w:rPr>
          <w:tab/>
        </w:r>
        <w:r w:rsidRPr="003A0AD8">
          <w:rPr>
            <w:noProof/>
            <w:webHidden/>
          </w:rPr>
          <w:fldChar w:fldCharType="begin"/>
        </w:r>
        <w:r w:rsidRPr="003A0AD8">
          <w:rPr>
            <w:noProof/>
            <w:webHidden/>
          </w:rPr>
          <w:instrText xml:space="preserve"> PAGEREF _Toc192418387 \h </w:instrText>
        </w:r>
        <w:r w:rsidRPr="003A0AD8">
          <w:rPr>
            <w:noProof/>
            <w:webHidden/>
          </w:rPr>
        </w:r>
        <w:r w:rsidRPr="003A0AD8">
          <w:rPr>
            <w:noProof/>
            <w:webHidden/>
          </w:rPr>
          <w:fldChar w:fldCharType="separate"/>
        </w:r>
        <w:r w:rsidR="00DA5AC4" w:rsidRPr="003A0AD8">
          <w:rPr>
            <w:noProof/>
            <w:webHidden/>
          </w:rPr>
          <w:t>70</w:t>
        </w:r>
        <w:r w:rsidRPr="003A0AD8">
          <w:rPr>
            <w:noProof/>
            <w:webHidden/>
          </w:rPr>
          <w:fldChar w:fldCharType="end"/>
        </w:r>
      </w:hyperlink>
    </w:p>
    <w:p w14:paraId="6EDB3DF1" w14:textId="73AC4FB5" w:rsidR="0085047E" w:rsidRPr="003A0AD8" w:rsidRDefault="0085047E">
      <w:pPr>
        <w:pStyle w:val="TableofFigures"/>
        <w:tabs>
          <w:tab w:val="right" w:leader="dot" w:pos="9457"/>
        </w:tabs>
        <w:rPr>
          <w:rFonts w:asciiTheme="minorHAnsi" w:eastAsiaTheme="minorEastAsia" w:hAnsiTheme="minorHAnsi" w:cstheme="minorBidi"/>
          <w:noProof/>
          <w:kern w:val="2"/>
          <w:sz w:val="24"/>
          <w:szCs w:val="24"/>
          <w:lang w:eastAsia="en-CH"/>
          <w14:ligatures w14:val="standardContextual"/>
        </w:rPr>
      </w:pPr>
      <w:hyperlink w:anchor="_Toc192418388" w:history="1">
        <w:r w:rsidRPr="003A0AD8">
          <w:rPr>
            <w:rStyle w:val="Hyperlink"/>
            <w:noProof/>
          </w:rPr>
          <w:t>Abbildung 55 Klassendiagramm der Benutzerauthentifizierung</w:t>
        </w:r>
        <w:r w:rsidRPr="003A0AD8">
          <w:rPr>
            <w:noProof/>
            <w:webHidden/>
          </w:rPr>
          <w:tab/>
        </w:r>
        <w:r w:rsidRPr="003A0AD8">
          <w:rPr>
            <w:noProof/>
            <w:webHidden/>
          </w:rPr>
          <w:fldChar w:fldCharType="begin"/>
        </w:r>
        <w:r w:rsidRPr="003A0AD8">
          <w:rPr>
            <w:noProof/>
            <w:webHidden/>
          </w:rPr>
          <w:instrText xml:space="preserve"> PAGEREF _Toc192418388 \h </w:instrText>
        </w:r>
        <w:r w:rsidRPr="003A0AD8">
          <w:rPr>
            <w:noProof/>
            <w:webHidden/>
          </w:rPr>
        </w:r>
        <w:r w:rsidRPr="003A0AD8">
          <w:rPr>
            <w:noProof/>
            <w:webHidden/>
          </w:rPr>
          <w:fldChar w:fldCharType="separate"/>
        </w:r>
        <w:r w:rsidR="00DA5AC4" w:rsidRPr="003A0AD8">
          <w:rPr>
            <w:noProof/>
            <w:webHidden/>
          </w:rPr>
          <w:t>71</w:t>
        </w:r>
        <w:r w:rsidRPr="003A0AD8">
          <w:rPr>
            <w:noProof/>
            <w:webHidden/>
          </w:rPr>
          <w:fldChar w:fldCharType="end"/>
        </w:r>
      </w:hyperlink>
    </w:p>
    <w:p w14:paraId="3AE42406" w14:textId="6BE42A47" w:rsidR="00BB5D6C" w:rsidRPr="003A0AD8" w:rsidRDefault="008F6556" w:rsidP="005E7001">
      <w:r w:rsidRPr="003A0AD8">
        <w:fldChar w:fldCharType="end"/>
      </w:r>
    </w:p>
    <w:p w14:paraId="130935AC" w14:textId="0FFA364A" w:rsidR="00BB5D6C" w:rsidRPr="003A0AD8" w:rsidRDefault="00BB5D6C" w:rsidP="00432DB1">
      <w:pPr>
        <w:pStyle w:val="Heading1"/>
      </w:pPr>
      <w:bookmarkStart w:id="230" w:name="_Toc371572048"/>
      <w:bookmarkStart w:id="231" w:name="_Toc188879065"/>
      <w:bookmarkStart w:id="232" w:name="_Toc192418329"/>
      <w:r w:rsidRPr="003A0AD8">
        <w:t>Tabellenverzeichnis</w:t>
      </w:r>
      <w:bookmarkEnd w:id="230"/>
      <w:bookmarkEnd w:id="231"/>
      <w:bookmarkEnd w:id="232"/>
    </w:p>
    <w:p w14:paraId="1B9C0E23" w14:textId="63FF3526" w:rsidR="0085047E" w:rsidRPr="003A0AD8" w:rsidRDefault="00BB5D6C">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r w:rsidRPr="003A0AD8">
        <w:fldChar w:fldCharType="begin"/>
      </w:r>
      <w:r w:rsidRPr="003A0AD8">
        <w:instrText xml:space="preserve"> TOC \h \z \c "Tabelle" </w:instrText>
      </w:r>
      <w:r w:rsidRPr="003A0AD8">
        <w:fldChar w:fldCharType="separate"/>
      </w:r>
      <w:hyperlink w:anchor="_Toc192418389" w:history="1">
        <w:r w:rsidR="0085047E" w:rsidRPr="003A0AD8">
          <w:rPr>
            <w:rStyle w:val="Hyperlink"/>
            <w:noProof/>
          </w:rPr>
          <w:t>Tabelle 1 Anforderungen an die Authentifizierung</w:t>
        </w:r>
        <w:r w:rsidR="0085047E" w:rsidRPr="003A0AD8">
          <w:rPr>
            <w:noProof/>
            <w:webHidden/>
          </w:rPr>
          <w:tab/>
        </w:r>
        <w:r w:rsidR="0085047E" w:rsidRPr="003A0AD8">
          <w:rPr>
            <w:noProof/>
            <w:webHidden/>
          </w:rPr>
          <w:fldChar w:fldCharType="begin"/>
        </w:r>
        <w:r w:rsidR="0085047E" w:rsidRPr="003A0AD8">
          <w:rPr>
            <w:noProof/>
            <w:webHidden/>
          </w:rPr>
          <w:instrText xml:space="preserve"> PAGEREF _Toc192418389 \h </w:instrText>
        </w:r>
        <w:r w:rsidR="0085047E" w:rsidRPr="003A0AD8">
          <w:rPr>
            <w:noProof/>
            <w:webHidden/>
          </w:rPr>
        </w:r>
        <w:r w:rsidR="0085047E" w:rsidRPr="003A0AD8">
          <w:rPr>
            <w:noProof/>
            <w:webHidden/>
          </w:rPr>
          <w:fldChar w:fldCharType="separate"/>
        </w:r>
        <w:r w:rsidR="00DA5AC4" w:rsidRPr="003A0AD8">
          <w:rPr>
            <w:noProof/>
            <w:webHidden/>
          </w:rPr>
          <w:t>17</w:t>
        </w:r>
        <w:r w:rsidR="0085047E" w:rsidRPr="003A0AD8">
          <w:rPr>
            <w:noProof/>
            <w:webHidden/>
          </w:rPr>
          <w:fldChar w:fldCharType="end"/>
        </w:r>
      </w:hyperlink>
    </w:p>
    <w:p w14:paraId="4CD72749" w14:textId="2E4CD657"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0" w:history="1">
        <w:r w:rsidRPr="003A0AD8">
          <w:rPr>
            <w:rStyle w:val="Hyperlink"/>
            <w:noProof/>
          </w:rPr>
          <w:t>Tabelle 2 Anforderungen an die Projektübersicht</w:t>
        </w:r>
        <w:r w:rsidRPr="003A0AD8">
          <w:rPr>
            <w:noProof/>
            <w:webHidden/>
          </w:rPr>
          <w:tab/>
        </w:r>
        <w:r w:rsidRPr="003A0AD8">
          <w:rPr>
            <w:noProof/>
            <w:webHidden/>
          </w:rPr>
          <w:fldChar w:fldCharType="begin"/>
        </w:r>
        <w:r w:rsidRPr="003A0AD8">
          <w:rPr>
            <w:noProof/>
            <w:webHidden/>
          </w:rPr>
          <w:instrText xml:space="preserve"> PAGEREF _Toc192418390 \h </w:instrText>
        </w:r>
        <w:r w:rsidRPr="003A0AD8">
          <w:rPr>
            <w:noProof/>
            <w:webHidden/>
          </w:rPr>
        </w:r>
        <w:r w:rsidRPr="003A0AD8">
          <w:rPr>
            <w:noProof/>
            <w:webHidden/>
          </w:rPr>
          <w:fldChar w:fldCharType="separate"/>
        </w:r>
        <w:r w:rsidR="00DA5AC4" w:rsidRPr="003A0AD8">
          <w:rPr>
            <w:noProof/>
            <w:webHidden/>
          </w:rPr>
          <w:t>17</w:t>
        </w:r>
        <w:r w:rsidRPr="003A0AD8">
          <w:rPr>
            <w:noProof/>
            <w:webHidden/>
          </w:rPr>
          <w:fldChar w:fldCharType="end"/>
        </w:r>
      </w:hyperlink>
    </w:p>
    <w:p w14:paraId="750AFBCD" w14:textId="09E28015"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1" w:history="1">
        <w:r w:rsidRPr="003A0AD8">
          <w:rPr>
            <w:rStyle w:val="Hyperlink"/>
            <w:noProof/>
          </w:rPr>
          <w:t>Tabelle 3 Anforderungen an die Projektdetails</w:t>
        </w:r>
        <w:r w:rsidRPr="003A0AD8">
          <w:rPr>
            <w:noProof/>
            <w:webHidden/>
          </w:rPr>
          <w:tab/>
        </w:r>
        <w:r w:rsidRPr="003A0AD8">
          <w:rPr>
            <w:noProof/>
            <w:webHidden/>
          </w:rPr>
          <w:fldChar w:fldCharType="begin"/>
        </w:r>
        <w:r w:rsidRPr="003A0AD8">
          <w:rPr>
            <w:noProof/>
            <w:webHidden/>
          </w:rPr>
          <w:instrText xml:space="preserve"> PAGEREF _Toc192418391 \h </w:instrText>
        </w:r>
        <w:r w:rsidRPr="003A0AD8">
          <w:rPr>
            <w:noProof/>
            <w:webHidden/>
          </w:rPr>
        </w:r>
        <w:r w:rsidRPr="003A0AD8">
          <w:rPr>
            <w:noProof/>
            <w:webHidden/>
          </w:rPr>
          <w:fldChar w:fldCharType="separate"/>
        </w:r>
        <w:r w:rsidR="00DA5AC4" w:rsidRPr="003A0AD8">
          <w:rPr>
            <w:noProof/>
            <w:webHidden/>
          </w:rPr>
          <w:t>18</w:t>
        </w:r>
        <w:r w:rsidRPr="003A0AD8">
          <w:rPr>
            <w:noProof/>
            <w:webHidden/>
          </w:rPr>
          <w:fldChar w:fldCharType="end"/>
        </w:r>
      </w:hyperlink>
    </w:p>
    <w:p w14:paraId="416AD0F9" w14:textId="4368291D"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2" w:history="1">
        <w:r w:rsidRPr="003A0AD8">
          <w:rPr>
            <w:rStyle w:val="Hyperlink"/>
            <w:noProof/>
          </w:rPr>
          <w:t>Tabelle 4 Anforderung zu den Notizen</w:t>
        </w:r>
        <w:r w:rsidRPr="003A0AD8">
          <w:rPr>
            <w:noProof/>
            <w:webHidden/>
          </w:rPr>
          <w:tab/>
        </w:r>
        <w:r w:rsidRPr="003A0AD8">
          <w:rPr>
            <w:noProof/>
            <w:webHidden/>
          </w:rPr>
          <w:fldChar w:fldCharType="begin"/>
        </w:r>
        <w:r w:rsidRPr="003A0AD8">
          <w:rPr>
            <w:noProof/>
            <w:webHidden/>
          </w:rPr>
          <w:instrText xml:space="preserve"> PAGEREF _Toc192418392 \h </w:instrText>
        </w:r>
        <w:r w:rsidRPr="003A0AD8">
          <w:rPr>
            <w:noProof/>
            <w:webHidden/>
          </w:rPr>
        </w:r>
        <w:r w:rsidRPr="003A0AD8">
          <w:rPr>
            <w:noProof/>
            <w:webHidden/>
          </w:rPr>
          <w:fldChar w:fldCharType="separate"/>
        </w:r>
        <w:r w:rsidR="00DA5AC4" w:rsidRPr="003A0AD8">
          <w:rPr>
            <w:noProof/>
            <w:webHidden/>
          </w:rPr>
          <w:t>19</w:t>
        </w:r>
        <w:r w:rsidRPr="003A0AD8">
          <w:rPr>
            <w:noProof/>
            <w:webHidden/>
          </w:rPr>
          <w:fldChar w:fldCharType="end"/>
        </w:r>
      </w:hyperlink>
    </w:p>
    <w:p w14:paraId="39DFB0B5" w14:textId="669A3DA4"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3" w:history="1">
        <w:r w:rsidRPr="003A0AD8">
          <w:rPr>
            <w:rStyle w:val="Hyperlink"/>
            <w:noProof/>
          </w:rPr>
          <w:t>Tabelle 5 Anforderungen zu der Inbetriebnahme</w:t>
        </w:r>
        <w:r w:rsidRPr="003A0AD8">
          <w:rPr>
            <w:noProof/>
            <w:webHidden/>
          </w:rPr>
          <w:tab/>
        </w:r>
        <w:r w:rsidRPr="003A0AD8">
          <w:rPr>
            <w:noProof/>
            <w:webHidden/>
          </w:rPr>
          <w:fldChar w:fldCharType="begin"/>
        </w:r>
        <w:r w:rsidRPr="003A0AD8">
          <w:rPr>
            <w:noProof/>
            <w:webHidden/>
          </w:rPr>
          <w:instrText xml:space="preserve"> PAGEREF _Toc192418393 \h </w:instrText>
        </w:r>
        <w:r w:rsidRPr="003A0AD8">
          <w:rPr>
            <w:noProof/>
            <w:webHidden/>
          </w:rPr>
        </w:r>
        <w:r w:rsidRPr="003A0AD8">
          <w:rPr>
            <w:noProof/>
            <w:webHidden/>
          </w:rPr>
          <w:fldChar w:fldCharType="separate"/>
        </w:r>
        <w:r w:rsidR="00DA5AC4" w:rsidRPr="003A0AD8">
          <w:rPr>
            <w:noProof/>
            <w:webHidden/>
          </w:rPr>
          <w:t>19</w:t>
        </w:r>
        <w:r w:rsidRPr="003A0AD8">
          <w:rPr>
            <w:noProof/>
            <w:webHidden/>
          </w:rPr>
          <w:fldChar w:fldCharType="end"/>
        </w:r>
      </w:hyperlink>
    </w:p>
    <w:p w14:paraId="558AD7D5" w14:textId="7B088A5F"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4" w:history="1">
        <w:r w:rsidRPr="003A0AD8">
          <w:rPr>
            <w:rStyle w:val="Hyperlink"/>
            <w:noProof/>
          </w:rPr>
          <w:t>Tabelle 6 Auflistung der nicht funktionalen Anforderungen</w:t>
        </w:r>
        <w:r w:rsidRPr="003A0AD8">
          <w:rPr>
            <w:noProof/>
            <w:webHidden/>
          </w:rPr>
          <w:tab/>
        </w:r>
        <w:r w:rsidRPr="003A0AD8">
          <w:rPr>
            <w:noProof/>
            <w:webHidden/>
          </w:rPr>
          <w:fldChar w:fldCharType="begin"/>
        </w:r>
        <w:r w:rsidRPr="003A0AD8">
          <w:rPr>
            <w:noProof/>
            <w:webHidden/>
          </w:rPr>
          <w:instrText xml:space="preserve"> PAGEREF _Toc192418394 \h </w:instrText>
        </w:r>
        <w:r w:rsidRPr="003A0AD8">
          <w:rPr>
            <w:noProof/>
            <w:webHidden/>
          </w:rPr>
        </w:r>
        <w:r w:rsidRPr="003A0AD8">
          <w:rPr>
            <w:noProof/>
            <w:webHidden/>
          </w:rPr>
          <w:fldChar w:fldCharType="separate"/>
        </w:r>
        <w:r w:rsidR="00DA5AC4" w:rsidRPr="003A0AD8">
          <w:rPr>
            <w:noProof/>
            <w:webHidden/>
          </w:rPr>
          <w:t>22</w:t>
        </w:r>
        <w:r w:rsidRPr="003A0AD8">
          <w:rPr>
            <w:noProof/>
            <w:webHidden/>
          </w:rPr>
          <w:fldChar w:fldCharType="end"/>
        </w:r>
      </w:hyperlink>
    </w:p>
    <w:p w14:paraId="4A86FC8A" w14:textId="5A779C3A"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5" w:history="1">
        <w:r w:rsidRPr="003A0AD8">
          <w:rPr>
            <w:rStyle w:val="Hyperlink"/>
            <w:noProof/>
          </w:rPr>
          <w:t>Tabelle 7 Beschreibung der Anwendungsfälle</w:t>
        </w:r>
        <w:r w:rsidRPr="003A0AD8">
          <w:rPr>
            <w:noProof/>
            <w:webHidden/>
          </w:rPr>
          <w:tab/>
        </w:r>
        <w:r w:rsidRPr="003A0AD8">
          <w:rPr>
            <w:noProof/>
            <w:webHidden/>
          </w:rPr>
          <w:fldChar w:fldCharType="begin"/>
        </w:r>
        <w:r w:rsidRPr="003A0AD8">
          <w:rPr>
            <w:noProof/>
            <w:webHidden/>
          </w:rPr>
          <w:instrText xml:space="preserve"> PAGEREF _Toc192418395 \h </w:instrText>
        </w:r>
        <w:r w:rsidRPr="003A0AD8">
          <w:rPr>
            <w:noProof/>
            <w:webHidden/>
          </w:rPr>
        </w:r>
        <w:r w:rsidRPr="003A0AD8">
          <w:rPr>
            <w:noProof/>
            <w:webHidden/>
          </w:rPr>
          <w:fldChar w:fldCharType="separate"/>
        </w:r>
        <w:r w:rsidR="00DA5AC4" w:rsidRPr="003A0AD8">
          <w:rPr>
            <w:noProof/>
            <w:webHidden/>
          </w:rPr>
          <w:t>23</w:t>
        </w:r>
        <w:r w:rsidRPr="003A0AD8">
          <w:rPr>
            <w:noProof/>
            <w:webHidden/>
          </w:rPr>
          <w:fldChar w:fldCharType="end"/>
        </w:r>
      </w:hyperlink>
    </w:p>
    <w:p w14:paraId="37932522" w14:textId="5FDEEB71"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6" w:history="1">
        <w:r w:rsidRPr="003A0AD8">
          <w:rPr>
            <w:rStyle w:val="Hyperlink"/>
            <w:noProof/>
          </w:rPr>
          <w:t>Tabelle 8 Qualitätsanforderungen an die «Baustellen App»</w:t>
        </w:r>
        <w:r w:rsidRPr="003A0AD8">
          <w:rPr>
            <w:noProof/>
            <w:webHidden/>
          </w:rPr>
          <w:tab/>
        </w:r>
        <w:r w:rsidRPr="003A0AD8">
          <w:rPr>
            <w:noProof/>
            <w:webHidden/>
          </w:rPr>
          <w:fldChar w:fldCharType="begin"/>
        </w:r>
        <w:r w:rsidRPr="003A0AD8">
          <w:rPr>
            <w:noProof/>
            <w:webHidden/>
          </w:rPr>
          <w:instrText xml:space="preserve"> PAGEREF _Toc192418396 \h </w:instrText>
        </w:r>
        <w:r w:rsidRPr="003A0AD8">
          <w:rPr>
            <w:noProof/>
            <w:webHidden/>
          </w:rPr>
        </w:r>
        <w:r w:rsidRPr="003A0AD8">
          <w:rPr>
            <w:noProof/>
            <w:webHidden/>
          </w:rPr>
          <w:fldChar w:fldCharType="separate"/>
        </w:r>
        <w:r w:rsidR="00DA5AC4" w:rsidRPr="003A0AD8">
          <w:rPr>
            <w:noProof/>
            <w:webHidden/>
          </w:rPr>
          <w:t>25</w:t>
        </w:r>
        <w:r w:rsidRPr="003A0AD8">
          <w:rPr>
            <w:noProof/>
            <w:webHidden/>
          </w:rPr>
          <w:fldChar w:fldCharType="end"/>
        </w:r>
      </w:hyperlink>
    </w:p>
    <w:p w14:paraId="23044B84" w14:textId="12DC5D79"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7" w:history="1">
        <w:r w:rsidRPr="003A0AD8">
          <w:rPr>
            <w:rStyle w:val="Hyperlink"/>
            <w:noProof/>
          </w:rPr>
          <w:t>Tabelle 9 Stakeholder des «Baustellen App» MVPs</w:t>
        </w:r>
        <w:r w:rsidRPr="003A0AD8">
          <w:rPr>
            <w:noProof/>
            <w:webHidden/>
          </w:rPr>
          <w:tab/>
        </w:r>
        <w:r w:rsidRPr="003A0AD8">
          <w:rPr>
            <w:noProof/>
            <w:webHidden/>
          </w:rPr>
          <w:fldChar w:fldCharType="begin"/>
        </w:r>
        <w:r w:rsidRPr="003A0AD8">
          <w:rPr>
            <w:noProof/>
            <w:webHidden/>
          </w:rPr>
          <w:instrText xml:space="preserve"> PAGEREF _Toc192418397 \h </w:instrText>
        </w:r>
        <w:r w:rsidRPr="003A0AD8">
          <w:rPr>
            <w:noProof/>
            <w:webHidden/>
          </w:rPr>
        </w:r>
        <w:r w:rsidRPr="003A0AD8">
          <w:rPr>
            <w:noProof/>
            <w:webHidden/>
          </w:rPr>
          <w:fldChar w:fldCharType="separate"/>
        </w:r>
        <w:r w:rsidR="00DA5AC4" w:rsidRPr="003A0AD8">
          <w:rPr>
            <w:noProof/>
            <w:webHidden/>
          </w:rPr>
          <w:t>25</w:t>
        </w:r>
        <w:r w:rsidRPr="003A0AD8">
          <w:rPr>
            <w:noProof/>
            <w:webHidden/>
          </w:rPr>
          <w:fldChar w:fldCharType="end"/>
        </w:r>
      </w:hyperlink>
    </w:p>
    <w:p w14:paraId="76D1C956" w14:textId="6C0CF4F3"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8" w:history="1">
        <w:r w:rsidRPr="003A0AD8">
          <w:rPr>
            <w:rStyle w:val="Hyperlink"/>
            <w:noProof/>
          </w:rPr>
          <w:t>Tabelle 10 Randbedingungen</w:t>
        </w:r>
        <w:r w:rsidRPr="003A0AD8">
          <w:rPr>
            <w:noProof/>
            <w:webHidden/>
          </w:rPr>
          <w:tab/>
        </w:r>
        <w:r w:rsidRPr="003A0AD8">
          <w:rPr>
            <w:noProof/>
            <w:webHidden/>
          </w:rPr>
          <w:fldChar w:fldCharType="begin"/>
        </w:r>
        <w:r w:rsidRPr="003A0AD8">
          <w:rPr>
            <w:noProof/>
            <w:webHidden/>
          </w:rPr>
          <w:instrText xml:space="preserve"> PAGEREF _Toc192418398 \h </w:instrText>
        </w:r>
        <w:r w:rsidRPr="003A0AD8">
          <w:rPr>
            <w:noProof/>
            <w:webHidden/>
          </w:rPr>
        </w:r>
        <w:r w:rsidRPr="003A0AD8">
          <w:rPr>
            <w:noProof/>
            <w:webHidden/>
          </w:rPr>
          <w:fldChar w:fldCharType="separate"/>
        </w:r>
        <w:r w:rsidR="00DA5AC4" w:rsidRPr="003A0AD8">
          <w:rPr>
            <w:noProof/>
            <w:webHidden/>
          </w:rPr>
          <w:t>26</w:t>
        </w:r>
        <w:r w:rsidRPr="003A0AD8">
          <w:rPr>
            <w:noProof/>
            <w:webHidden/>
          </w:rPr>
          <w:fldChar w:fldCharType="end"/>
        </w:r>
      </w:hyperlink>
    </w:p>
    <w:p w14:paraId="6925E5E5" w14:textId="42F643AD"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399" w:history="1">
        <w:r w:rsidRPr="003A0AD8">
          <w:rPr>
            <w:rStyle w:val="Hyperlink"/>
            <w:noProof/>
          </w:rPr>
          <w:t>Tabelle 11 Akteure und Systeme im Kontext der «Baustellen App»</w:t>
        </w:r>
        <w:r w:rsidRPr="003A0AD8">
          <w:rPr>
            <w:noProof/>
            <w:webHidden/>
          </w:rPr>
          <w:tab/>
        </w:r>
        <w:r w:rsidRPr="003A0AD8">
          <w:rPr>
            <w:noProof/>
            <w:webHidden/>
          </w:rPr>
          <w:fldChar w:fldCharType="begin"/>
        </w:r>
        <w:r w:rsidRPr="003A0AD8">
          <w:rPr>
            <w:noProof/>
            <w:webHidden/>
          </w:rPr>
          <w:instrText xml:space="preserve"> PAGEREF _Toc192418399 \h </w:instrText>
        </w:r>
        <w:r w:rsidRPr="003A0AD8">
          <w:rPr>
            <w:noProof/>
            <w:webHidden/>
          </w:rPr>
        </w:r>
        <w:r w:rsidRPr="003A0AD8">
          <w:rPr>
            <w:noProof/>
            <w:webHidden/>
          </w:rPr>
          <w:fldChar w:fldCharType="separate"/>
        </w:r>
        <w:r w:rsidR="00DA5AC4" w:rsidRPr="003A0AD8">
          <w:rPr>
            <w:noProof/>
            <w:webHidden/>
          </w:rPr>
          <w:t>27</w:t>
        </w:r>
        <w:r w:rsidRPr="003A0AD8">
          <w:rPr>
            <w:noProof/>
            <w:webHidden/>
          </w:rPr>
          <w:fldChar w:fldCharType="end"/>
        </w:r>
      </w:hyperlink>
    </w:p>
    <w:p w14:paraId="6DF1738E" w14:textId="19C0571F"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0" w:history="1">
        <w:r w:rsidRPr="003A0AD8">
          <w:rPr>
            <w:rStyle w:val="Hyperlink"/>
            <w:noProof/>
          </w:rPr>
          <w:t>Tabelle 12 Beschreibung der System Bausteine</w:t>
        </w:r>
        <w:r w:rsidRPr="003A0AD8">
          <w:rPr>
            <w:noProof/>
            <w:webHidden/>
          </w:rPr>
          <w:tab/>
        </w:r>
        <w:r w:rsidRPr="003A0AD8">
          <w:rPr>
            <w:noProof/>
            <w:webHidden/>
          </w:rPr>
          <w:fldChar w:fldCharType="begin"/>
        </w:r>
        <w:r w:rsidRPr="003A0AD8">
          <w:rPr>
            <w:noProof/>
            <w:webHidden/>
          </w:rPr>
          <w:instrText xml:space="preserve"> PAGEREF _Toc192418400 \h </w:instrText>
        </w:r>
        <w:r w:rsidRPr="003A0AD8">
          <w:rPr>
            <w:noProof/>
            <w:webHidden/>
          </w:rPr>
        </w:r>
        <w:r w:rsidRPr="003A0AD8">
          <w:rPr>
            <w:noProof/>
            <w:webHidden/>
          </w:rPr>
          <w:fldChar w:fldCharType="separate"/>
        </w:r>
        <w:r w:rsidR="00DA5AC4" w:rsidRPr="003A0AD8">
          <w:rPr>
            <w:noProof/>
            <w:webHidden/>
          </w:rPr>
          <w:t>31</w:t>
        </w:r>
        <w:r w:rsidRPr="003A0AD8">
          <w:rPr>
            <w:noProof/>
            <w:webHidden/>
          </w:rPr>
          <w:fldChar w:fldCharType="end"/>
        </w:r>
      </w:hyperlink>
    </w:p>
    <w:p w14:paraId="62EB07F8" w14:textId="2549A563"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1" w:history="1">
        <w:r w:rsidRPr="003A0AD8">
          <w:rPr>
            <w:rStyle w:val="Hyperlink"/>
            <w:noProof/>
          </w:rPr>
          <w:t>Tabelle 13 Beschreibung der Schnittstellen des Gesamtsystems zu den externen Systemen</w:t>
        </w:r>
        <w:r w:rsidRPr="003A0AD8">
          <w:rPr>
            <w:noProof/>
            <w:webHidden/>
          </w:rPr>
          <w:tab/>
        </w:r>
        <w:r w:rsidRPr="003A0AD8">
          <w:rPr>
            <w:noProof/>
            <w:webHidden/>
          </w:rPr>
          <w:fldChar w:fldCharType="begin"/>
        </w:r>
        <w:r w:rsidRPr="003A0AD8">
          <w:rPr>
            <w:noProof/>
            <w:webHidden/>
          </w:rPr>
          <w:instrText xml:space="preserve"> PAGEREF _Toc192418401 \h </w:instrText>
        </w:r>
        <w:r w:rsidRPr="003A0AD8">
          <w:rPr>
            <w:noProof/>
            <w:webHidden/>
          </w:rPr>
        </w:r>
        <w:r w:rsidRPr="003A0AD8">
          <w:rPr>
            <w:noProof/>
            <w:webHidden/>
          </w:rPr>
          <w:fldChar w:fldCharType="separate"/>
        </w:r>
        <w:r w:rsidR="00DA5AC4" w:rsidRPr="003A0AD8">
          <w:rPr>
            <w:noProof/>
            <w:webHidden/>
          </w:rPr>
          <w:t>31</w:t>
        </w:r>
        <w:r w:rsidRPr="003A0AD8">
          <w:rPr>
            <w:noProof/>
            <w:webHidden/>
          </w:rPr>
          <w:fldChar w:fldCharType="end"/>
        </w:r>
      </w:hyperlink>
    </w:p>
    <w:p w14:paraId="6D9D98D2" w14:textId="4B5D269F"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2" w:history="1">
        <w:r w:rsidRPr="003A0AD8">
          <w:rPr>
            <w:rStyle w:val="Hyperlink"/>
            <w:noProof/>
          </w:rPr>
          <w:t>Tabelle 14 Beschreibung der Schnittstellen des «Mobile Client»</w:t>
        </w:r>
        <w:r w:rsidRPr="003A0AD8">
          <w:rPr>
            <w:noProof/>
            <w:webHidden/>
          </w:rPr>
          <w:tab/>
        </w:r>
        <w:r w:rsidRPr="003A0AD8">
          <w:rPr>
            <w:noProof/>
            <w:webHidden/>
          </w:rPr>
          <w:fldChar w:fldCharType="begin"/>
        </w:r>
        <w:r w:rsidRPr="003A0AD8">
          <w:rPr>
            <w:noProof/>
            <w:webHidden/>
          </w:rPr>
          <w:instrText xml:space="preserve"> PAGEREF _Toc192418402 \h </w:instrText>
        </w:r>
        <w:r w:rsidRPr="003A0AD8">
          <w:rPr>
            <w:noProof/>
            <w:webHidden/>
          </w:rPr>
        </w:r>
        <w:r w:rsidRPr="003A0AD8">
          <w:rPr>
            <w:noProof/>
            <w:webHidden/>
          </w:rPr>
          <w:fldChar w:fldCharType="separate"/>
        </w:r>
        <w:r w:rsidR="00DA5AC4" w:rsidRPr="003A0AD8">
          <w:rPr>
            <w:noProof/>
            <w:webHidden/>
          </w:rPr>
          <w:t>32</w:t>
        </w:r>
        <w:r w:rsidRPr="003A0AD8">
          <w:rPr>
            <w:noProof/>
            <w:webHidden/>
          </w:rPr>
          <w:fldChar w:fldCharType="end"/>
        </w:r>
      </w:hyperlink>
    </w:p>
    <w:p w14:paraId="51FCA76D" w14:textId="3555691C"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3" w:history="1">
        <w:r w:rsidRPr="003A0AD8">
          <w:rPr>
            <w:rStyle w:val="Hyperlink"/>
            <w:noProof/>
          </w:rPr>
          <w:t>Tabelle 15 Beschreibung der Schnittstellen des «Web Portals»</w:t>
        </w:r>
        <w:r w:rsidRPr="003A0AD8">
          <w:rPr>
            <w:noProof/>
            <w:webHidden/>
          </w:rPr>
          <w:tab/>
        </w:r>
        <w:r w:rsidRPr="003A0AD8">
          <w:rPr>
            <w:noProof/>
            <w:webHidden/>
          </w:rPr>
          <w:fldChar w:fldCharType="begin"/>
        </w:r>
        <w:r w:rsidRPr="003A0AD8">
          <w:rPr>
            <w:noProof/>
            <w:webHidden/>
          </w:rPr>
          <w:instrText xml:space="preserve"> PAGEREF _Toc192418403 \h </w:instrText>
        </w:r>
        <w:r w:rsidRPr="003A0AD8">
          <w:rPr>
            <w:noProof/>
            <w:webHidden/>
          </w:rPr>
        </w:r>
        <w:r w:rsidRPr="003A0AD8">
          <w:rPr>
            <w:noProof/>
            <w:webHidden/>
          </w:rPr>
          <w:fldChar w:fldCharType="separate"/>
        </w:r>
        <w:r w:rsidR="00DA5AC4" w:rsidRPr="003A0AD8">
          <w:rPr>
            <w:noProof/>
            <w:webHidden/>
          </w:rPr>
          <w:t>33</w:t>
        </w:r>
        <w:r w:rsidRPr="003A0AD8">
          <w:rPr>
            <w:noProof/>
            <w:webHidden/>
          </w:rPr>
          <w:fldChar w:fldCharType="end"/>
        </w:r>
      </w:hyperlink>
    </w:p>
    <w:p w14:paraId="64AFD33E" w14:textId="3A50D7A8"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4" w:history="1">
        <w:r w:rsidRPr="003A0AD8">
          <w:rPr>
            <w:rStyle w:val="Hyperlink"/>
            <w:noProof/>
          </w:rPr>
          <w:t>Tabelle 16 Beschreibung der Schnittstellen des «API Gateways»</w:t>
        </w:r>
        <w:r w:rsidRPr="003A0AD8">
          <w:rPr>
            <w:noProof/>
            <w:webHidden/>
          </w:rPr>
          <w:tab/>
        </w:r>
        <w:r w:rsidRPr="003A0AD8">
          <w:rPr>
            <w:noProof/>
            <w:webHidden/>
          </w:rPr>
          <w:fldChar w:fldCharType="begin"/>
        </w:r>
        <w:r w:rsidRPr="003A0AD8">
          <w:rPr>
            <w:noProof/>
            <w:webHidden/>
          </w:rPr>
          <w:instrText xml:space="preserve"> PAGEREF _Toc192418404 \h </w:instrText>
        </w:r>
        <w:r w:rsidRPr="003A0AD8">
          <w:rPr>
            <w:noProof/>
            <w:webHidden/>
          </w:rPr>
        </w:r>
        <w:r w:rsidRPr="003A0AD8">
          <w:rPr>
            <w:noProof/>
            <w:webHidden/>
          </w:rPr>
          <w:fldChar w:fldCharType="separate"/>
        </w:r>
        <w:r w:rsidR="00DA5AC4" w:rsidRPr="003A0AD8">
          <w:rPr>
            <w:noProof/>
            <w:webHidden/>
          </w:rPr>
          <w:t>34</w:t>
        </w:r>
        <w:r w:rsidRPr="003A0AD8">
          <w:rPr>
            <w:noProof/>
            <w:webHidden/>
          </w:rPr>
          <w:fldChar w:fldCharType="end"/>
        </w:r>
      </w:hyperlink>
    </w:p>
    <w:p w14:paraId="4847D8C6" w14:textId="7AFFBD3F"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5" w:history="1">
        <w:r w:rsidRPr="003A0AD8">
          <w:rPr>
            <w:rStyle w:val="Hyperlink"/>
            <w:noProof/>
          </w:rPr>
          <w:t>Tabelle 17 Beschreibung der "Schnittstellen des «Customer Service»</w:t>
        </w:r>
        <w:r w:rsidRPr="003A0AD8">
          <w:rPr>
            <w:noProof/>
            <w:webHidden/>
          </w:rPr>
          <w:tab/>
        </w:r>
        <w:r w:rsidRPr="003A0AD8">
          <w:rPr>
            <w:noProof/>
            <w:webHidden/>
          </w:rPr>
          <w:fldChar w:fldCharType="begin"/>
        </w:r>
        <w:r w:rsidRPr="003A0AD8">
          <w:rPr>
            <w:noProof/>
            <w:webHidden/>
          </w:rPr>
          <w:instrText xml:space="preserve"> PAGEREF _Toc192418405 \h </w:instrText>
        </w:r>
        <w:r w:rsidRPr="003A0AD8">
          <w:rPr>
            <w:noProof/>
            <w:webHidden/>
          </w:rPr>
        </w:r>
        <w:r w:rsidRPr="003A0AD8">
          <w:rPr>
            <w:noProof/>
            <w:webHidden/>
          </w:rPr>
          <w:fldChar w:fldCharType="separate"/>
        </w:r>
        <w:r w:rsidR="00DA5AC4" w:rsidRPr="003A0AD8">
          <w:rPr>
            <w:noProof/>
            <w:webHidden/>
          </w:rPr>
          <w:t>34</w:t>
        </w:r>
        <w:r w:rsidRPr="003A0AD8">
          <w:rPr>
            <w:noProof/>
            <w:webHidden/>
          </w:rPr>
          <w:fldChar w:fldCharType="end"/>
        </w:r>
      </w:hyperlink>
    </w:p>
    <w:p w14:paraId="07540950" w14:textId="289CF559"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6" w:history="1">
        <w:r w:rsidRPr="003A0AD8">
          <w:rPr>
            <w:rStyle w:val="Hyperlink"/>
            <w:noProof/>
          </w:rPr>
          <w:t>Tabelle 18 Beschreibung der «Projekt Service» Schnittstellen</w:t>
        </w:r>
        <w:r w:rsidRPr="003A0AD8">
          <w:rPr>
            <w:noProof/>
            <w:webHidden/>
          </w:rPr>
          <w:tab/>
        </w:r>
        <w:r w:rsidRPr="003A0AD8">
          <w:rPr>
            <w:noProof/>
            <w:webHidden/>
          </w:rPr>
          <w:fldChar w:fldCharType="begin"/>
        </w:r>
        <w:r w:rsidRPr="003A0AD8">
          <w:rPr>
            <w:noProof/>
            <w:webHidden/>
          </w:rPr>
          <w:instrText xml:space="preserve"> PAGEREF _Toc192418406 \h </w:instrText>
        </w:r>
        <w:r w:rsidRPr="003A0AD8">
          <w:rPr>
            <w:noProof/>
            <w:webHidden/>
          </w:rPr>
        </w:r>
        <w:r w:rsidRPr="003A0AD8">
          <w:rPr>
            <w:noProof/>
            <w:webHidden/>
          </w:rPr>
          <w:fldChar w:fldCharType="separate"/>
        </w:r>
        <w:r w:rsidR="00DA5AC4" w:rsidRPr="003A0AD8">
          <w:rPr>
            <w:noProof/>
            <w:webHidden/>
          </w:rPr>
          <w:t>35</w:t>
        </w:r>
        <w:r w:rsidRPr="003A0AD8">
          <w:rPr>
            <w:noProof/>
            <w:webHidden/>
          </w:rPr>
          <w:fldChar w:fldCharType="end"/>
        </w:r>
      </w:hyperlink>
    </w:p>
    <w:p w14:paraId="3DF5EC53" w14:textId="617608F6"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7" w:history="1">
        <w:r w:rsidRPr="003A0AD8">
          <w:rPr>
            <w:rStyle w:val="Hyperlink"/>
            <w:noProof/>
          </w:rPr>
          <w:t>Tabelle 19 Beschreibung der «Note Service» Schnittstellen</w:t>
        </w:r>
        <w:r w:rsidRPr="003A0AD8">
          <w:rPr>
            <w:noProof/>
            <w:webHidden/>
          </w:rPr>
          <w:tab/>
        </w:r>
        <w:r w:rsidRPr="003A0AD8">
          <w:rPr>
            <w:noProof/>
            <w:webHidden/>
          </w:rPr>
          <w:fldChar w:fldCharType="begin"/>
        </w:r>
        <w:r w:rsidRPr="003A0AD8">
          <w:rPr>
            <w:noProof/>
            <w:webHidden/>
          </w:rPr>
          <w:instrText xml:space="preserve"> PAGEREF _Toc192418407 \h </w:instrText>
        </w:r>
        <w:r w:rsidRPr="003A0AD8">
          <w:rPr>
            <w:noProof/>
            <w:webHidden/>
          </w:rPr>
        </w:r>
        <w:r w:rsidRPr="003A0AD8">
          <w:rPr>
            <w:noProof/>
            <w:webHidden/>
          </w:rPr>
          <w:fldChar w:fldCharType="separate"/>
        </w:r>
        <w:r w:rsidR="00DA5AC4" w:rsidRPr="003A0AD8">
          <w:rPr>
            <w:noProof/>
            <w:webHidden/>
          </w:rPr>
          <w:t>36</w:t>
        </w:r>
        <w:r w:rsidRPr="003A0AD8">
          <w:rPr>
            <w:noProof/>
            <w:webHidden/>
          </w:rPr>
          <w:fldChar w:fldCharType="end"/>
        </w:r>
      </w:hyperlink>
    </w:p>
    <w:p w14:paraId="1E77F0B7" w14:textId="0357B296"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8" w:history="1">
        <w:r w:rsidRPr="003A0AD8">
          <w:rPr>
            <w:rStyle w:val="Hyperlink"/>
            <w:noProof/>
          </w:rPr>
          <w:t>Tabelle 20 Beschreibung der «Commissioning Service» Schnittstellen</w:t>
        </w:r>
        <w:r w:rsidRPr="003A0AD8">
          <w:rPr>
            <w:noProof/>
            <w:webHidden/>
          </w:rPr>
          <w:tab/>
        </w:r>
        <w:r w:rsidRPr="003A0AD8">
          <w:rPr>
            <w:noProof/>
            <w:webHidden/>
          </w:rPr>
          <w:fldChar w:fldCharType="begin"/>
        </w:r>
        <w:r w:rsidRPr="003A0AD8">
          <w:rPr>
            <w:noProof/>
            <w:webHidden/>
          </w:rPr>
          <w:instrText xml:space="preserve"> PAGEREF _Toc192418408 \h </w:instrText>
        </w:r>
        <w:r w:rsidRPr="003A0AD8">
          <w:rPr>
            <w:noProof/>
            <w:webHidden/>
          </w:rPr>
        </w:r>
        <w:r w:rsidRPr="003A0AD8">
          <w:rPr>
            <w:noProof/>
            <w:webHidden/>
          </w:rPr>
          <w:fldChar w:fldCharType="separate"/>
        </w:r>
        <w:r w:rsidR="00DA5AC4" w:rsidRPr="003A0AD8">
          <w:rPr>
            <w:noProof/>
            <w:webHidden/>
          </w:rPr>
          <w:t>37</w:t>
        </w:r>
        <w:r w:rsidRPr="003A0AD8">
          <w:rPr>
            <w:noProof/>
            <w:webHidden/>
          </w:rPr>
          <w:fldChar w:fldCharType="end"/>
        </w:r>
      </w:hyperlink>
    </w:p>
    <w:p w14:paraId="7A5A57AC" w14:textId="5DE32022"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09" w:history="1">
        <w:r w:rsidRPr="003A0AD8">
          <w:rPr>
            <w:rStyle w:val="Hyperlink"/>
            <w:noProof/>
          </w:rPr>
          <w:t>Tabelle 21 Beschreibung der «Identity Service» Schnittstellen</w:t>
        </w:r>
        <w:r w:rsidRPr="003A0AD8">
          <w:rPr>
            <w:noProof/>
            <w:webHidden/>
          </w:rPr>
          <w:tab/>
        </w:r>
        <w:r w:rsidRPr="003A0AD8">
          <w:rPr>
            <w:noProof/>
            <w:webHidden/>
          </w:rPr>
          <w:fldChar w:fldCharType="begin"/>
        </w:r>
        <w:r w:rsidRPr="003A0AD8">
          <w:rPr>
            <w:noProof/>
            <w:webHidden/>
          </w:rPr>
          <w:instrText xml:space="preserve"> PAGEREF _Toc192418409 \h </w:instrText>
        </w:r>
        <w:r w:rsidRPr="003A0AD8">
          <w:rPr>
            <w:noProof/>
            <w:webHidden/>
          </w:rPr>
        </w:r>
        <w:r w:rsidRPr="003A0AD8">
          <w:rPr>
            <w:noProof/>
            <w:webHidden/>
          </w:rPr>
          <w:fldChar w:fldCharType="separate"/>
        </w:r>
        <w:r w:rsidR="00DA5AC4" w:rsidRPr="003A0AD8">
          <w:rPr>
            <w:noProof/>
            <w:webHidden/>
          </w:rPr>
          <w:t>38</w:t>
        </w:r>
        <w:r w:rsidRPr="003A0AD8">
          <w:rPr>
            <w:noProof/>
            <w:webHidden/>
          </w:rPr>
          <w:fldChar w:fldCharType="end"/>
        </w:r>
      </w:hyperlink>
    </w:p>
    <w:p w14:paraId="76E24E5A" w14:textId="619006ED"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0" w:history="1">
        <w:r w:rsidRPr="003A0AD8">
          <w:rPr>
            <w:rStyle w:val="Hyperlink"/>
            <w:noProof/>
          </w:rPr>
          <w:t>Tabelle 22 Beschreibung der «File Service» Schnittstellen</w:t>
        </w:r>
        <w:r w:rsidRPr="003A0AD8">
          <w:rPr>
            <w:noProof/>
            <w:webHidden/>
          </w:rPr>
          <w:tab/>
        </w:r>
        <w:r w:rsidRPr="003A0AD8">
          <w:rPr>
            <w:noProof/>
            <w:webHidden/>
          </w:rPr>
          <w:fldChar w:fldCharType="begin"/>
        </w:r>
        <w:r w:rsidRPr="003A0AD8">
          <w:rPr>
            <w:noProof/>
            <w:webHidden/>
          </w:rPr>
          <w:instrText xml:space="preserve"> PAGEREF _Toc192418410 \h </w:instrText>
        </w:r>
        <w:r w:rsidRPr="003A0AD8">
          <w:rPr>
            <w:noProof/>
            <w:webHidden/>
          </w:rPr>
        </w:r>
        <w:r w:rsidRPr="003A0AD8">
          <w:rPr>
            <w:noProof/>
            <w:webHidden/>
          </w:rPr>
          <w:fldChar w:fldCharType="separate"/>
        </w:r>
        <w:r w:rsidR="00DA5AC4" w:rsidRPr="003A0AD8">
          <w:rPr>
            <w:noProof/>
            <w:webHidden/>
          </w:rPr>
          <w:t>39</w:t>
        </w:r>
        <w:r w:rsidRPr="003A0AD8">
          <w:rPr>
            <w:noProof/>
            <w:webHidden/>
          </w:rPr>
          <w:fldChar w:fldCharType="end"/>
        </w:r>
      </w:hyperlink>
    </w:p>
    <w:p w14:paraId="62E4D00C" w14:textId="155AA219"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1" w:history="1">
        <w:r w:rsidRPr="003A0AD8">
          <w:rPr>
            <w:rStyle w:val="Hyperlink"/>
            <w:noProof/>
          </w:rPr>
          <w:t>Tabelle 23 Qualitätsmassnahmen während der Entwicklung</w:t>
        </w:r>
        <w:r w:rsidRPr="003A0AD8">
          <w:rPr>
            <w:noProof/>
            <w:webHidden/>
          </w:rPr>
          <w:tab/>
        </w:r>
        <w:r w:rsidRPr="003A0AD8">
          <w:rPr>
            <w:noProof/>
            <w:webHidden/>
          </w:rPr>
          <w:fldChar w:fldCharType="begin"/>
        </w:r>
        <w:r w:rsidRPr="003A0AD8">
          <w:rPr>
            <w:noProof/>
            <w:webHidden/>
          </w:rPr>
          <w:instrText xml:space="preserve"> PAGEREF _Toc192418411 \h </w:instrText>
        </w:r>
        <w:r w:rsidRPr="003A0AD8">
          <w:rPr>
            <w:noProof/>
            <w:webHidden/>
          </w:rPr>
        </w:r>
        <w:r w:rsidRPr="003A0AD8">
          <w:rPr>
            <w:noProof/>
            <w:webHidden/>
          </w:rPr>
          <w:fldChar w:fldCharType="separate"/>
        </w:r>
        <w:r w:rsidR="00DA5AC4" w:rsidRPr="003A0AD8">
          <w:rPr>
            <w:noProof/>
            <w:webHidden/>
          </w:rPr>
          <w:t>48</w:t>
        </w:r>
        <w:r w:rsidRPr="003A0AD8">
          <w:rPr>
            <w:noProof/>
            <w:webHidden/>
          </w:rPr>
          <w:fldChar w:fldCharType="end"/>
        </w:r>
      </w:hyperlink>
    </w:p>
    <w:p w14:paraId="7F0E5836" w14:textId="7062B23C"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2" w:history="1">
        <w:r w:rsidRPr="003A0AD8">
          <w:rPr>
            <w:rStyle w:val="Hyperlink"/>
            <w:noProof/>
          </w:rPr>
          <w:t>Tabelle 24 Qualiätsmassnahmen auf der Stufe Build Pipeline</w:t>
        </w:r>
        <w:r w:rsidRPr="003A0AD8">
          <w:rPr>
            <w:noProof/>
            <w:webHidden/>
          </w:rPr>
          <w:tab/>
        </w:r>
        <w:r w:rsidRPr="003A0AD8">
          <w:rPr>
            <w:noProof/>
            <w:webHidden/>
          </w:rPr>
          <w:fldChar w:fldCharType="begin"/>
        </w:r>
        <w:r w:rsidRPr="003A0AD8">
          <w:rPr>
            <w:noProof/>
            <w:webHidden/>
          </w:rPr>
          <w:instrText xml:space="preserve"> PAGEREF _Toc192418412 \h </w:instrText>
        </w:r>
        <w:r w:rsidRPr="003A0AD8">
          <w:rPr>
            <w:noProof/>
            <w:webHidden/>
          </w:rPr>
        </w:r>
        <w:r w:rsidRPr="003A0AD8">
          <w:rPr>
            <w:noProof/>
            <w:webHidden/>
          </w:rPr>
          <w:fldChar w:fldCharType="separate"/>
        </w:r>
        <w:r w:rsidR="00DA5AC4" w:rsidRPr="003A0AD8">
          <w:rPr>
            <w:noProof/>
            <w:webHidden/>
          </w:rPr>
          <w:t>49</w:t>
        </w:r>
        <w:r w:rsidRPr="003A0AD8">
          <w:rPr>
            <w:noProof/>
            <w:webHidden/>
          </w:rPr>
          <w:fldChar w:fldCharType="end"/>
        </w:r>
      </w:hyperlink>
    </w:p>
    <w:p w14:paraId="645B197C" w14:textId="1C6CB35B"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3" w:history="1">
        <w:r w:rsidRPr="003A0AD8">
          <w:rPr>
            <w:rStyle w:val="Hyperlink"/>
            <w:noProof/>
          </w:rPr>
          <w:t>Tabelle 25 Beschreibung der Massnahmen auf der Entwicklungsumgebung</w:t>
        </w:r>
        <w:r w:rsidRPr="003A0AD8">
          <w:rPr>
            <w:noProof/>
            <w:webHidden/>
          </w:rPr>
          <w:tab/>
        </w:r>
        <w:r w:rsidRPr="003A0AD8">
          <w:rPr>
            <w:noProof/>
            <w:webHidden/>
          </w:rPr>
          <w:fldChar w:fldCharType="begin"/>
        </w:r>
        <w:r w:rsidRPr="003A0AD8">
          <w:rPr>
            <w:noProof/>
            <w:webHidden/>
          </w:rPr>
          <w:instrText xml:space="preserve"> PAGEREF _Toc192418413 \h </w:instrText>
        </w:r>
        <w:r w:rsidRPr="003A0AD8">
          <w:rPr>
            <w:noProof/>
            <w:webHidden/>
          </w:rPr>
        </w:r>
        <w:r w:rsidRPr="003A0AD8">
          <w:rPr>
            <w:noProof/>
            <w:webHidden/>
          </w:rPr>
          <w:fldChar w:fldCharType="separate"/>
        </w:r>
        <w:r w:rsidR="00DA5AC4" w:rsidRPr="003A0AD8">
          <w:rPr>
            <w:noProof/>
            <w:webHidden/>
          </w:rPr>
          <w:t>50</w:t>
        </w:r>
        <w:r w:rsidRPr="003A0AD8">
          <w:rPr>
            <w:noProof/>
            <w:webHidden/>
          </w:rPr>
          <w:fldChar w:fldCharType="end"/>
        </w:r>
      </w:hyperlink>
    </w:p>
    <w:p w14:paraId="15ED8C48" w14:textId="7D7CE557"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4" w:history="1">
        <w:r w:rsidRPr="003A0AD8">
          <w:rPr>
            <w:rStyle w:val="Hyperlink"/>
            <w:noProof/>
          </w:rPr>
          <w:t>Tabelle 26 Entwurfsentscheidung: Aufbau des Backends als Micro Service Architecture</w:t>
        </w:r>
        <w:r w:rsidRPr="003A0AD8">
          <w:rPr>
            <w:noProof/>
            <w:webHidden/>
          </w:rPr>
          <w:tab/>
        </w:r>
        <w:r w:rsidRPr="003A0AD8">
          <w:rPr>
            <w:noProof/>
            <w:webHidden/>
          </w:rPr>
          <w:fldChar w:fldCharType="begin"/>
        </w:r>
        <w:r w:rsidRPr="003A0AD8">
          <w:rPr>
            <w:noProof/>
            <w:webHidden/>
          </w:rPr>
          <w:instrText xml:space="preserve"> PAGEREF _Toc192418414 \h </w:instrText>
        </w:r>
        <w:r w:rsidRPr="003A0AD8">
          <w:rPr>
            <w:noProof/>
            <w:webHidden/>
          </w:rPr>
        </w:r>
        <w:r w:rsidRPr="003A0AD8">
          <w:rPr>
            <w:noProof/>
            <w:webHidden/>
          </w:rPr>
          <w:fldChar w:fldCharType="separate"/>
        </w:r>
        <w:r w:rsidR="00DA5AC4" w:rsidRPr="003A0AD8">
          <w:rPr>
            <w:noProof/>
            <w:webHidden/>
          </w:rPr>
          <w:t>50</w:t>
        </w:r>
        <w:r w:rsidRPr="003A0AD8">
          <w:rPr>
            <w:noProof/>
            <w:webHidden/>
          </w:rPr>
          <w:fldChar w:fldCharType="end"/>
        </w:r>
      </w:hyperlink>
    </w:p>
    <w:p w14:paraId="552B5EA7" w14:textId="670C950C"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5" w:history="1">
        <w:r w:rsidRPr="003A0AD8">
          <w:rPr>
            <w:rStyle w:val="Hyperlink"/>
            <w:noProof/>
          </w:rPr>
          <w:t>Tabelle 27 Entwurfsentscheidung: Einsatz von Asynchroner Datensynchronisation</w:t>
        </w:r>
        <w:r w:rsidRPr="003A0AD8">
          <w:rPr>
            <w:noProof/>
            <w:webHidden/>
          </w:rPr>
          <w:tab/>
        </w:r>
        <w:r w:rsidRPr="003A0AD8">
          <w:rPr>
            <w:noProof/>
            <w:webHidden/>
          </w:rPr>
          <w:fldChar w:fldCharType="begin"/>
        </w:r>
        <w:r w:rsidRPr="003A0AD8">
          <w:rPr>
            <w:noProof/>
            <w:webHidden/>
          </w:rPr>
          <w:instrText xml:space="preserve"> PAGEREF _Toc192418415 \h </w:instrText>
        </w:r>
        <w:r w:rsidRPr="003A0AD8">
          <w:rPr>
            <w:noProof/>
            <w:webHidden/>
          </w:rPr>
        </w:r>
        <w:r w:rsidRPr="003A0AD8">
          <w:rPr>
            <w:noProof/>
            <w:webHidden/>
          </w:rPr>
          <w:fldChar w:fldCharType="separate"/>
        </w:r>
        <w:r w:rsidR="00DA5AC4" w:rsidRPr="003A0AD8">
          <w:rPr>
            <w:noProof/>
            <w:webHidden/>
          </w:rPr>
          <w:t>51</w:t>
        </w:r>
        <w:r w:rsidRPr="003A0AD8">
          <w:rPr>
            <w:noProof/>
            <w:webHidden/>
          </w:rPr>
          <w:fldChar w:fldCharType="end"/>
        </w:r>
      </w:hyperlink>
    </w:p>
    <w:p w14:paraId="7BDB04DB" w14:textId="7BE3CA90"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6" w:history="1">
        <w:r w:rsidRPr="003A0AD8">
          <w:rPr>
            <w:rStyle w:val="Hyperlink"/>
            <w:noProof/>
          </w:rPr>
          <w:t>Tabelle 28 Entwurfsentscheidung: «Complete Storage» für den mobilen Client</w:t>
        </w:r>
        <w:r w:rsidRPr="003A0AD8">
          <w:rPr>
            <w:noProof/>
            <w:webHidden/>
          </w:rPr>
          <w:tab/>
        </w:r>
        <w:r w:rsidRPr="003A0AD8">
          <w:rPr>
            <w:noProof/>
            <w:webHidden/>
          </w:rPr>
          <w:fldChar w:fldCharType="begin"/>
        </w:r>
        <w:r w:rsidRPr="003A0AD8">
          <w:rPr>
            <w:noProof/>
            <w:webHidden/>
          </w:rPr>
          <w:instrText xml:space="preserve"> PAGEREF _Toc192418416 \h </w:instrText>
        </w:r>
        <w:r w:rsidRPr="003A0AD8">
          <w:rPr>
            <w:noProof/>
            <w:webHidden/>
          </w:rPr>
        </w:r>
        <w:r w:rsidRPr="003A0AD8">
          <w:rPr>
            <w:noProof/>
            <w:webHidden/>
          </w:rPr>
          <w:fldChar w:fldCharType="separate"/>
        </w:r>
        <w:r w:rsidR="00DA5AC4" w:rsidRPr="003A0AD8">
          <w:rPr>
            <w:noProof/>
            <w:webHidden/>
          </w:rPr>
          <w:t>52</w:t>
        </w:r>
        <w:r w:rsidRPr="003A0AD8">
          <w:rPr>
            <w:noProof/>
            <w:webHidden/>
          </w:rPr>
          <w:fldChar w:fldCharType="end"/>
        </w:r>
      </w:hyperlink>
    </w:p>
    <w:p w14:paraId="1C563DBF" w14:textId="41BACB15"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7" w:history="1">
        <w:r w:rsidRPr="003A0AD8">
          <w:rPr>
            <w:rStyle w:val="Hyperlink"/>
            <w:noProof/>
          </w:rPr>
          <w:t>Tabelle 29 Varianten für die Datenübertragung zwischen Mobile Client und Backend</w:t>
        </w:r>
        <w:r w:rsidRPr="003A0AD8">
          <w:rPr>
            <w:noProof/>
            <w:webHidden/>
          </w:rPr>
          <w:tab/>
        </w:r>
        <w:r w:rsidRPr="003A0AD8">
          <w:rPr>
            <w:noProof/>
            <w:webHidden/>
          </w:rPr>
          <w:fldChar w:fldCharType="begin"/>
        </w:r>
        <w:r w:rsidRPr="003A0AD8">
          <w:rPr>
            <w:noProof/>
            <w:webHidden/>
          </w:rPr>
          <w:instrText xml:space="preserve"> PAGEREF _Toc192418417 \h </w:instrText>
        </w:r>
        <w:r w:rsidRPr="003A0AD8">
          <w:rPr>
            <w:noProof/>
            <w:webHidden/>
          </w:rPr>
        </w:r>
        <w:r w:rsidRPr="003A0AD8">
          <w:rPr>
            <w:noProof/>
            <w:webHidden/>
          </w:rPr>
          <w:fldChar w:fldCharType="separate"/>
        </w:r>
        <w:r w:rsidR="00DA5AC4" w:rsidRPr="003A0AD8">
          <w:rPr>
            <w:noProof/>
            <w:webHidden/>
          </w:rPr>
          <w:t>53</w:t>
        </w:r>
        <w:r w:rsidRPr="003A0AD8">
          <w:rPr>
            <w:noProof/>
            <w:webHidden/>
          </w:rPr>
          <w:fldChar w:fldCharType="end"/>
        </w:r>
      </w:hyperlink>
    </w:p>
    <w:p w14:paraId="338B895A" w14:textId="45D86FB8"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8" w:history="1">
        <w:r w:rsidRPr="003A0AD8">
          <w:rPr>
            <w:rStyle w:val="Hyperlink"/>
            <w:noProof/>
          </w:rPr>
          <w:t>Tabelle 30 Bewertungskriterien bei der Auswahl des Datentransfermusters</w:t>
        </w:r>
        <w:r w:rsidRPr="003A0AD8">
          <w:rPr>
            <w:noProof/>
            <w:webHidden/>
          </w:rPr>
          <w:tab/>
        </w:r>
        <w:r w:rsidRPr="003A0AD8">
          <w:rPr>
            <w:noProof/>
            <w:webHidden/>
          </w:rPr>
          <w:fldChar w:fldCharType="begin"/>
        </w:r>
        <w:r w:rsidRPr="003A0AD8">
          <w:rPr>
            <w:noProof/>
            <w:webHidden/>
          </w:rPr>
          <w:instrText xml:space="preserve"> PAGEREF _Toc192418418 \h </w:instrText>
        </w:r>
        <w:r w:rsidRPr="003A0AD8">
          <w:rPr>
            <w:noProof/>
            <w:webHidden/>
          </w:rPr>
        </w:r>
        <w:r w:rsidRPr="003A0AD8">
          <w:rPr>
            <w:noProof/>
            <w:webHidden/>
          </w:rPr>
          <w:fldChar w:fldCharType="separate"/>
        </w:r>
        <w:r w:rsidR="00DA5AC4" w:rsidRPr="003A0AD8">
          <w:rPr>
            <w:noProof/>
            <w:webHidden/>
          </w:rPr>
          <w:t>53</w:t>
        </w:r>
        <w:r w:rsidRPr="003A0AD8">
          <w:rPr>
            <w:noProof/>
            <w:webHidden/>
          </w:rPr>
          <w:fldChar w:fldCharType="end"/>
        </w:r>
      </w:hyperlink>
    </w:p>
    <w:p w14:paraId="0B2107AF" w14:textId="6892C755"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19" w:history="1">
        <w:r w:rsidRPr="003A0AD8">
          <w:rPr>
            <w:rStyle w:val="Hyperlink"/>
            <w:noProof/>
          </w:rPr>
          <w:t>Tabelle 31 Bewertung der Komplexität der Varianten</w:t>
        </w:r>
        <w:r w:rsidRPr="003A0AD8">
          <w:rPr>
            <w:noProof/>
            <w:webHidden/>
          </w:rPr>
          <w:tab/>
        </w:r>
        <w:r w:rsidRPr="003A0AD8">
          <w:rPr>
            <w:noProof/>
            <w:webHidden/>
          </w:rPr>
          <w:fldChar w:fldCharType="begin"/>
        </w:r>
        <w:r w:rsidRPr="003A0AD8">
          <w:rPr>
            <w:noProof/>
            <w:webHidden/>
          </w:rPr>
          <w:instrText xml:space="preserve"> PAGEREF _Toc192418419 \h </w:instrText>
        </w:r>
        <w:r w:rsidRPr="003A0AD8">
          <w:rPr>
            <w:noProof/>
            <w:webHidden/>
          </w:rPr>
        </w:r>
        <w:r w:rsidRPr="003A0AD8">
          <w:rPr>
            <w:noProof/>
            <w:webHidden/>
          </w:rPr>
          <w:fldChar w:fldCharType="separate"/>
        </w:r>
        <w:r w:rsidR="00DA5AC4" w:rsidRPr="003A0AD8">
          <w:rPr>
            <w:noProof/>
            <w:webHidden/>
          </w:rPr>
          <w:t>55</w:t>
        </w:r>
        <w:r w:rsidRPr="003A0AD8">
          <w:rPr>
            <w:noProof/>
            <w:webHidden/>
          </w:rPr>
          <w:fldChar w:fldCharType="end"/>
        </w:r>
      </w:hyperlink>
    </w:p>
    <w:p w14:paraId="0D306AB7" w14:textId="35A3EAAF"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0" w:history="1">
        <w:r w:rsidRPr="003A0AD8">
          <w:rPr>
            <w:rStyle w:val="Hyperlink"/>
            <w:noProof/>
          </w:rPr>
          <w:t>Tabelle 32 Bewertung des Speicherbedarfs der Varianten</w:t>
        </w:r>
        <w:r w:rsidRPr="003A0AD8">
          <w:rPr>
            <w:noProof/>
            <w:webHidden/>
          </w:rPr>
          <w:tab/>
        </w:r>
        <w:r w:rsidRPr="003A0AD8">
          <w:rPr>
            <w:noProof/>
            <w:webHidden/>
          </w:rPr>
          <w:fldChar w:fldCharType="begin"/>
        </w:r>
        <w:r w:rsidRPr="003A0AD8">
          <w:rPr>
            <w:noProof/>
            <w:webHidden/>
          </w:rPr>
          <w:instrText xml:space="preserve"> PAGEREF _Toc192418420 \h </w:instrText>
        </w:r>
        <w:r w:rsidRPr="003A0AD8">
          <w:rPr>
            <w:noProof/>
            <w:webHidden/>
          </w:rPr>
        </w:r>
        <w:r w:rsidRPr="003A0AD8">
          <w:rPr>
            <w:noProof/>
            <w:webHidden/>
          </w:rPr>
          <w:fldChar w:fldCharType="separate"/>
        </w:r>
        <w:r w:rsidR="00DA5AC4" w:rsidRPr="003A0AD8">
          <w:rPr>
            <w:noProof/>
            <w:webHidden/>
          </w:rPr>
          <w:t>55</w:t>
        </w:r>
        <w:r w:rsidRPr="003A0AD8">
          <w:rPr>
            <w:noProof/>
            <w:webHidden/>
          </w:rPr>
          <w:fldChar w:fldCharType="end"/>
        </w:r>
      </w:hyperlink>
    </w:p>
    <w:p w14:paraId="157AB36B" w14:textId="795F3A2A"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1" w:history="1">
        <w:r w:rsidRPr="003A0AD8">
          <w:rPr>
            <w:rStyle w:val="Hyperlink"/>
            <w:noProof/>
          </w:rPr>
          <w:t>Tabelle 33 Bewertung der Performance der Varianten</w:t>
        </w:r>
        <w:r w:rsidRPr="003A0AD8">
          <w:rPr>
            <w:noProof/>
            <w:webHidden/>
          </w:rPr>
          <w:tab/>
        </w:r>
        <w:r w:rsidRPr="003A0AD8">
          <w:rPr>
            <w:noProof/>
            <w:webHidden/>
          </w:rPr>
          <w:fldChar w:fldCharType="begin"/>
        </w:r>
        <w:r w:rsidRPr="003A0AD8">
          <w:rPr>
            <w:noProof/>
            <w:webHidden/>
          </w:rPr>
          <w:instrText xml:space="preserve"> PAGEREF _Toc192418421 \h </w:instrText>
        </w:r>
        <w:r w:rsidRPr="003A0AD8">
          <w:rPr>
            <w:noProof/>
            <w:webHidden/>
          </w:rPr>
        </w:r>
        <w:r w:rsidRPr="003A0AD8">
          <w:rPr>
            <w:noProof/>
            <w:webHidden/>
          </w:rPr>
          <w:fldChar w:fldCharType="separate"/>
        </w:r>
        <w:r w:rsidR="00DA5AC4" w:rsidRPr="003A0AD8">
          <w:rPr>
            <w:noProof/>
            <w:webHidden/>
          </w:rPr>
          <w:t>56</w:t>
        </w:r>
        <w:r w:rsidRPr="003A0AD8">
          <w:rPr>
            <w:noProof/>
            <w:webHidden/>
          </w:rPr>
          <w:fldChar w:fldCharType="end"/>
        </w:r>
      </w:hyperlink>
    </w:p>
    <w:p w14:paraId="1F41C78C" w14:textId="2C2FDCC1"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2" w:history="1">
        <w:r w:rsidRPr="003A0AD8">
          <w:rPr>
            <w:rStyle w:val="Hyperlink"/>
            <w:noProof/>
          </w:rPr>
          <w:t>Tabelle 34 Bewertung der Netzwerkbandbreite der Varianten</w:t>
        </w:r>
        <w:r w:rsidRPr="003A0AD8">
          <w:rPr>
            <w:noProof/>
            <w:webHidden/>
          </w:rPr>
          <w:tab/>
        </w:r>
        <w:r w:rsidRPr="003A0AD8">
          <w:rPr>
            <w:noProof/>
            <w:webHidden/>
          </w:rPr>
          <w:fldChar w:fldCharType="begin"/>
        </w:r>
        <w:r w:rsidRPr="003A0AD8">
          <w:rPr>
            <w:noProof/>
            <w:webHidden/>
          </w:rPr>
          <w:instrText xml:space="preserve"> PAGEREF _Toc192418422 \h </w:instrText>
        </w:r>
        <w:r w:rsidRPr="003A0AD8">
          <w:rPr>
            <w:noProof/>
            <w:webHidden/>
          </w:rPr>
        </w:r>
        <w:r w:rsidRPr="003A0AD8">
          <w:rPr>
            <w:noProof/>
            <w:webHidden/>
          </w:rPr>
          <w:fldChar w:fldCharType="separate"/>
        </w:r>
        <w:r w:rsidR="00DA5AC4" w:rsidRPr="003A0AD8">
          <w:rPr>
            <w:noProof/>
            <w:webHidden/>
          </w:rPr>
          <w:t>56</w:t>
        </w:r>
        <w:r w:rsidRPr="003A0AD8">
          <w:rPr>
            <w:noProof/>
            <w:webHidden/>
          </w:rPr>
          <w:fldChar w:fldCharType="end"/>
        </w:r>
      </w:hyperlink>
    </w:p>
    <w:p w14:paraId="3990F7C3" w14:textId="58004AC9"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3" w:history="1">
        <w:r w:rsidRPr="003A0AD8">
          <w:rPr>
            <w:rStyle w:val="Hyperlink"/>
            <w:noProof/>
          </w:rPr>
          <w:t>Tabelle 35 Bewertung der Eignung des Konfliktmanagements der Varianten</w:t>
        </w:r>
        <w:r w:rsidRPr="003A0AD8">
          <w:rPr>
            <w:noProof/>
            <w:webHidden/>
          </w:rPr>
          <w:tab/>
        </w:r>
        <w:r w:rsidRPr="003A0AD8">
          <w:rPr>
            <w:noProof/>
            <w:webHidden/>
          </w:rPr>
          <w:fldChar w:fldCharType="begin"/>
        </w:r>
        <w:r w:rsidRPr="003A0AD8">
          <w:rPr>
            <w:noProof/>
            <w:webHidden/>
          </w:rPr>
          <w:instrText xml:space="preserve"> PAGEREF _Toc192418423 \h </w:instrText>
        </w:r>
        <w:r w:rsidRPr="003A0AD8">
          <w:rPr>
            <w:noProof/>
            <w:webHidden/>
          </w:rPr>
        </w:r>
        <w:r w:rsidRPr="003A0AD8">
          <w:rPr>
            <w:noProof/>
            <w:webHidden/>
          </w:rPr>
          <w:fldChar w:fldCharType="separate"/>
        </w:r>
        <w:r w:rsidR="00DA5AC4" w:rsidRPr="003A0AD8">
          <w:rPr>
            <w:noProof/>
            <w:webHidden/>
          </w:rPr>
          <w:t>56</w:t>
        </w:r>
        <w:r w:rsidRPr="003A0AD8">
          <w:rPr>
            <w:noProof/>
            <w:webHidden/>
          </w:rPr>
          <w:fldChar w:fldCharType="end"/>
        </w:r>
      </w:hyperlink>
    </w:p>
    <w:p w14:paraId="097DCCA2" w14:textId="60C64C76"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4" w:history="1">
        <w:r w:rsidRPr="003A0AD8">
          <w:rPr>
            <w:rStyle w:val="Hyperlink"/>
            <w:noProof/>
          </w:rPr>
          <w:t>Tabelle 36 Auflistung und Begründung der Gewichtung der Kriterien</w:t>
        </w:r>
        <w:r w:rsidRPr="003A0AD8">
          <w:rPr>
            <w:noProof/>
            <w:webHidden/>
          </w:rPr>
          <w:tab/>
        </w:r>
        <w:r w:rsidRPr="003A0AD8">
          <w:rPr>
            <w:noProof/>
            <w:webHidden/>
          </w:rPr>
          <w:fldChar w:fldCharType="begin"/>
        </w:r>
        <w:r w:rsidRPr="003A0AD8">
          <w:rPr>
            <w:noProof/>
            <w:webHidden/>
          </w:rPr>
          <w:instrText xml:space="preserve"> PAGEREF _Toc192418424 \h </w:instrText>
        </w:r>
        <w:r w:rsidRPr="003A0AD8">
          <w:rPr>
            <w:noProof/>
            <w:webHidden/>
          </w:rPr>
        </w:r>
        <w:r w:rsidRPr="003A0AD8">
          <w:rPr>
            <w:noProof/>
            <w:webHidden/>
          </w:rPr>
          <w:fldChar w:fldCharType="separate"/>
        </w:r>
        <w:r w:rsidR="00DA5AC4" w:rsidRPr="003A0AD8">
          <w:rPr>
            <w:noProof/>
            <w:webHidden/>
          </w:rPr>
          <w:t>57</w:t>
        </w:r>
        <w:r w:rsidRPr="003A0AD8">
          <w:rPr>
            <w:noProof/>
            <w:webHidden/>
          </w:rPr>
          <w:fldChar w:fldCharType="end"/>
        </w:r>
      </w:hyperlink>
    </w:p>
    <w:p w14:paraId="3A201FB2" w14:textId="15A709A0"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5" w:history="1">
        <w:r w:rsidRPr="003A0AD8">
          <w:rPr>
            <w:rStyle w:val="Hyperlink"/>
            <w:noProof/>
          </w:rPr>
          <w:t>Tabelle 37 Ergebnis der Nutzwertanalyse</w:t>
        </w:r>
        <w:r w:rsidRPr="003A0AD8">
          <w:rPr>
            <w:noProof/>
            <w:webHidden/>
          </w:rPr>
          <w:tab/>
        </w:r>
        <w:r w:rsidRPr="003A0AD8">
          <w:rPr>
            <w:noProof/>
            <w:webHidden/>
          </w:rPr>
          <w:fldChar w:fldCharType="begin"/>
        </w:r>
        <w:r w:rsidRPr="003A0AD8">
          <w:rPr>
            <w:noProof/>
            <w:webHidden/>
          </w:rPr>
          <w:instrText xml:space="preserve"> PAGEREF _Toc192418425 \h </w:instrText>
        </w:r>
        <w:r w:rsidRPr="003A0AD8">
          <w:rPr>
            <w:noProof/>
            <w:webHidden/>
          </w:rPr>
        </w:r>
        <w:r w:rsidRPr="003A0AD8">
          <w:rPr>
            <w:noProof/>
            <w:webHidden/>
          </w:rPr>
          <w:fldChar w:fldCharType="separate"/>
        </w:r>
        <w:r w:rsidR="00DA5AC4" w:rsidRPr="003A0AD8">
          <w:rPr>
            <w:noProof/>
            <w:webHidden/>
          </w:rPr>
          <w:t>57</w:t>
        </w:r>
        <w:r w:rsidRPr="003A0AD8">
          <w:rPr>
            <w:noProof/>
            <w:webHidden/>
          </w:rPr>
          <w:fldChar w:fldCharType="end"/>
        </w:r>
      </w:hyperlink>
    </w:p>
    <w:p w14:paraId="7D6CB605" w14:textId="7151B6BA"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6" w:history="1">
        <w:r w:rsidRPr="003A0AD8">
          <w:rPr>
            <w:rStyle w:val="Hyperlink"/>
            <w:noProof/>
          </w:rPr>
          <w:t>Tabelle 38 Entwurfsentscheidung: Einsatz von Timestamp Transfer für den Datentransfer</w:t>
        </w:r>
        <w:r w:rsidRPr="003A0AD8">
          <w:rPr>
            <w:noProof/>
            <w:webHidden/>
          </w:rPr>
          <w:tab/>
        </w:r>
        <w:r w:rsidRPr="003A0AD8">
          <w:rPr>
            <w:noProof/>
            <w:webHidden/>
          </w:rPr>
          <w:fldChar w:fldCharType="begin"/>
        </w:r>
        <w:r w:rsidRPr="003A0AD8">
          <w:rPr>
            <w:noProof/>
            <w:webHidden/>
          </w:rPr>
          <w:instrText xml:space="preserve"> PAGEREF _Toc192418426 \h </w:instrText>
        </w:r>
        <w:r w:rsidRPr="003A0AD8">
          <w:rPr>
            <w:noProof/>
            <w:webHidden/>
          </w:rPr>
        </w:r>
        <w:r w:rsidRPr="003A0AD8">
          <w:rPr>
            <w:noProof/>
            <w:webHidden/>
          </w:rPr>
          <w:fldChar w:fldCharType="separate"/>
        </w:r>
        <w:r w:rsidR="00DA5AC4" w:rsidRPr="003A0AD8">
          <w:rPr>
            <w:noProof/>
            <w:webHidden/>
          </w:rPr>
          <w:t>58</w:t>
        </w:r>
        <w:r w:rsidRPr="003A0AD8">
          <w:rPr>
            <w:noProof/>
            <w:webHidden/>
          </w:rPr>
          <w:fldChar w:fldCharType="end"/>
        </w:r>
      </w:hyperlink>
    </w:p>
    <w:p w14:paraId="4E8FCD29" w14:textId="200B0D9C"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7" w:history="1">
        <w:r w:rsidRPr="003A0AD8">
          <w:rPr>
            <w:rStyle w:val="Hyperlink"/>
            <w:noProof/>
          </w:rPr>
          <w:t>Tabelle 39 Entwurfsentscheidung: Einsatz von MVVM für die mobile App</w:t>
        </w:r>
        <w:r w:rsidRPr="003A0AD8">
          <w:rPr>
            <w:noProof/>
            <w:webHidden/>
          </w:rPr>
          <w:tab/>
        </w:r>
        <w:r w:rsidRPr="003A0AD8">
          <w:rPr>
            <w:noProof/>
            <w:webHidden/>
          </w:rPr>
          <w:fldChar w:fldCharType="begin"/>
        </w:r>
        <w:r w:rsidRPr="003A0AD8">
          <w:rPr>
            <w:noProof/>
            <w:webHidden/>
          </w:rPr>
          <w:instrText xml:space="preserve"> PAGEREF _Toc192418427 \h </w:instrText>
        </w:r>
        <w:r w:rsidRPr="003A0AD8">
          <w:rPr>
            <w:noProof/>
            <w:webHidden/>
          </w:rPr>
        </w:r>
        <w:r w:rsidRPr="003A0AD8">
          <w:rPr>
            <w:noProof/>
            <w:webHidden/>
          </w:rPr>
          <w:fldChar w:fldCharType="separate"/>
        </w:r>
        <w:r w:rsidR="00DA5AC4" w:rsidRPr="003A0AD8">
          <w:rPr>
            <w:noProof/>
            <w:webHidden/>
          </w:rPr>
          <w:t>58</w:t>
        </w:r>
        <w:r w:rsidRPr="003A0AD8">
          <w:rPr>
            <w:noProof/>
            <w:webHidden/>
          </w:rPr>
          <w:fldChar w:fldCharType="end"/>
        </w:r>
      </w:hyperlink>
    </w:p>
    <w:p w14:paraId="7DBE74BC" w14:textId="56AE1980"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8" w:history="1">
        <w:r w:rsidRPr="003A0AD8">
          <w:rPr>
            <w:rStyle w:val="Hyperlink"/>
            <w:noProof/>
          </w:rPr>
          <w:t>Tabelle 40 Qualitätsanforderung Offline Synchronisation</w:t>
        </w:r>
        <w:r w:rsidRPr="003A0AD8">
          <w:rPr>
            <w:noProof/>
            <w:webHidden/>
          </w:rPr>
          <w:tab/>
        </w:r>
        <w:r w:rsidRPr="003A0AD8">
          <w:rPr>
            <w:noProof/>
            <w:webHidden/>
          </w:rPr>
          <w:fldChar w:fldCharType="begin"/>
        </w:r>
        <w:r w:rsidRPr="003A0AD8">
          <w:rPr>
            <w:noProof/>
            <w:webHidden/>
          </w:rPr>
          <w:instrText xml:space="preserve"> PAGEREF _Toc192418428 \h </w:instrText>
        </w:r>
        <w:r w:rsidRPr="003A0AD8">
          <w:rPr>
            <w:noProof/>
            <w:webHidden/>
          </w:rPr>
        </w:r>
        <w:r w:rsidRPr="003A0AD8">
          <w:rPr>
            <w:noProof/>
            <w:webHidden/>
          </w:rPr>
          <w:fldChar w:fldCharType="separate"/>
        </w:r>
        <w:r w:rsidR="00DA5AC4" w:rsidRPr="003A0AD8">
          <w:rPr>
            <w:noProof/>
            <w:webHidden/>
          </w:rPr>
          <w:t>59</w:t>
        </w:r>
        <w:r w:rsidRPr="003A0AD8">
          <w:rPr>
            <w:noProof/>
            <w:webHidden/>
          </w:rPr>
          <w:fldChar w:fldCharType="end"/>
        </w:r>
      </w:hyperlink>
    </w:p>
    <w:p w14:paraId="0E913E25" w14:textId="780D2201"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29" w:history="1">
        <w:r w:rsidRPr="003A0AD8">
          <w:rPr>
            <w:rStyle w:val="Hyperlink"/>
            <w:noProof/>
          </w:rPr>
          <w:t>Tabelle 41 Risikobewertung: Datenverlust während Datenzusammenführung</w:t>
        </w:r>
        <w:r w:rsidRPr="003A0AD8">
          <w:rPr>
            <w:noProof/>
            <w:webHidden/>
          </w:rPr>
          <w:tab/>
        </w:r>
        <w:r w:rsidRPr="003A0AD8">
          <w:rPr>
            <w:noProof/>
            <w:webHidden/>
          </w:rPr>
          <w:fldChar w:fldCharType="begin"/>
        </w:r>
        <w:r w:rsidRPr="003A0AD8">
          <w:rPr>
            <w:noProof/>
            <w:webHidden/>
          </w:rPr>
          <w:instrText xml:space="preserve"> PAGEREF _Toc192418429 \h </w:instrText>
        </w:r>
        <w:r w:rsidRPr="003A0AD8">
          <w:rPr>
            <w:noProof/>
            <w:webHidden/>
          </w:rPr>
        </w:r>
        <w:r w:rsidRPr="003A0AD8">
          <w:rPr>
            <w:noProof/>
            <w:webHidden/>
          </w:rPr>
          <w:fldChar w:fldCharType="separate"/>
        </w:r>
        <w:r w:rsidR="00DA5AC4" w:rsidRPr="003A0AD8">
          <w:rPr>
            <w:noProof/>
            <w:webHidden/>
          </w:rPr>
          <w:t>60</w:t>
        </w:r>
        <w:r w:rsidRPr="003A0AD8">
          <w:rPr>
            <w:noProof/>
            <w:webHidden/>
          </w:rPr>
          <w:fldChar w:fldCharType="end"/>
        </w:r>
      </w:hyperlink>
    </w:p>
    <w:p w14:paraId="7509D001" w14:textId="3239ABFB" w:rsidR="0085047E" w:rsidRPr="003A0AD8" w:rsidRDefault="0085047E">
      <w:pPr>
        <w:pStyle w:val="TableofFigures"/>
        <w:tabs>
          <w:tab w:val="right" w:pos="9457"/>
        </w:tabs>
        <w:rPr>
          <w:rFonts w:asciiTheme="minorHAnsi" w:eastAsiaTheme="minorEastAsia" w:hAnsiTheme="minorHAnsi" w:cstheme="minorBidi"/>
          <w:noProof/>
          <w:kern w:val="2"/>
          <w:sz w:val="24"/>
          <w:szCs w:val="24"/>
          <w:lang w:eastAsia="en-CH"/>
          <w14:ligatures w14:val="standardContextual"/>
        </w:rPr>
      </w:pPr>
      <w:hyperlink w:anchor="_Toc192418430" w:history="1">
        <w:r w:rsidRPr="003A0AD8">
          <w:rPr>
            <w:rStyle w:val="Hyperlink"/>
            <w:noProof/>
          </w:rPr>
          <w:t>Tabelle 42 Risikobewertung Zuverlässigkeit der «Baustellen App»</w:t>
        </w:r>
        <w:r w:rsidRPr="003A0AD8">
          <w:rPr>
            <w:noProof/>
            <w:webHidden/>
          </w:rPr>
          <w:tab/>
        </w:r>
        <w:r w:rsidRPr="003A0AD8">
          <w:rPr>
            <w:noProof/>
            <w:webHidden/>
          </w:rPr>
          <w:fldChar w:fldCharType="begin"/>
        </w:r>
        <w:r w:rsidRPr="003A0AD8">
          <w:rPr>
            <w:noProof/>
            <w:webHidden/>
          </w:rPr>
          <w:instrText xml:space="preserve"> PAGEREF _Toc192418430 \h </w:instrText>
        </w:r>
        <w:r w:rsidRPr="003A0AD8">
          <w:rPr>
            <w:noProof/>
            <w:webHidden/>
          </w:rPr>
        </w:r>
        <w:r w:rsidRPr="003A0AD8">
          <w:rPr>
            <w:noProof/>
            <w:webHidden/>
          </w:rPr>
          <w:fldChar w:fldCharType="separate"/>
        </w:r>
        <w:r w:rsidR="00DA5AC4" w:rsidRPr="003A0AD8">
          <w:rPr>
            <w:noProof/>
            <w:webHidden/>
          </w:rPr>
          <w:t>60</w:t>
        </w:r>
        <w:r w:rsidRPr="003A0AD8">
          <w:rPr>
            <w:noProof/>
            <w:webHidden/>
          </w:rPr>
          <w:fldChar w:fldCharType="end"/>
        </w:r>
      </w:hyperlink>
    </w:p>
    <w:p w14:paraId="24F55C6A" w14:textId="147DA9E8" w:rsidR="00E244A2" w:rsidRPr="003A0AD8" w:rsidRDefault="00BB5D6C" w:rsidP="005E7001">
      <w:r w:rsidRPr="003A0AD8">
        <w:fldChar w:fldCharType="end"/>
      </w:r>
    </w:p>
    <w:p w14:paraId="3DDFCBCE" w14:textId="423F66E2" w:rsidR="007D2E51" w:rsidRPr="003A0AD8" w:rsidRDefault="00E244A2" w:rsidP="00432DB1">
      <w:pPr>
        <w:pStyle w:val="Heading1"/>
      </w:pPr>
      <w:bookmarkStart w:id="233" w:name="_Toc188879066"/>
      <w:bookmarkStart w:id="234" w:name="_Toc192418330"/>
      <w:r w:rsidRPr="003A0AD8">
        <w:t>Glossar</w:t>
      </w:r>
      <w:bookmarkEnd w:id="233"/>
      <w:bookmarkEnd w:id="234"/>
    </w:p>
    <w:p w14:paraId="09CF3B8D" w14:textId="020D4C4C" w:rsidR="00257260" w:rsidRPr="003A0AD8" w:rsidRDefault="00257260" w:rsidP="00257260">
      <w:pPr>
        <w:rPr>
          <w:b/>
        </w:rPr>
      </w:pPr>
      <w:r w:rsidRPr="003A0AD8">
        <w:rPr>
          <w:b/>
        </w:rPr>
        <w:t>Backend</w:t>
      </w:r>
    </w:p>
    <w:p w14:paraId="560F6FE5" w14:textId="77777777" w:rsidR="00087492" w:rsidRPr="003A0AD8" w:rsidRDefault="00257260" w:rsidP="00257260">
      <w:pPr>
        <w:pStyle w:val="Verzeichnis"/>
      </w:pPr>
      <w:r w:rsidRPr="003A0AD8">
        <w:t xml:space="preserve">Als </w:t>
      </w:r>
      <w:r w:rsidR="00ED7673" w:rsidRPr="003A0AD8">
        <w:t>backend</w:t>
      </w:r>
      <w:r w:rsidRPr="003A0AD8">
        <w:t xml:space="preserve"> wird die Softwarekomponente eines verteilten Systems bezeichnet, welche auf einem Server betrieben wird und über ein privates Netzwerk oder das Internet erreichbar ist. Üblicherweise ist das Backend für d</w:t>
      </w:r>
      <w:r w:rsidR="00601C1B" w:rsidRPr="003A0AD8">
        <w:t>as</w:t>
      </w:r>
      <w:r w:rsidRPr="003A0AD8">
        <w:t xml:space="preserve"> </w:t>
      </w:r>
      <w:r w:rsidR="00601C1B" w:rsidRPr="003A0AD8">
        <w:t>Persistieren</w:t>
      </w:r>
      <w:r w:rsidRPr="003A0AD8">
        <w:t xml:space="preserve"> von Daten zuständig und enthält unter Umständen Geschäftslogik, welche die ankommenden oder ausgehenden Daten entsprechend verarbeitet.</w:t>
      </w:r>
    </w:p>
    <w:p w14:paraId="36AC0964" w14:textId="52336517" w:rsidR="00C24BFC" w:rsidRPr="003A0AD8" w:rsidRDefault="00C24BFC" w:rsidP="00257260">
      <w:pPr>
        <w:pStyle w:val="Verzeichnis"/>
      </w:pPr>
      <w:r w:rsidRPr="003A0AD8">
        <w:rPr>
          <w:b/>
        </w:rPr>
        <w:t>Build Artefakt</w:t>
      </w:r>
      <w:r w:rsidRPr="003A0AD8">
        <w:rPr>
          <w:b/>
        </w:rPr>
        <w:br/>
      </w:r>
      <w:r w:rsidRPr="003A0AD8">
        <w:t>Ist das Ergebnis der Code Kompilierung (des Builds). Das Artefakt ist ein lauffähiges Bündel Software, welches auf ein System ausgerollt und dort ausgeführt werden kann.</w:t>
      </w:r>
    </w:p>
    <w:p w14:paraId="709DBC65" w14:textId="1B13E5DE" w:rsidR="00EC73C5" w:rsidRPr="003A0AD8" w:rsidRDefault="00EC73C5" w:rsidP="00257260">
      <w:pPr>
        <w:pStyle w:val="Verzeichnis"/>
      </w:pPr>
      <w:r w:rsidRPr="003A0AD8">
        <w:rPr>
          <w:b/>
        </w:rPr>
        <w:t>CI/CD</w:t>
      </w:r>
      <w:r w:rsidRPr="003A0AD8">
        <w:rPr>
          <w:b/>
        </w:rPr>
        <w:br/>
      </w:r>
      <w:r w:rsidRPr="003A0AD8">
        <w:t>CI steht für «Continous Integration» und beschreibt das kontinuierliche Integrieren von neuem Code in das zentrale Repository. CD steht für «Continous Deployment» und beschreibt die Strategie</w:t>
      </w:r>
      <w:r w:rsidR="00C9196D" w:rsidRPr="003A0AD8">
        <w:t>,</w:t>
      </w:r>
      <w:r w:rsidRPr="003A0AD8">
        <w:t xml:space="preserve"> </w:t>
      </w:r>
      <w:r w:rsidR="00C9196D" w:rsidRPr="003A0AD8">
        <w:t>n</w:t>
      </w:r>
      <w:r w:rsidRPr="003A0AD8">
        <w:t xml:space="preserve">euen Code oder neue Funktionen kontinuierlich auf die Produktion auszurollen. Diese Strategie wird oft im DevOps </w:t>
      </w:r>
      <w:r w:rsidR="00C9196D" w:rsidRPr="003A0AD8">
        <w:t>Bereich</w:t>
      </w:r>
      <w:r w:rsidRPr="003A0AD8">
        <w:t xml:space="preserve"> eingesetzt und setzt eine robuste Qualitätssicherung durch Testing und Codeanalyse voraus.</w:t>
      </w:r>
    </w:p>
    <w:p w14:paraId="6E2C4C8A" w14:textId="4317464E" w:rsidR="00257260" w:rsidRPr="003A0AD8" w:rsidRDefault="00087492" w:rsidP="00257260">
      <w:pPr>
        <w:pStyle w:val="Verzeichnis"/>
      </w:pPr>
      <w:r w:rsidRPr="003A0AD8">
        <w:rPr>
          <w:b/>
        </w:rPr>
        <w:t>Client/Server System</w:t>
      </w:r>
      <w:r w:rsidRPr="003A0AD8">
        <w:rPr>
          <w:b/>
        </w:rPr>
        <w:br/>
      </w:r>
      <w:r w:rsidRPr="003A0AD8">
        <w:t>Ein Client/Server System beschreibt ein Softwaresystem bestehend aus einer Komponente, welche als Backend auf einem Server in der Cloud oder einem Rechenzentrum ausgeführt wird. Die zweite Komponente, der Client, wird verwendet, um Benutzern Zugriff auf die Backendfunktionalität zu ermöglichen. Der Client wird entweder auf einem Rechner installiert oder in einem Browser angezeigt.</w:t>
      </w:r>
      <w:r w:rsidR="00257260" w:rsidRPr="003A0AD8">
        <w:tab/>
      </w:r>
    </w:p>
    <w:p w14:paraId="481B7A51" w14:textId="3F940F17" w:rsidR="000B4AC5" w:rsidRPr="003A0AD8" w:rsidRDefault="000B4AC5" w:rsidP="00257260">
      <w:pPr>
        <w:pStyle w:val="Verzeichnis"/>
      </w:pPr>
      <w:r w:rsidRPr="003A0AD8">
        <w:rPr>
          <w:b/>
        </w:rPr>
        <w:t>CORS</w:t>
      </w:r>
      <w:r w:rsidRPr="003A0AD8">
        <w:br/>
        <w:t xml:space="preserve">Cross-Origin Resource Sharing ist ein auf HTTP-Headern basierender Mechanismus zur Einschränkung von Sideloading von </w:t>
      </w:r>
      <w:r w:rsidR="00ED7673" w:rsidRPr="003A0AD8">
        <w:t>Ressourcen</w:t>
      </w:r>
      <w:r w:rsidRPr="003A0AD8">
        <w:t xml:space="preserve">. Der Webserver konfiguriert die </w:t>
      </w:r>
      <w:r w:rsidR="00ED7673" w:rsidRPr="003A0AD8">
        <w:t>CORS-Regeln</w:t>
      </w:r>
      <w:r w:rsidRPr="003A0AD8">
        <w:t xml:space="preserve"> im http Header und teilt damit dem Browser mit, von welchen anderen Domänen Inhalte geladen werden dürfen. Werden keine </w:t>
      </w:r>
      <w:r w:rsidR="00ED7673" w:rsidRPr="003A0AD8">
        <w:t>CORS-Regeln</w:t>
      </w:r>
      <w:r w:rsidRPr="003A0AD8">
        <w:t xml:space="preserve"> definiert, wenden die meisten Browser eine Standartregel an, welche besagt, dass nur Inhalte von der Originaldomain geladen werden dürfen.</w:t>
      </w:r>
    </w:p>
    <w:p w14:paraId="5E6814BF" w14:textId="6A4C87A7" w:rsidR="00562A59" w:rsidRPr="003A0AD8" w:rsidRDefault="00562A59" w:rsidP="00257260">
      <w:pPr>
        <w:pStyle w:val="Verzeichnis"/>
      </w:pPr>
      <w:r w:rsidRPr="003A0AD8">
        <w:rPr>
          <w:b/>
          <w:bCs/>
        </w:rPr>
        <w:t>CRUD</w:t>
      </w:r>
      <w:r w:rsidRPr="003A0AD8">
        <w:br/>
        <w:t xml:space="preserve">CRUD ist ein Akronym für Create, Read, Update, Delete und beschreibt die </w:t>
      </w:r>
      <w:r w:rsidR="00ED7673" w:rsidRPr="003A0AD8">
        <w:t>Basis-</w:t>
      </w:r>
      <w:r w:rsidRPr="003A0AD8">
        <w:t xml:space="preserve">Operationen für Datensätze in einer </w:t>
      </w:r>
      <w:r w:rsidR="00ED7673" w:rsidRPr="003A0AD8">
        <w:t>Software-Anwendung</w:t>
      </w:r>
      <w:r w:rsidRPr="003A0AD8">
        <w:t xml:space="preserve"> oder Datenbank.</w:t>
      </w:r>
    </w:p>
    <w:p w14:paraId="47F0CCA2" w14:textId="33B5DC84" w:rsidR="0098640E" w:rsidRPr="003A0AD8" w:rsidRDefault="00ED7673" w:rsidP="00257260">
      <w:pPr>
        <w:pStyle w:val="Verzeichnis"/>
      </w:pPr>
      <w:r w:rsidRPr="003A0AD8">
        <w:rPr>
          <w:b/>
        </w:rPr>
        <w:t>Design</w:t>
      </w:r>
      <w:r w:rsidR="0098640E" w:rsidRPr="003A0AD8">
        <w:rPr>
          <w:b/>
        </w:rPr>
        <w:t xml:space="preserve"> Patter</w:t>
      </w:r>
      <w:r w:rsidR="0098640E" w:rsidRPr="003A0AD8">
        <w:br/>
        <w:t xml:space="preserve">Auf Deutsch Entwurfsmuster, ist ein Begriff aus der Softwareentwicklung. Ein Entwurfsmuster ist wie der Name sagt ein </w:t>
      </w:r>
      <w:r w:rsidRPr="003A0AD8">
        <w:t>Muster,</w:t>
      </w:r>
      <w:r w:rsidR="0098640E" w:rsidRPr="003A0AD8">
        <w:t xml:space="preserve"> um ein bestimmtes Problem zu lösen. Das Design Pattern beschreibt die Lösung ohne konkrete Implementierungen. Dadurch kann das Entwurfsmuster unabhängig von der Plattform eingesetzt werden.</w:t>
      </w:r>
    </w:p>
    <w:p w14:paraId="0C468C85" w14:textId="7A85244E" w:rsidR="00D05530" w:rsidRPr="003A0AD8" w:rsidRDefault="00D05530" w:rsidP="00257260">
      <w:pPr>
        <w:pStyle w:val="Verzeichnis"/>
      </w:pPr>
      <w:r w:rsidRPr="003A0AD8">
        <w:rPr>
          <w:b/>
        </w:rPr>
        <w:t>Domäne/Domain</w:t>
      </w:r>
      <w:r w:rsidRPr="003A0AD8">
        <w:rPr>
          <w:b/>
        </w:rPr>
        <w:br/>
      </w:r>
      <w:r w:rsidRPr="003A0AD8">
        <w:t xml:space="preserve">Eine Domäne oder im englischen </w:t>
      </w:r>
      <w:r w:rsidR="006F18FF" w:rsidRPr="003A0AD8">
        <w:t>«</w:t>
      </w:r>
      <w:r w:rsidRPr="003A0AD8">
        <w:t>Domain</w:t>
      </w:r>
      <w:r w:rsidR="006F18FF" w:rsidRPr="003A0AD8">
        <w:t>»</w:t>
      </w:r>
      <w:r w:rsidRPr="003A0AD8">
        <w:t xml:space="preserve"> ist ein eindeutiger Name einer </w:t>
      </w:r>
      <w:r w:rsidR="00C9196D" w:rsidRPr="003A0AD8">
        <w:t>Internet-Ressource</w:t>
      </w:r>
      <w:r w:rsidRPr="003A0AD8">
        <w:t>. Domänennamen werden verwendet, um Services oder Webseiten im Internet aufrufbar zu machen. Der Domänenname wird, wie in einem Telefonbuch, auf eine Adresse eines bestimmten Webservers aufgelöst.</w:t>
      </w:r>
    </w:p>
    <w:p w14:paraId="477FEC3A" w14:textId="2CE18FB9" w:rsidR="00257260" w:rsidRPr="003A0AD8" w:rsidRDefault="00257260" w:rsidP="00257260">
      <w:pPr>
        <w:rPr>
          <w:b/>
        </w:rPr>
      </w:pPr>
      <w:r w:rsidRPr="003A0AD8">
        <w:rPr>
          <w:b/>
        </w:rPr>
        <w:lastRenderedPageBreak/>
        <w:t>Frontend</w:t>
      </w:r>
    </w:p>
    <w:p w14:paraId="468F9B8F" w14:textId="77777777" w:rsidR="00EE08AB" w:rsidRPr="003A0AD8" w:rsidRDefault="00257260" w:rsidP="00257260">
      <w:pPr>
        <w:pStyle w:val="TOC1"/>
        <w:rPr>
          <w:lang w:val="de-CH"/>
        </w:rPr>
      </w:pPr>
      <w:r w:rsidRPr="003A0AD8">
        <w:rPr>
          <w:lang w:val="de-CH"/>
        </w:rPr>
        <w:t xml:space="preserve">Das Frontend ist der Teil eines Softwaresystems, welches für die Interaktion mit den Anwendern </w:t>
      </w:r>
      <w:r w:rsidR="004E1533" w:rsidRPr="003A0AD8">
        <w:rPr>
          <w:lang w:val="de-CH"/>
        </w:rPr>
        <w:t>zuständig ist. Es stellt eine Benutzeroberfläche zur Verfügung.</w:t>
      </w:r>
    </w:p>
    <w:p w14:paraId="7830AF7E" w14:textId="64D36357" w:rsidR="00C60C65" w:rsidRPr="003A0AD8" w:rsidRDefault="00EE08AB" w:rsidP="00257260">
      <w:pPr>
        <w:pStyle w:val="TOC1"/>
        <w:rPr>
          <w:lang w:val="de-CH"/>
        </w:rPr>
      </w:pPr>
      <w:r w:rsidRPr="003A0AD8">
        <w:rPr>
          <w:b/>
          <w:lang w:val="de-CH"/>
        </w:rPr>
        <w:t>FQDN</w:t>
      </w:r>
      <w:r w:rsidRPr="003A0AD8">
        <w:rPr>
          <w:b/>
          <w:lang w:val="de-CH"/>
        </w:rPr>
        <w:br/>
      </w:r>
      <w:r w:rsidRPr="003A0AD8">
        <w:rPr>
          <w:lang w:val="de-CH"/>
        </w:rPr>
        <w:t xml:space="preserve">Dies ist eine Abkürzung für </w:t>
      </w:r>
      <w:r w:rsidR="00C60C65" w:rsidRPr="003A0AD8">
        <w:rPr>
          <w:lang w:val="de-CH"/>
        </w:rPr>
        <w:t>«</w:t>
      </w:r>
      <w:r w:rsidRPr="003A0AD8">
        <w:rPr>
          <w:lang w:val="de-CH"/>
        </w:rPr>
        <w:t>Fully Qualified Domain Name</w:t>
      </w:r>
      <w:r w:rsidR="00C60C65" w:rsidRPr="003A0AD8">
        <w:rPr>
          <w:lang w:val="de-CH"/>
        </w:rPr>
        <w:t>»</w:t>
      </w:r>
      <w:r w:rsidRPr="003A0AD8">
        <w:rPr>
          <w:lang w:val="de-CH"/>
        </w:rPr>
        <w:t xml:space="preserve">. Der Begriff beschreibt den vollständigen und eindeutigen Domänennamen für eine </w:t>
      </w:r>
      <w:r w:rsidR="00ED7673" w:rsidRPr="003A0AD8">
        <w:rPr>
          <w:lang w:val="de-CH"/>
        </w:rPr>
        <w:t>Ressource</w:t>
      </w:r>
      <w:r w:rsidRPr="003A0AD8">
        <w:rPr>
          <w:lang w:val="de-CH"/>
        </w:rPr>
        <w:t xml:space="preserve"> im Internet.</w:t>
      </w:r>
    </w:p>
    <w:p w14:paraId="11963D66" w14:textId="2159E499" w:rsidR="00257260" w:rsidRPr="003A0AD8" w:rsidRDefault="00C60C65" w:rsidP="00257260">
      <w:pPr>
        <w:pStyle w:val="TOC1"/>
        <w:rPr>
          <w:b/>
          <w:lang w:val="de-CH"/>
        </w:rPr>
      </w:pPr>
      <w:r w:rsidRPr="003A0AD8">
        <w:rPr>
          <w:b/>
          <w:lang w:val="de-CH"/>
        </w:rPr>
        <w:t>Micro Service Architektur</w:t>
      </w:r>
      <w:r w:rsidRPr="003A0AD8">
        <w:rPr>
          <w:b/>
          <w:lang w:val="de-CH"/>
        </w:rPr>
        <w:br/>
      </w:r>
      <w:r w:rsidRPr="003A0AD8">
        <w:rPr>
          <w:lang w:val="de-CH"/>
        </w:rPr>
        <w:t xml:space="preserve">In einer Micro Service Architektur wird das System nach Domänen oder Verantwortlichkeiten geschnitten. Jede Domäne oder Verantwortlichkeitsbereich wird als eigenständiger Service, mit eigener </w:t>
      </w:r>
      <w:r w:rsidR="00C9196D" w:rsidRPr="003A0AD8">
        <w:rPr>
          <w:lang w:val="de-CH"/>
        </w:rPr>
        <w:t>Business</w:t>
      </w:r>
      <w:r w:rsidRPr="003A0AD8">
        <w:rPr>
          <w:lang w:val="de-CH"/>
        </w:rPr>
        <w:t>logik und Datenhaltung umgesetzt. Grundsätzlich sollte Jeder Service unabhängig von anderen Services funktionieren.</w:t>
      </w:r>
      <w:r w:rsidR="00257260" w:rsidRPr="003A0AD8">
        <w:rPr>
          <w:lang w:val="de-CH"/>
        </w:rPr>
        <w:tab/>
      </w:r>
    </w:p>
    <w:p w14:paraId="608487F2" w14:textId="05EE8279" w:rsidR="00BB5D6C" w:rsidRPr="003A0AD8" w:rsidRDefault="007D2E51" w:rsidP="00BB5D6C">
      <w:pPr>
        <w:rPr>
          <w:b/>
        </w:rPr>
      </w:pPr>
      <w:r w:rsidRPr="003A0AD8">
        <w:rPr>
          <w:b/>
        </w:rPr>
        <w:t>MVP</w:t>
      </w:r>
    </w:p>
    <w:p w14:paraId="046A6D5C" w14:textId="6763AF67" w:rsidR="00FC6571" w:rsidRPr="003A0AD8" w:rsidRDefault="007D2E51" w:rsidP="00BB5D6C">
      <w:pPr>
        <w:pStyle w:val="Verzeichnis"/>
      </w:pPr>
      <w:r w:rsidRPr="003A0AD8">
        <w:t xml:space="preserve">Minimum Viable Product ist die englische Beschreibung eines Produkts mit dem minimal nötigen Funktionsumfang, um von Kunden oder Benutzern verwendet </w:t>
      </w:r>
      <w:r w:rsidR="00776A7F" w:rsidRPr="003A0AD8">
        <w:t xml:space="preserve">werden </w:t>
      </w:r>
      <w:r w:rsidRPr="003A0AD8">
        <w:t xml:space="preserve">zu </w:t>
      </w:r>
      <w:r w:rsidR="00776A7F" w:rsidRPr="003A0AD8">
        <w:t>können</w:t>
      </w:r>
      <w:r w:rsidRPr="003A0AD8">
        <w:t xml:space="preserve"> und Rückmeldung für die zukünftige Funktionsentwicklung zu gewinnen. Dieser Term wird üblicherweise in der </w:t>
      </w:r>
      <w:r w:rsidR="00ED7673" w:rsidRPr="003A0AD8">
        <w:t>Softwareentwicklung</w:t>
      </w:r>
      <w:r w:rsidRPr="003A0AD8">
        <w:t xml:space="preserve"> verwendet.</w:t>
      </w:r>
    </w:p>
    <w:p w14:paraId="765F6C67" w14:textId="0F4F32A7" w:rsidR="005713F0" w:rsidRPr="003A0AD8" w:rsidRDefault="005713F0" w:rsidP="00BB5D6C">
      <w:pPr>
        <w:pStyle w:val="Verzeichnis"/>
      </w:pPr>
      <w:r w:rsidRPr="003A0AD8">
        <w:rPr>
          <w:b/>
        </w:rPr>
        <w:t>Proof of Concept</w:t>
      </w:r>
      <w:r w:rsidRPr="003A0AD8">
        <w:rPr>
          <w:b/>
        </w:rPr>
        <w:br/>
      </w:r>
      <w:r w:rsidRPr="003A0AD8">
        <w:t>Ein Proof of Concept oder in kurz PoC ist eine experimentelle Umsetzung eines Konzeptes, um die Machbarkeit des Konzeptes zu beweisen.</w:t>
      </w:r>
    </w:p>
    <w:p w14:paraId="57602A7A" w14:textId="3AD4D7E0" w:rsidR="00BB5D6C" w:rsidRPr="003A0AD8" w:rsidRDefault="00FC6571" w:rsidP="00BB5D6C">
      <w:pPr>
        <w:pStyle w:val="Verzeichnis"/>
      </w:pPr>
      <w:r w:rsidRPr="003A0AD8">
        <w:rPr>
          <w:b/>
        </w:rPr>
        <w:t>Reverse Proxy</w:t>
      </w:r>
      <w:r w:rsidRPr="003A0AD8">
        <w:br/>
        <w:t xml:space="preserve">Ein Reverse Proxy wird vor die </w:t>
      </w:r>
      <w:r w:rsidR="00D05530" w:rsidRPr="003A0AD8">
        <w:t xml:space="preserve">Webserver bzw. im Fall der </w:t>
      </w:r>
      <w:r w:rsidR="00ED7673" w:rsidRPr="003A0AD8">
        <w:t>«</w:t>
      </w:r>
      <w:r w:rsidR="00D05530" w:rsidRPr="003A0AD8">
        <w:t>Baustellen App</w:t>
      </w:r>
      <w:r w:rsidR="00ED7673" w:rsidRPr="003A0AD8">
        <w:t>»</w:t>
      </w:r>
      <w:r w:rsidR="00D05530" w:rsidRPr="003A0AD8">
        <w:t xml:space="preserve"> vor die Microservices gesetzt. Der Reverse Proxy </w:t>
      </w:r>
      <w:r w:rsidR="00ED7673" w:rsidRPr="003A0AD8">
        <w:t>nimmt</w:t>
      </w:r>
      <w:r w:rsidR="00D05530" w:rsidRPr="003A0AD8">
        <w:t xml:space="preserve"> Anfragen von Clients entgegen und leitet sie an die dahinter liegenden Services weiter.</w:t>
      </w:r>
      <w:r w:rsidR="00BB5D6C" w:rsidRPr="003A0AD8">
        <w:tab/>
      </w:r>
    </w:p>
    <w:p w14:paraId="1F4A62D0" w14:textId="242B0C75" w:rsidR="00BB5D6C" w:rsidRPr="003A0AD8" w:rsidRDefault="00767DF3" w:rsidP="00BB5D6C">
      <w:pPr>
        <w:rPr>
          <w:b/>
        </w:rPr>
      </w:pPr>
      <w:r w:rsidRPr="003A0AD8">
        <w:rPr>
          <w:b/>
        </w:rPr>
        <w:t>SAD</w:t>
      </w:r>
    </w:p>
    <w:p w14:paraId="03BD8CE6" w14:textId="4A4BFAA1" w:rsidR="00BB5D6C" w:rsidRPr="003A0AD8" w:rsidRDefault="00767DF3" w:rsidP="00BB5D6C">
      <w:pPr>
        <w:pStyle w:val="Verzeichnis"/>
      </w:pPr>
      <w:r w:rsidRPr="003A0AD8">
        <w:t xml:space="preserve">Das Software Architektur Dokument ist das Ergebnis der Arbeit des </w:t>
      </w:r>
      <w:r w:rsidR="00ED7673" w:rsidRPr="003A0AD8">
        <w:t>Software-Architekten</w:t>
      </w:r>
      <w:r w:rsidRPr="003A0AD8">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3A0AD8">
        <w:tab/>
      </w:r>
    </w:p>
    <w:p w14:paraId="59066DB8" w14:textId="572B64B8" w:rsidR="00A03915" w:rsidRPr="003A0AD8" w:rsidRDefault="00A03915" w:rsidP="00A03915">
      <w:pPr>
        <w:rPr>
          <w:b/>
        </w:rPr>
      </w:pPr>
      <w:r w:rsidRPr="003A0AD8">
        <w:rPr>
          <w:b/>
        </w:rPr>
        <w:t>UI/UX</w:t>
      </w:r>
    </w:p>
    <w:p w14:paraId="66AC20A8" w14:textId="4372D9BD" w:rsidR="00A03915" w:rsidRPr="003A0AD8" w:rsidRDefault="00A03915" w:rsidP="00A03915">
      <w:pPr>
        <w:pStyle w:val="TOC1"/>
        <w:rPr>
          <w:lang w:val="de-CH"/>
        </w:rPr>
      </w:pPr>
      <w:r w:rsidRPr="003A0AD8">
        <w:rPr>
          <w:lang w:val="de-CH"/>
        </w:rPr>
        <w:t xml:space="preserve">UI ist die Abkürzung für User Interface. </w:t>
      </w:r>
      <w:r w:rsidR="00ED7673" w:rsidRPr="003A0AD8">
        <w:rPr>
          <w:lang w:val="de-CH"/>
        </w:rPr>
        <w:t>Auf</w:t>
      </w:r>
      <w:r w:rsidRPr="003A0AD8">
        <w:rPr>
          <w:lang w:val="de-CH"/>
        </w:rPr>
        <w:t xml:space="preserve"> Deutsch</w:t>
      </w:r>
      <w:r w:rsidR="00ED7673" w:rsidRPr="003A0AD8">
        <w:rPr>
          <w:lang w:val="de-CH"/>
        </w:rPr>
        <w:t>:</w:t>
      </w:r>
      <w:r w:rsidRPr="003A0AD8">
        <w:rPr>
          <w:lang w:val="de-CH"/>
        </w:rPr>
        <w:t xml:space="preserve"> Benutzeroberfläche. UX steht für User Experience und beschreibt die Benutzererfahrung. </w:t>
      </w:r>
      <w:r w:rsidR="0063509C" w:rsidRPr="003A0AD8">
        <w:rPr>
          <w:lang w:val="de-CH"/>
        </w:rPr>
        <w:t>Beide Begriffe zusammen behandeln das Aussehen und Verhalten von grafischen Oberflächen von Softwaresystemen, welche von menschlichen Anwendern verwendet werden.</w:t>
      </w:r>
      <w:r w:rsidRPr="003A0AD8">
        <w:rPr>
          <w:lang w:val="de-CH"/>
        </w:rPr>
        <w:tab/>
      </w:r>
    </w:p>
    <w:p w14:paraId="547CF112" w14:textId="77777777" w:rsidR="00257260" w:rsidRPr="003A0AD8" w:rsidRDefault="00257260" w:rsidP="00257260">
      <w:pPr>
        <w:rPr>
          <w:b/>
        </w:rPr>
      </w:pPr>
      <w:r w:rsidRPr="003A0AD8">
        <w:rPr>
          <w:b/>
        </w:rPr>
        <w:t>Use Cases</w:t>
      </w:r>
    </w:p>
    <w:p w14:paraId="58391661" w14:textId="5A88A0D0" w:rsidR="00257260" w:rsidRPr="003A0AD8" w:rsidRDefault="00ED7673" w:rsidP="00257260">
      <w:pPr>
        <w:pStyle w:val="TOC1"/>
        <w:rPr>
          <w:lang w:val="de-CH"/>
        </w:rPr>
      </w:pPr>
      <w:r w:rsidRPr="003A0AD8">
        <w:rPr>
          <w:lang w:val="de-CH"/>
        </w:rPr>
        <w:t>Auf</w:t>
      </w:r>
      <w:r w:rsidR="00257260" w:rsidRPr="003A0AD8">
        <w:rPr>
          <w:lang w:val="de-CH"/>
        </w:rPr>
        <w:t xml:space="preserve"> Deutsch</w:t>
      </w:r>
      <w:r w:rsidRPr="003A0AD8">
        <w:rPr>
          <w:lang w:val="de-CH"/>
        </w:rPr>
        <w:t>:</w:t>
      </w:r>
      <w:r w:rsidR="00257260" w:rsidRPr="003A0AD8">
        <w:rPr>
          <w:lang w:val="de-CH"/>
        </w:rPr>
        <w:t xml:space="preserve"> Anwendungsfälle. Ein Anwendungsfall beschreibt eine Funktionalität eines Systems, welcher Aktor oder welches System diese Funktionalität verwendet</w:t>
      </w:r>
      <w:r w:rsidR="00257260" w:rsidRPr="003A0AD8">
        <w:rPr>
          <w:lang w:val="de-CH"/>
        </w:rPr>
        <w:tab/>
      </w:r>
    </w:p>
    <w:p w14:paraId="22A63E4D" w14:textId="70F39A5C" w:rsidR="00432DB1" w:rsidRPr="003A0AD8" w:rsidRDefault="00432DB1">
      <w:pPr>
        <w:spacing w:line="240" w:lineRule="auto"/>
      </w:pPr>
      <w:r w:rsidRPr="003A0AD8">
        <w:br w:type="page"/>
      </w:r>
    </w:p>
    <w:p w14:paraId="448633D7" w14:textId="14FBAF1B" w:rsidR="005E7001" w:rsidRPr="003A0AD8" w:rsidRDefault="005E7001" w:rsidP="00E244A2">
      <w:pPr>
        <w:pStyle w:val="Heading1"/>
        <w:numPr>
          <w:ilvl w:val="0"/>
          <w:numId w:val="0"/>
        </w:numPr>
      </w:pPr>
      <w:bookmarkStart w:id="235" w:name="_Toc166052222"/>
      <w:bookmarkStart w:id="236" w:name="_Toc188879067"/>
      <w:bookmarkStart w:id="237" w:name="_Toc192418331"/>
      <w:r w:rsidRPr="003A0AD8">
        <w:lastRenderedPageBreak/>
        <w:t>Literaturverzeichnis</w:t>
      </w:r>
      <w:bookmarkEnd w:id="235"/>
      <w:bookmarkEnd w:id="236"/>
      <w:bookmarkEnd w:id="237"/>
    </w:p>
    <w:p w14:paraId="56817A75" w14:textId="77777777" w:rsidR="000A591C" w:rsidRPr="003A0AD8" w:rsidRDefault="00432DB1" w:rsidP="000A591C">
      <w:pPr>
        <w:pStyle w:val="Bibliography"/>
      </w:pPr>
      <w:r w:rsidRPr="003A0AD8">
        <w:fldChar w:fldCharType="begin"/>
      </w:r>
      <w:r w:rsidRPr="003A0AD8">
        <w:instrText xml:space="preserve"> ADDIN ZOTERO_BIBL {"uncited":[],"omitted":[],"custom":[]} CSL_BIBLIOGRAPHY </w:instrText>
      </w:r>
      <w:r w:rsidRPr="003A0AD8">
        <w:fldChar w:fldCharType="separate"/>
      </w:r>
      <w:r w:rsidR="000A591C" w:rsidRPr="003A0AD8">
        <w:t>[1]</w:t>
      </w:r>
      <w:r w:rsidR="000A591C" w:rsidRPr="003A0AD8">
        <w:tab/>
        <w:t>«What is minimum viable product?», O’Reilly Online Learning. Zugegriffen: 8. März 2025. [Online]. Verfügbar unter: https://learning.oreilly.com/videos/what-is-minimum/9781492036999/</w:t>
      </w:r>
    </w:p>
    <w:p w14:paraId="4043C115" w14:textId="77777777" w:rsidR="000A591C" w:rsidRPr="003A0AD8" w:rsidRDefault="000A591C" w:rsidP="000A591C">
      <w:pPr>
        <w:pStyle w:val="Bibliography"/>
      </w:pPr>
      <w:r w:rsidRPr="003A0AD8">
        <w:t>[2]</w:t>
      </w:r>
      <w:r w:rsidRPr="003A0AD8">
        <w:tab/>
        <w:t>D. G. Starke, «arc42 Template Overview», arc42. Zugegriffen: 12. Juli 2024. [Online]. Verfügbar unter: https://arc42.org/overview</w:t>
      </w:r>
    </w:p>
    <w:p w14:paraId="02530FA9" w14:textId="77777777" w:rsidR="000A591C" w:rsidRPr="003A0AD8" w:rsidRDefault="000A591C" w:rsidP="000A591C">
      <w:pPr>
        <w:pStyle w:val="Bibliography"/>
      </w:pPr>
      <w:r w:rsidRPr="003A0AD8">
        <w:t>[3]</w:t>
      </w:r>
      <w:r w:rsidRPr="003A0AD8">
        <w:tab/>
        <w:t>«Data Syncing in Core Data Based iOS Apps | DENIVIP Media». Zugegriffen: 19. Oktober 2024. [Online]. Verfügbar unter: http://blog.denivip.ru/index.php/2014/04/data-syncing-in-core-data-based-ios-apps/?lang=en</w:t>
      </w:r>
    </w:p>
    <w:p w14:paraId="478C6F61" w14:textId="77777777" w:rsidR="000A591C" w:rsidRPr="003A0AD8" w:rsidRDefault="000A591C" w:rsidP="000A591C">
      <w:pPr>
        <w:pStyle w:val="Bibliography"/>
      </w:pPr>
      <w:r w:rsidRPr="003A0AD8">
        <w:t>[4]</w:t>
      </w:r>
      <w:r w:rsidRPr="003A0AD8">
        <w:tab/>
        <w:t xml:space="preserve">A. Selvan, «Set reconciliation in multi-node environment», in </w:t>
      </w:r>
      <w:r w:rsidRPr="003A0AD8">
        <w:rPr>
          <w:i/>
          <w:iCs/>
        </w:rPr>
        <w:t>2013 Fourth International Conference on Computing, Communications and Networking Technologies (ICCCNT)</w:t>
      </w:r>
      <w:r w:rsidRPr="003A0AD8">
        <w:t>, Juli 2013, S. 1–4. doi: 10.1109/ICCCNT.2013.6726730.</w:t>
      </w:r>
    </w:p>
    <w:p w14:paraId="7199C3CA" w14:textId="77777777" w:rsidR="000A591C" w:rsidRPr="003A0AD8" w:rsidRDefault="000A591C" w:rsidP="000A591C">
      <w:pPr>
        <w:pStyle w:val="Bibliography"/>
      </w:pPr>
      <w:r w:rsidRPr="003A0AD8">
        <w:t>[5]</w:t>
      </w:r>
      <w:r w:rsidRPr="003A0AD8">
        <w:tab/>
        <w:t xml:space="preserve">S. Gilbert und N. Lynch, «Perspectives on the CAP Theorem», </w:t>
      </w:r>
      <w:r w:rsidRPr="003A0AD8">
        <w:rPr>
          <w:i/>
          <w:iCs/>
        </w:rPr>
        <w:t>Computer</w:t>
      </w:r>
      <w:r w:rsidRPr="003A0AD8">
        <w:t>, Bd. 45, Nr. 2, S. 30–36, Feb. 2012, doi: 10.1109/MC.2011.389.</w:t>
      </w:r>
    </w:p>
    <w:p w14:paraId="32F90E46" w14:textId="77777777" w:rsidR="000A591C" w:rsidRPr="003A0AD8" w:rsidRDefault="000A591C" w:rsidP="000A591C">
      <w:pPr>
        <w:pStyle w:val="Bibliography"/>
      </w:pPr>
      <w:r w:rsidRPr="003A0AD8">
        <w:t>[6]</w:t>
      </w:r>
      <w:r w:rsidRPr="003A0AD8">
        <w:tab/>
        <w:t>«Was ist das CAP-Theorem? | IBM». Zugegriffen: 25. Januar 2025. [Online]. Verfügbar unter: https://www.ibm.com/de-de/topics/cap-theorem</w:t>
      </w:r>
    </w:p>
    <w:p w14:paraId="17A570DE" w14:textId="77777777" w:rsidR="000A591C" w:rsidRPr="003A0AD8" w:rsidRDefault="000A591C" w:rsidP="000A591C">
      <w:pPr>
        <w:pStyle w:val="Bibliography"/>
      </w:pPr>
      <w:r w:rsidRPr="003A0AD8">
        <w:t>[7]</w:t>
      </w:r>
      <w:r w:rsidRPr="003A0AD8">
        <w:tab/>
        <w:t>Z. McCormick, «Data Synchronization Patterns in Mobile Application Design».</w:t>
      </w:r>
    </w:p>
    <w:p w14:paraId="40E7BB88" w14:textId="77777777" w:rsidR="000A591C" w:rsidRPr="003A0AD8" w:rsidRDefault="000A591C" w:rsidP="000A591C">
      <w:pPr>
        <w:pStyle w:val="Bibliography"/>
      </w:pPr>
      <w:r w:rsidRPr="003A0AD8">
        <w:t>[8]</w:t>
      </w:r>
      <w:r w:rsidRPr="003A0AD8">
        <w:tab/>
        <w:t>D. Hasanenko, «Data Synchronization Patterns», Medium. Zugegriffen: 1. Juli 2024. [Online]. Verfügbar unter: https://hasanenko.medium.com/data-synchronization-patterns-c222bd749f99</w:t>
      </w:r>
    </w:p>
    <w:p w14:paraId="151223CE" w14:textId="77777777" w:rsidR="000A591C" w:rsidRPr="003A0AD8" w:rsidRDefault="000A591C" w:rsidP="000A591C">
      <w:pPr>
        <w:pStyle w:val="Bibliography"/>
      </w:pPr>
      <w:r w:rsidRPr="003A0AD8">
        <w:t>[9]</w:t>
      </w:r>
      <w:r w:rsidRPr="003A0AD8">
        <w:tab/>
        <w:t xml:space="preserve">E. Freeman </w:t>
      </w:r>
      <w:r w:rsidRPr="003A0AD8">
        <w:rPr>
          <w:i/>
          <w:iCs/>
        </w:rPr>
        <w:t>u. a.</w:t>
      </w:r>
      <w:r w:rsidRPr="003A0AD8">
        <w:t xml:space="preserve">, </w:t>
      </w:r>
      <w:r w:rsidRPr="003A0AD8">
        <w:rPr>
          <w:i/>
          <w:iCs/>
        </w:rPr>
        <w:t>Head first design patterns: building extensible &amp; maintainable object-oriented software</w:t>
      </w:r>
      <w:r w:rsidRPr="003A0AD8">
        <w:t>, Second edition. Sebastopol, CA: O’Reilly Media, 2020.</w:t>
      </w:r>
    </w:p>
    <w:p w14:paraId="73F44FAE" w14:textId="77777777" w:rsidR="000A591C" w:rsidRPr="003A0AD8" w:rsidRDefault="000A591C" w:rsidP="000A591C">
      <w:pPr>
        <w:pStyle w:val="Bibliography"/>
      </w:pPr>
      <w:r w:rsidRPr="003A0AD8">
        <w:t>[10]</w:t>
      </w:r>
      <w:r w:rsidRPr="003A0AD8">
        <w:tab/>
        <w:t xml:space="preserve">M. Mitzenmacher und R. Pagh, «Simple multi-party set reconciliation», </w:t>
      </w:r>
      <w:r w:rsidRPr="003A0AD8">
        <w:rPr>
          <w:i/>
          <w:iCs/>
        </w:rPr>
        <w:t>Distrib. Comput.</w:t>
      </w:r>
      <w:r w:rsidRPr="003A0AD8">
        <w:t>, Bd. 31, Nr. 6, S. 441–453, Nov. 2018, doi: 10.1007/s00446-017-0316-0.</w:t>
      </w:r>
    </w:p>
    <w:p w14:paraId="7EA1A8BD" w14:textId="77777777" w:rsidR="000A591C" w:rsidRPr="003A0AD8" w:rsidRDefault="000A591C" w:rsidP="000A591C">
      <w:pPr>
        <w:pStyle w:val="Bibliography"/>
      </w:pPr>
      <w:r w:rsidRPr="003A0AD8">
        <w:t>[11]</w:t>
      </w:r>
      <w:r w:rsidRPr="003A0AD8">
        <w:tab/>
        <w:t xml:space="preserve">M. T. Goodrich und M. Mitzenmacher, «Invertible Bloom Lookup Tables», 4. Oktober 2015, </w:t>
      </w:r>
      <w:r w:rsidRPr="003A0AD8">
        <w:rPr>
          <w:i/>
          <w:iCs/>
        </w:rPr>
        <w:t>arXiv</w:t>
      </w:r>
      <w:r w:rsidRPr="003A0AD8">
        <w:t>: arXiv:1101.2245. doi: 10.48550/arXiv.1101.2245.</w:t>
      </w:r>
    </w:p>
    <w:p w14:paraId="1AD35578" w14:textId="77777777" w:rsidR="000A591C" w:rsidRPr="003A0AD8" w:rsidRDefault="000A591C" w:rsidP="000A591C">
      <w:pPr>
        <w:pStyle w:val="Bibliography"/>
      </w:pPr>
      <w:r w:rsidRPr="003A0AD8">
        <w:t>[12]</w:t>
      </w:r>
      <w:r w:rsidRPr="003A0AD8">
        <w:tab/>
        <w:t xml:space="preserve">A. Boral und M. Mitzenmacher, «Multi-Party Set Reconciliation Using Characteristic Polynomials», 9. Oktober 2014, </w:t>
      </w:r>
      <w:r w:rsidRPr="003A0AD8">
        <w:rPr>
          <w:i/>
          <w:iCs/>
        </w:rPr>
        <w:t>arXiv</w:t>
      </w:r>
      <w:r w:rsidRPr="003A0AD8">
        <w:t>: arXiv:1410.2645. doi: 10.48550/arXiv.1410.2645.</w:t>
      </w:r>
    </w:p>
    <w:p w14:paraId="3882AB58" w14:textId="77777777" w:rsidR="000A591C" w:rsidRPr="003A0AD8" w:rsidRDefault="000A591C" w:rsidP="000A591C">
      <w:pPr>
        <w:pStyle w:val="Bibliography"/>
      </w:pPr>
      <w:r w:rsidRPr="003A0AD8">
        <w:t>[13]</w:t>
      </w:r>
      <w:r w:rsidRPr="003A0AD8">
        <w:tab/>
        <w:t>D. G. Starke, «arc42 Template Overview», arc42. Zugegriffen: 27. Januar 2025. [Online]. Verfügbar unter: https://arc42.org/overview</w:t>
      </w:r>
    </w:p>
    <w:p w14:paraId="07F42524" w14:textId="77777777" w:rsidR="000A591C" w:rsidRPr="003A0AD8" w:rsidRDefault="000A591C" w:rsidP="000A591C">
      <w:pPr>
        <w:pStyle w:val="Bibliography"/>
      </w:pPr>
      <w:r w:rsidRPr="003A0AD8">
        <w:t>[14]</w:t>
      </w:r>
      <w:r w:rsidRPr="003A0AD8">
        <w:tab/>
        <w:t>«Use case diagrams are UML diagrams describing units of useful functionality (use cases) performed by a system in collaboration with external users (actors).» Zugegriffen: 31. Dezember 2024. [Online]. Verfügbar unter: https://www.uml-diagrams.org/use-case-diagrams.html</w:t>
      </w:r>
    </w:p>
    <w:p w14:paraId="3C418535" w14:textId="77777777" w:rsidR="000A591C" w:rsidRPr="003A0AD8" w:rsidRDefault="000A591C" w:rsidP="000A591C">
      <w:pPr>
        <w:pStyle w:val="Bibliography"/>
      </w:pPr>
      <w:r w:rsidRPr="003A0AD8">
        <w:t>[15]</w:t>
      </w:r>
      <w:r w:rsidRPr="003A0AD8">
        <w:tab/>
        <w:t>craigshoemaker, «Schnellstart: Bereitstellen Ihrer ersten Container-App über das Azure-Portal». Zugegriffen: 12. Februar 2025. [Online]. Verfügbar unter: https://learn.microsoft.com/de-de/azure/container-apps/quickstart-portal</w:t>
      </w:r>
    </w:p>
    <w:p w14:paraId="38A025C2" w14:textId="77777777" w:rsidR="000A591C" w:rsidRPr="003A0AD8" w:rsidRDefault="000A591C" w:rsidP="000A591C">
      <w:pPr>
        <w:pStyle w:val="Bibliography"/>
      </w:pPr>
      <w:r w:rsidRPr="003A0AD8">
        <w:t>[16]</w:t>
      </w:r>
      <w:r w:rsidRPr="003A0AD8">
        <w:tab/>
        <w:t>«How OpenID Connect Works - OpenID Foundation». Zugegriffen: 10. Februar 2025. [Online]. Verfügbar unter: https://openid.net/developers/how-connect-works/</w:t>
      </w:r>
    </w:p>
    <w:p w14:paraId="72D565B4" w14:textId="77777777" w:rsidR="000A591C" w:rsidRPr="003A0AD8" w:rsidRDefault="000A591C" w:rsidP="000A591C">
      <w:pPr>
        <w:pStyle w:val="Bibliography"/>
      </w:pPr>
      <w:r w:rsidRPr="003A0AD8">
        <w:t>[17]</w:t>
      </w:r>
      <w:r w:rsidRPr="003A0AD8">
        <w:tab/>
        <w:t xml:space="preserve">A. Razzaq und S. A. K. Ghayyur, «A systematic mapping study: The new age of software architecture from monolithic to microservice architecture—awareness and challenges», </w:t>
      </w:r>
      <w:r w:rsidRPr="003A0AD8">
        <w:rPr>
          <w:i/>
          <w:iCs/>
        </w:rPr>
        <w:t>Comput. Appl. Eng. Educ.</w:t>
      </w:r>
      <w:r w:rsidRPr="003A0AD8">
        <w:t>, Bd. 31, Nr. 2, S. 421–451, 2023, doi: 10.1002/cae.22586.</w:t>
      </w:r>
    </w:p>
    <w:p w14:paraId="7FABAF9C" w14:textId="77777777" w:rsidR="000A591C" w:rsidRPr="003A0AD8" w:rsidRDefault="000A591C" w:rsidP="000A591C">
      <w:pPr>
        <w:pStyle w:val="Bibliography"/>
      </w:pPr>
      <w:r w:rsidRPr="003A0AD8">
        <w:t>[18]</w:t>
      </w:r>
      <w:r w:rsidRPr="003A0AD8">
        <w:tab/>
        <w:t>«Monolithisch vs. Microservices - Unterschied zwischen Softwareentwicklungsarchitekturen - AWS», Amazon Web Services, Inc. Zugegriffen: 29. Januar 2025. [Online]. Verfügbar unter: https://aws.amazon.com/de/compare/the-difference-between-monolithic-and-microservices-architecture/</w:t>
      </w:r>
    </w:p>
    <w:p w14:paraId="787CF25F" w14:textId="77777777" w:rsidR="000A591C" w:rsidRPr="003A0AD8" w:rsidRDefault="000A591C" w:rsidP="000A591C">
      <w:pPr>
        <w:pStyle w:val="Bibliography"/>
      </w:pPr>
      <w:r w:rsidRPr="003A0AD8">
        <w:t>[19]</w:t>
      </w:r>
      <w:r w:rsidRPr="003A0AD8">
        <w:tab/>
        <w:t>«Was ist Serverless Computing? – Serverless Computing erklärt – AWS», Amazon Web Services, Inc. Zugegriffen: 29. Januar 2025. [Online]. Verfügbar unter: https://aws.amazon.com/de/what-is/serverless-computing/</w:t>
      </w:r>
    </w:p>
    <w:p w14:paraId="6C6B2CB5" w14:textId="77777777" w:rsidR="000A591C" w:rsidRPr="003A0AD8" w:rsidRDefault="000A591C" w:rsidP="000A591C">
      <w:pPr>
        <w:pStyle w:val="Bibliography"/>
      </w:pPr>
      <w:r w:rsidRPr="003A0AD8">
        <w:t>[20]</w:t>
      </w:r>
      <w:r w:rsidRPr="003A0AD8">
        <w:tab/>
        <w:t xml:space="preserve">M. Mitzenmacher und G. Varghese, «The complexity of object reconciliation, and open problems related to set difference and coding», in </w:t>
      </w:r>
      <w:r w:rsidRPr="003A0AD8">
        <w:rPr>
          <w:i/>
          <w:iCs/>
        </w:rPr>
        <w:t>2012 50th Annual Allerton Conference on Communication, Control, and Computing (Allerton)</w:t>
      </w:r>
      <w:r w:rsidRPr="003A0AD8">
        <w:t>, Okt. 2012, S. 1126–1132. doi: 10.1109/Allerton.2012.6483345.</w:t>
      </w:r>
    </w:p>
    <w:p w14:paraId="669F01E1" w14:textId="77777777" w:rsidR="000A591C" w:rsidRPr="003A0AD8" w:rsidRDefault="000A591C" w:rsidP="000A591C">
      <w:pPr>
        <w:pStyle w:val="Bibliography"/>
      </w:pPr>
      <w:r w:rsidRPr="003A0AD8">
        <w:t>[21]</w:t>
      </w:r>
      <w:r w:rsidRPr="003A0AD8">
        <w:tab/>
        <w:t>michaelstonis, «Model View ViewModel - .NET». Zugegriffen: 7. Februar 2025. [Online]. Verfügbar unter: https://learn.microsoft.com/de-de/dotnet/architecture/maui/mvvm</w:t>
      </w:r>
    </w:p>
    <w:p w14:paraId="7D1804C1" w14:textId="77777777" w:rsidR="000A591C" w:rsidRPr="003A0AD8" w:rsidRDefault="000A591C" w:rsidP="000A591C">
      <w:pPr>
        <w:pStyle w:val="Bibliography"/>
      </w:pPr>
      <w:r w:rsidRPr="003A0AD8">
        <w:t>[22]</w:t>
      </w:r>
      <w:r w:rsidRPr="003A0AD8">
        <w:tab/>
        <w:t xml:space="preserve">«Data Access Object», </w:t>
      </w:r>
      <w:r w:rsidRPr="003A0AD8">
        <w:rPr>
          <w:i/>
          <w:iCs/>
        </w:rPr>
        <w:t>Wikipedia</w:t>
      </w:r>
      <w:r w:rsidRPr="003A0AD8">
        <w:t>. 31. Juli 2021. Zugegriffen: 7. Februar 2025. [Online]. Verfügbar unter: https://de.wikipedia.org/w/index.php?title=Data_Access_Object&amp;oldid=214388984</w:t>
      </w:r>
    </w:p>
    <w:p w14:paraId="03264D0F" w14:textId="5E470040" w:rsidR="005E7001" w:rsidRPr="003A0AD8" w:rsidRDefault="00432DB1" w:rsidP="005E7001">
      <w:r w:rsidRPr="003A0AD8">
        <w:fldChar w:fldCharType="end"/>
      </w:r>
    </w:p>
    <w:p w14:paraId="4EBBBB33" w14:textId="54380A58" w:rsidR="00432DB1" w:rsidRPr="003A0AD8" w:rsidRDefault="00432DB1">
      <w:pPr>
        <w:spacing w:line="240" w:lineRule="auto"/>
      </w:pPr>
      <w:r w:rsidRPr="003A0AD8">
        <w:br w:type="page"/>
      </w:r>
    </w:p>
    <w:p w14:paraId="16482D2A" w14:textId="356AE829" w:rsidR="005E7001" w:rsidRPr="003A0AD8" w:rsidRDefault="00183580" w:rsidP="00432DB1">
      <w:pPr>
        <w:pStyle w:val="Heading1"/>
      </w:pPr>
      <w:bookmarkStart w:id="238" w:name="_Toc188879068"/>
      <w:bookmarkStart w:id="239" w:name="_Toc192418332"/>
      <w:r w:rsidRPr="003A0AD8">
        <w:lastRenderedPageBreak/>
        <w:t>Anhang</w:t>
      </w:r>
      <w:bookmarkEnd w:id="238"/>
      <w:bookmarkEnd w:id="239"/>
    </w:p>
    <w:p w14:paraId="3C950424" w14:textId="08294132" w:rsidR="00183580" w:rsidRPr="003A0AD8" w:rsidRDefault="00432DB1" w:rsidP="00432DB1">
      <w:pPr>
        <w:pStyle w:val="Heading2"/>
      </w:pPr>
      <w:bookmarkStart w:id="240" w:name="_Toc192418333"/>
      <w:r w:rsidRPr="003A0AD8">
        <w:t>Sourcecode</w:t>
      </w:r>
      <w:bookmarkEnd w:id="240"/>
    </w:p>
    <w:p w14:paraId="4B5C0FAF" w14:textId="3D8A47A9" w:rsidR="00432DB1" w:rsidRPr="003A0AD8" w:rsidRDefault="00432DB1" w:rsidP="00432DB1">
      <w:r w:rsidRPr="003A0AD8">
        <w:t xml:space="preserve">Der Sourcecode zum PoC der </w:t>
      </w:r>
      <w:r w:rsidR="00DA5F0E" w:rsidRPr="003A0AD8">
        <w:t>«</w:t>
      </w:r>
      <w:r w:rsidRPr="003A0AD8">
        <w:t>Baustellen App</w:t>
      </w:r>
      <w:r w:rsidR="00DA5F0E" w:rsidRPr="003A0AD8">
        <w:t>»</w:t>
      </w:r>
      <w:r w:rsidRPr="003A0AD8">
        <w:t xml:space="preserve"> befindet sich in folgendem Git Repository</w:t>
      </w:r>
    </w:p>
    <w:p w14:paraId="14DD5D99" w14:textId="77777777" w:rsidR="00432DB1" w:rsidRPr="003A0AD8" w:rsidRDefault="00432DB1" w:rsidP="00432DB1"/>
    <w:p w14:paraId="72D39953" w14:textId="65FB8BFC" w:rsidR="00432DB1" w:rsidRPr="003A0AD8" w:rsidRDefault="00432DB1" w:rsidP="00432DB1">
      <w:hyperlink r:id="rId74" w:history="1">
        <w:r w:rsidRPr="003A0AD8">
          <w:rPr>
            <w:rStyle w:val="Hyperlink"/>
          </w:rPr>
          <w:t>https://github.com/zuercheram/bauestellen-app</w:t>
        </w:r>
      </w:hyperlink>
    </w:p>
    <w:p w14:paraId="0C2F7BA4" w14:textId="3F6CF92B" w:rsidR="007777F0" w:rsidRPr="003A0AD8" w:rsidRDefault="007777F0" w:rsidP="007777F0">
      <w:pPr>
        <w:pStyle w:val="Heading2"/>
      </w:pPr>
      <w:r w:rsidRPr="003A0AD8">
        <w:t>«Baustellen App» Installationsanleitung für Android</w:t>
      </w:r>
    </w:p>
    <w:p w14:paraId="55F4DD0C" w14:textId="43F6A361" w:rsidR="007777F0" w:rsidRPr="003A0AD8" w:rsidRDefault="007777F0" w:rsidP="007777F0">
      <w:r w:rsidRPr="003A0AD8">
        <w:rPr>
          <w:noProof/>
        </w:rPr>
        <w:drawing>
          <wp:inline distT="0" distB="0" distL="0" distR="0" wp14:anchorId="67E69FFF" wp14:editId="743EC84E">
            <wp:extent cx="2143125" cy="2143125"/>
            <wp:effectExtent l="0" t="0" r="9525" b="9525"/>
            <wp:docPr id="37696780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67806" name="Graphic 376967806"/>
                    <pic:cNvPicPr/>
                  </pic:nvPicPr>
                  <pic:blipFill>
                    <a:blip r:embed="rId75">
                      <a:extLst>
                        <a:ext uri="{96DAC541-7B7A-43D3-8B79-37D633B846F1}">
                          <asvg:svgBlip xmlns:asvg="http://schemas.microsoft.com/office/drawing/2016/SVG/main" r:embed="rId76"/>
                        </a:ext>
                      </a:extLst>
                    </a:blip>
                    <a:stretch>
                      <a:fillRect/>
                    </a:stretch>
                  </pic:blipFill>
                  <pic:spPr>
                    <a:xfrm>
                      <a:off x="0" y="0"/>
                      <a:ext cx="2143125" cy="2143125"/>
                    </a:xfrm>
                    <a:prstGeom prst="rect">
                      <a:avLst/>
                    </a:prstGeom>
                  </pic:spPr>
                </pic:pic>
              </a:graphicData>
            </a:graphic>
          </wp:inline>
        </w:drawing>
      </w:r>
    </w:p>
    <w:p w14:paraId="6B8DEBBA" w14:textId="26BA3FBC" w:rsidR="00432DB1" w:rsidRPr="003A0AD8" w:rsidRDefault="007777F0" w:rsidP="007777F0">
      <w:pPr>
        <w:pStyle w:val="ListParagraph"/>
        <w:numPr>
          <w:ilvl w:val="0"/>
          <w:numId w:val="59"/>
        </w:numPr>
        <w:spacing w:line="240" w:lineRule="auto"/>
      </w:pPr>
      <w:r w:rsidRPr="003A0AD8">
        <w:t xml:space="preserve">Mit dem Android Gerät den QR Code scannen oder folgenden Link auf dem Android Gerät öffnen: </w:t>
      </w:r>
      <w:hyperlink r:id="rId77" w:history="1">
        <w:r w:rsidRPr="003A0AD8">
          <w:rPr>
            <w:rStyle w:val="Hyperlink"/>
          </w:rPr>
          <w:t>https://accstoragedev.blob.core.windows.net/dev-app-distro/com.isolutions.baustellen.app.client.apk</w:t>
        </w:r>
      </w:hyperlink>
    </w:p>
    <w:p w14:paraId="669ECD07" w14:textId="6D246F77" w:rsidR="007777F0" w:rsidRPr="003A0AD8" w:rsidRDefault="007777F0" w:rsidP="007777F0">
      <w:pPr>
        <w:pStyle w:val="ListParagraph"/>
        <w:numPr>
          <w:ilvl w:val="0"/>
          <w:numId w:val="59"/>
        </w:numPr>
        <w:spacing w:line="240" w:lineRule="auto"/>
      </w:pPr>
      <w:r w:rsidRPr="003A0AD8">
        <w:t>Auf «Link öffnen» klicken.</w:t>
      </w:r>
    </w:p>
    <w:p w14:paraId="6FC52FEE" w14:textId="6931CB98" w:rsidR="007777F0" w:rsidRPr="003A0AD8" w:rsidRDefault="007777F0" w:rsidP="007777F0">
      <w:pPr>
        <w:pStyle w:val="ListParagraph"/>
        <w:numPr>
          <w:ilvl w:val="0"/>
          <w:numId w:val="59"/>
        </w:numPr>
        <w:spacing w:line="240" w:lineRule="auto"/>
      </w:pPr>
      <w:r w:rsidRPr="003A0AD8">
        <w:t>Android warnt, dass die Datei schädlich sein könnte. Auf «Trotzdem öffnen» klicken.</w:t>
      </w:r>
    </w:p>
    <w:p w14:paraId="14BDA482" w14:textId="760524F4" w:rsidR="007777F0" w:rsidRPr="003A0AD8" w:rsidRDefault="007777F0" w:rsidP="007777F0">
      <w:pPr>
        <w:pStyle w:val="ListParagraph"/>
        <w:numPr>
          <w:ilvl w:val="0"/>
          <w:numId w:val="59"/>
        </w:numPr>
        <w:spacing w:line="240" w:lineRule="auto"/>
      </w:pPr>
      <w:r w:rsidRPr="003A0AD8">
        <w:t>Wenn die Datei heruntergeladen wurde, auf «öffnen» klicken oder die Datei in den Downloads finden. Der Dateiname lautet: «</w:t>
      </w:r>
      <w:r w:rsidR="007527FF" w:rsidRPr="003A0AD8">
        <w:t>com.isolutions.baustellen.app.apk»</w:t>
      </w:r>
    </w:p>
    <w:p w14:paraId="2700FD41" w14:textId="3F0389FA" w:rsidR="007527FF" w:rsidRPr="003A0AD8" w:rsidRDefault="007527FF" w:rsidP="007777F0">
      <w:pPr>
        <w:pStyle w:val="ListParagraph"/>
        <w:numPr>
          <w:ilvl w:val="0"/>
          <w:numId w:val="59"/>
        </w:numPr>
        <w:spacing w:line="240" w:lineRule="auto"/>
      </w:pPr>
      <w:r w:rsidRPr="003A0AD8">
        <w:t>Android verhindert eventuell das Installieren von Apps, welche nicht aus dem App Store stammen. In den Einstellungen muss das Installieren von App Store fremden Apps erlaubt werden. Unter Einstellungen &gt; Sicherheit und Datenschutz &gt; Automatische Sperre ausschalten.</w:t>
      </w:r>
    </w:p>
    <w:p w14:paraId="571F1D89" w14:textId="0679469D" w:rsidR="007527FF" w:rsidRPr="003A0AD8" w:rsidRDefault="007527FF" w:rsidP="007777F0">
      <w:pPr>
        <w:pStyle w:val="ListParagraph"/>
        <w:numPr>
          <w:ilvl w:val="0"/>
          <w:numId w:val="59"/>
        </w:numPr>
        <w:spacing w:line="240" w:lineRule="auto"/>
      </w:pPr>
      <w:r w:rsidRPr="003A0AD8">
        <w:t>THEIA Baustellen App installieren.</w:t>
      </w:r>
    </w:p>
    <w:p w14:paraId="41866293" w14:textId="448391B3" w:rsidR="007527FF" w:rsidRPr="003A0AD8" w:rsidRDefault="007527FF" w:rsidP="007777F0">
      <w:pPr>
        <w:pStyle w:val="ListParagraph"/>
        <w:numPr>
          <w:ilvl w:val="0"/>
          <w:numId w:val="59"/>
        </w:numPr>
        <w:spacing w:line="240" w:lineRule="auto"/>
      </w:pPr>
      <w:r w:rsidRPr="003A0AD8">
        <w:t>Eventuell muss die App vom Google Play Protect auf Viren gescannt werden.</w:t>
      </w:r>
    </w:p>
    <w:p w14:paraId="3066B448" w14:textId="64D78208" w:rsidR="007527FF" w:rsidRPr="003A0AD8" w:rsidRDefault="007527FF" w:rsidP="007777F0">
      <w:pPr>
        <w:pStyle w:val="ListParagraph"/>
        <w:numPr>
          <w:ilvl w:val="0"/>
          <w:numId w:val="59"/>
        </w:numPr>
        <w:spacing w:line="240" w:lineRule="auto"/>
      </w:pPr>
      <w:r w:rsidRPr="003A0AD8">
        <w:t>Danach wird die App installiert und kann geöffnet werden.</w:t>
      </w:r>
    </w:p>
    <w:p w14:paraId="770AADA6" w14:textId="77777777" w:rsidR="003A0AD8" w:rsidRPr="003A0AD8" w:rsidRDefault="003A0AD8" w:rsidP="003A0AD8">
      <w:pPr>
        <w:spacing w:line="240" w:lineRule="auto"/>
      </w:pPr>
    </w:p>
    <w:p w14:paraId="5BCC4A78" w14:textId="29776455" w:rsidR="003A0AD8" w:rsidRDefault="003A0AD8" w:rsidP="003A0AD8">
      <w:pPr>
        <w:spacing w:line="240" w:lineRule="auto"/>
      </w:pPr>
      <w:r w:rsidRPr="003A0AD8">
        <w:t>Folgende Testbenutzer sind angelegt</w:t>
      </w:r>
      <w:r>
        <w:t>:</w:t>
      </w:r>
    </w:p>
    <w:p w14:paraId="0D273F17" w14:textId="26260AAC" w:rsidR="003A0AD8" w:rsidRDefault="003A0AD8" w:rsidP="003A0AD8">
      <w:pPr>
        <w:spacing w:line="240" w:lineRule="auto"/>
      </w:pPr>
    </w:p>
    <w:p w14:paraId="4B2E3128" w14:textId="701B60A9" w:rsidR="003A0AD8" w:rsidRPr="003A0AD8" w:rsidRDefault="003A0AD8" w:rsidP="003A0AD8">
      <w:pPr>
        <w:spacing w:line="240" w:lineRule="auto"/>
        <w:rPr>
          <w:b/>
        </w:rPr>
      </w:pPr>
      <w:r w:rsidRPr="003A0AD8">
        <w:rPr>
          <w:b/>
        </w:rPr>
        <w:t>Mitarbeiter</w:t>
      </w:r>
    </w:p>
    <w:p w14:paraId="2DCEB920" w14:textId="1FD1127C" w:rsidR="003A0AD8" w:rsidRDefault="003A0AD8" w:rsidP="003A0AD8">
      <w:pPr>
        <w:spacing w:line="240" w:lineRule="auto"/>
      </w:pPr>
      <w:r>
        <w:t xml:space="preserve">Benutzername: </w:t>
      </w:r>
      <w:hyperlink r:id="rId78" w:history="1">
        <w:r w:rsidRPr="002B432D">
          <w:rPr>
            <w:rStyle w:val="Hyperlink"/>
          </w:rPr>
          <w:t>field.user@zuercheram1.onmicrosoft.com</w:t>
        </w:r>
      </w:hyperlink>
      <w:r>
        <w:t xml:space="preserve">, Password: </w:t>
      </w:r>
      <w:r w:rsidRPr="003A0AD8">
        <w:t>Fozu166923</w:t>
      </w:r>
    </w:p>
    <w:p w14:paraId="01A99E63" w14:textId="77777777" w:rsidR="003A0AD8" w:rsidRDefault="003A0AD8" w:rsidP="003A0AD8">
      <w:pPr>
        <w:spacing w:line="240" w:lineRule="auto"/>
      </w:pPr>
    </w:p>
    <w:p w14:paraId="1F4162FC" w14:textId="7524E9C3" w:rsidR="003A0AD8" w:rsidRPr="003A0AD8" w:rsidRDefault="003A0AD8" w:rsidP="003A0AD8">
      <w:pPr>
        <w:spacing w:line="240" w:lineRule="auto"/>
        <w:rPr>
          <w:b/>
        </w:rPr>
      </w:pPr>
      <w:r w:rsidRPr="003A0AD8">
        <w:rPr>
          <w:b/>
        </w:rPr>
        <w:t>Projektleiter</w:t>
      </w:r>
    </w:p>
    <w:p w14:paraId="1DF2DDB7" w14:textId="0A95B0F2" w:rsidR="003A0AD8" w:rsidRDefault="003A0AD8" w:rsidP="003A0AD8">
      <w:pPr>
        <w:spacing w:line="240" w:lineRule="auto"/>
      </w:pPr>
      <w:r>
        <w:t xml:space="preserve">Benutzername: </w:t>
      </w:r>
      <w:hyperlink r:id="rId79" w:history="1">
        <w:r w:rsidRPr="002B432D">
          <w:rPr>
            <w:rStyle w:val="Hyperlink"/>
          </w:rPr>
          <w:t>pl.user@zuercheram1.onmicrosoft.com</w:t>
        </w:r>
      </w:hyperlink>
      <w:r>
        <w:t xml:space="preserve">, Password: </w:t>
      </w:r>
      <w:r w:rsidR="005C492D" w:rsidRPr="005C492D">
        <w:t>Waku534958</w:t>
      </w:r>
    </w:p>
    <w:p w14:paraId="0A2C1958" w14:textId="77777777" w:rsidR="003A0AD8" w:rsidRDefault="003A0AD8" w:rsidP="003A0AD8">
      <w:pPr>
        <w:spacing w:line="240" w:lineRule="auto"/>
      </w:pPr>
    </w:p>
    <w:p w14:paraId="7DE1785C" w14:textId="3B4DCA60" w:rsidR="003A0AD8" w:rsidRPr="003A0AD8" w:rsidRDefault="003A0AD8" w:rsidP="003A0AD8">
      <w:pPr>
        <w:spacing w:line="240" w:lineRule="auto"/>
        <w:rPr>
          <w:b/>
        </w:rPr>
      </w:pPr>
      <w:r w:rsidRPr="003A0AD8">
        <w:rPr>
          <w:b/>
        </w:rPr>
        <w:t>Sachbearbeiter</w:t>
      </w:r>
    </w:p>
    <w:p w14:paraId="25DD5B23" w14:textId="2D0DD322" w:rsidR="003A0AD8" w:rsidRDefault="003A0AD8" w:rsidP="003A0AD8">
      <w:pPr>
        <w:spacing w:line="240" w:lineRule="auto"/>
      </w:pPr>
      <w:r>
        <w:t xml:space="preserve">Benutzername: </w:t>
      </w:r>
      <w:hyperlink r:id="rId80" w:history="1">
        <w:r w:rsidRPr="002B432D">
          <w:rPr>
            <w:rStyle w:val="Hyperlink"/>
          </w:rPr>
          <w:t>backoffice.user@zuercheram1.onmicrosoft.com</w:t>
        </w:r>
      </w:hyperlink>
      <w:r>
        <w:t xml:space="preserve">, Password: </w:t>
      </w:r>
      <w:r w:rsidRPr="003A0AD8">
        <w:t>Fozu166923</w:t>
      </w:r>
    </w:p>
    <w:p w14:paraId="33BD3D8F" w14:textId="77777777" w:rsidR="003A0AD8" w:rsidRDefault="003A0AD8" w:rsidP="003A0AD8">
      <w:pPr>
        <w:spacing w:line="240" w:lineRule="auto"/>
      </w:pPr>
    </w:p>
    <w:p w14:paraId="55AA4CE2" w14:textId="30B57D2F" w:rsidR="003A0AD8" w:rsidRDefault="003A0AD8" w:rsidP="003A0AD8">
      <w:pPr>
        <w:spacing w:line="240" w:lineRule="auto"/>
      </w:pPr>
      <w:r w:rsidRPr="003A0AD8">
        <w:t xml:space="preserve">Im Benutzer Profile Tab auf </w:t>
      </w:r>
      <w:r>
        <w:t>«</w:t>
      </w:r>
      <w:r w:rsidRPr="003A0AD8">
        <w:t>Anmelden</w:t>
      </w:r>
      <w:r>
        <w:t xml:space="preserve">» klicken und </w:t>
      </w:r>
      <w:r w:rsidR="00397F9F">
        <w:t>eine der oben genannten Authentifizierungsdaten eingeben.</w:t>
      </w:r>
    </w:p>
    <w:p w14:paraId="2FE3BAD5" w14:textId="67A19B8B" w:rsidR="00397F9F" w:rsidRDefault="00397F9F">
      <w:pPr>
        <w:spacing w:line="240" w:lineRule="auto"/>
      </w:pPr>
      <w:r>
        <w:br w:type="page"/>
      </w:r>
    </w:p>
    <w:p w14:paraId="582B621A" w14:textId="3463B187" w:rsidR="00E857B9" w:rsidRPr="003A0AD8" w:rsidRDefault="008F6556" w:rsidP="00432DB1">
      <w:pPr>
        <w:pStyle w:val="Heading1"/>
      </w:pPr>
      <w:r w:rsidRPr="003A0AD8">
        <w:lastRenderedPageBreak/>
        <w:t xml:space="preserve"> </w:t>
      </w:r>
      <w:bookmarkStart w:id="241" w:name="_Toc192418334"/>
      <w:r w:rsidR="00432DB1" w:rsidRPr="003A0AD8">
        <w:t>Verwendung von KI</w:t>
      </w:r>
      <w:bookmarkEnd w:id="241"/>
    </w:p>
    <w:p w14:paraId="7D19894D" w14:textId="2D886031" w:rsidR="00432DB1" w:rsidRPr="003A0AD8" w:rsidRDefault="00432DB1" w:rsidP="00432DB1">
      <w:r w:rsidRPr="003A0AD8">
        <w:t>In dieser Arbeit wurde auf die Verwendung von KI verzichtet.</w:t>
      </w:r>
    </w:p>
    <w:p w14:paraId="7E899FB2" w14:textId="2B1DBFBB" w:rsidR="00432DB1" w:rsidRPr="003A0AD8" w:rsidRDefault="00432DB1">
      <w:pPr>
        <w:spacing w:line="240" w:lineRule="auto"/>
      </w:pPr>
    </w:p>
    <w:p w14:paraId="54955D4C" w14:textId="77777777" w:rsidR="005E7001" w:rsidRPr="003A0AD8" w:rsidRDefault="005E7001" w:rsidP="00432DB1">
      <w:pPr>
        <w:pStyle w:val="Heading1"/>
      </w:pPr>
      <w:bookmarkStart w:id="242" w:name="_Toc166052224"/>
      <w:bookmarkStart w:id="243" w:name="_Toc188879069"/>
      <w:bookmarkStart w:id="244" w:name="_Toc192418335"/>
      <w:r w:rsidRPr="003A0AD8">
        <w:t>Selbständigkeitserklärung</w:t>
      </w:r>
      <w:bookmarkEnd w:id="242"/>
      <w:bookmarkEnd w:id="243"/>
      <w:bookmarkEnd w:id="244"/>
    </w:p>
    <w:p w14:paraId="01291331" w14:textId="77777777" w:rsidR="005E7001" w:rsidRPr="003A0AD8" w:rsidRDefault="005E7001" w:rsidP="005E7001">
      <w:r w:rsidRPr="003A0AD8">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3A0AD8" w:rsidRDefault="005E7001" w:rsidP="005E7001"/>
    <w:p w14:paraId="525CD594" w14:textId="77777777" w:rsidR="005E7001" w:rsidRPr="003A0AD8" w:rsidRDefault="005E7001" w:rsidP="005E7001">
      <w:r w:rsidRPr="003A0AD8">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3A0AD8" w:rsidRDefault="005E7001" w:rsidP="005E7001"/>
    <w:p w14:paraId="4CD3186D" w14:textId="77777777" w:rsidR="005E7001" w:rsidRPr="003A0AD8" w:rsidRDefault="005E7001" w:rsidP="005E7001"/>
    <w:p w14:paraId="595CDDD8" w14:textId="3456ADC3" w:rsidR="005E7001" w:rsidRPr="003A0AD8" w:rsidRDefault="005E7001" w:rsidP="005E7001">
      <w:r w:rsidRPr="003A0AD8">
        <w:t>Ort, Datum:</w:t>
      </w:r>
      <w:r w:rsidR="00DA5AC4" w:rsidRPr="003A0AD8">
        <w:t xml:space="preserve"> 3628 Uttigen, 09.03.2025</w:t>
      </w:r>
    </w:p>
    <w:p w14:paraId="5AB795E9" w14:textId="77777777" w:rsidR="005E7001" w:rsidRPr="003A0AD8" w:rsidRDefault="005E7001" w:rsidP="005E7001"/>
    <w:p w14:paraId="02F52AA7" w14:textId="3DC1A4A5" w:rsidR="0091644A" w:rsidRPr="003A0AD8" w:rsidRDefault="0091644A" w:rsidP="005E7001"/>
    <w:p w14:paraId="7999C092" w14:textId="3C14DC38" w:rsidR="007D2A18" w:rsidRPr="003A0AD8" w:rsidRDefault="007D2A18" w:rsidP="00F56891"/>
    <w:sectPr w:rsidR="007D2A18" w:rsidRPr="003A0AD8"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na Zürcher" w:date="2025-03-09T09:49:00Z" w:initials="AZ">
    <w:p w14:paraId="33AE9606" w14:textId="77777777" w:rsidR="00154E1D" w:rsidRDefault="00154E1D" w:rsidP="00154E1D">
      <w:pPr>
        <w:pStyle w:val="CommentText"/>
      </w:pPr>
      <w:r>
        <w:rPr>
          <w:rStyle w:val="CommentReference"/>
        </w:rPr>
        <w:annotationRef/>
      </w:r>
      <w:r>
        <w:t>Hier die Fussnote 1 setzen</w:t>
      </w:r>
    </w:p>
  </w:comment>
  <w:comment w:id="3" w:author="Anna Zürcher" w:date="2025-02-17T10:59:00Z" w:initials="AZ">
    <w:p w14:paraId="30D15F3C" w14:textId="6EFC47A6" w:rsidR="00931052" w:rsidRDefault="00931052" w:rsidP="00931052">
      <w:pPr>
        <w:pStyle w:val="CommentText"/>
      </w:pPr>
      <w:r>
        <w:rPr>
          <w:rStyle w:val="CommentReference"/>
        </w:rPr>
        <w:annotationRef/>
      </w:r>
      <w:r>
        <w:t>Ist Datensynchronisation und Zusammenführen von Daten nicht dasselbe? Wenn ja, nur Datensynchronisation schreiben</w:t>
      </w:r>
    </w:p>
  </w:comment>
  <w:comment w:id="9" w:author="Anna Zürcher" w:date="2025-02-17T16:45:00Z" w:initials="AZ">
    <w:p w14:paraId="28EC70C1" w14:textId="77777777" w:rsidR="008A7560" w:rsidRDefault="008A7560" w:rsidP="008A7560">
      <w:pPr>
        <w:pStyle w:val="CommentText"/>
      </w:pPr>
      <w:r>
        <w:rPr>
          <w:rStyle w:val="CommentReference"/>
        </w:rPr>
        <w:annotationRef/>
      </w:r>
      <w:r>
        <w:t>umformulieren</w:t>
      </w:r>
    </w:p>
  </w:comment>
  <w:comment w:id="39" w:author="Anna Zürcher" w:date="2025-02-17T13:44:00Z" w:initials="AZ">
    <w:p w14:paraId="11C57AE7" w14:textId="77777777" w:rsidR="00B46A3A" w:rsidRDefault="00B46A3A" w:rsidP="00B46A3A">
      <w:pPr>
        <w:pStyle w:val="CommentText"/>
      </w:pPr>
      <w:r>
        <w:rPr>
          <w:rStyle w:val="CommentReference"/>
        </w:rPr>
        <w:annotationRef/>
      </w:r>
      <w:r>
        <w:t>Ist keinen negativen Punkt, sondern eine Lösungsmöglichkeit. Ist dies hier okey?</w:t>
      </w:r>
    </w:p>
  </w:comment>
  <w:comment w:id="66" w:author="Anna Zürcher" w:date="2025-02-17T15:01:00Z" w:initials="AZ">
    <w:p w14:paraId="69B1A028" w14:textId="77777777" w:rsidR="00646A1D" w:rsidRDefault="00646A1D" w:rsidP="00646A1D">
      <w:pPr>
        <w:pStyle w:val="CommentText"/>
      </w:pPr>
      <w:r>
        <w:rPr>
          <w:rStyle w:val="CommentReference"/>
        </w:rPr>
        <w:annotationRef/>
      </w:r>
      <w:r>
        <w:t>Kapitel fehlt</w:t>
      </w:r>
    </w:p>
  </w:comment>
  <w:comment w:id="100" w:author="Anna Zürcher" w:date="2025-02-17T15:41:00Z" w:initials="AZ">
    <w:p w14:paraId="2146F0DC" w14:textId="77777777" w:rsidR="00413298" w:rsidRDefault="00413298" w:rsidP="00413298">
      <w:pPr>
        <w:pStyle w:val="CommentText"/>
      </w:pPr>
      <w:r>
        <w:rPr>
          <w:rStyle w:val="CommentReference"/>
        </w:rPr>
        <w:annotationRef/>
      </w:r>
      <w:r>
        <w:t>Ich würde am Anfang der Masterthesis schreiben, dass du in der gesamten Arbeit auf beide Geschlechter verzichtest und nur die männliche Form, geltend für alle, wählst.</w:t>
      </w:r>
    </w:p>
  </w:comment>
  <w:comment w:id="114" w:author="Anna Zürcher" w:date="2025-02-17T18:04:00Z" w:initials="AZ">
    <w:p w14:paraId="154C3B4B" w14:textId="77777777" w:rsidR="00633D1C" w:rsidRDefault="00633D1C" w:rsidP="00633D1C">
      <w:pPr>
        <w:pStyle w:val="CommentText"/>
      </w:pPr>
      <w:r>
        <w:rPr>
          <w:rStyle w:val="CommentReference"/>
        </w:rPr>
        <w:annotationRef/>
      </w:r>
      <w:r>
        <w:t>Ist für mich nicht ganz nachvollziehbar, warum du von der Materialbestellung sprichst. Geht doch um das Erfassen von Fehler bei der Lieferung</w:t>
      </w:r>
    </w:p>
  </w:comment>
  <w:comment w:id="133" w:author="Anna Zürcher" w:date="2025-02-17T19:17:00Z" w:initials="AZ">
    <w:p w14:paraId="6AF3A370" w14:textId="77777777" w:rsidR="006043C3" w:rsidRDefault="006043C3" w:rsidP="006043C3">
      <w:pPr>
        <w:pStyle w:val="CommentText"/>
      </w:pPr>
      <w:r>
        <w:rPr>
          <w:rStyle w:val="CommentReference"/>
        </w:rPr>
        <w:annotationRef/>
      </w:r>
      <w:r>
        <w:t>Haben da alle dasselbe zu tun?</w:t>
      </w:r>
    </w:p>
  </w:comment>
  <w:comment w:id="153" w:author="Anna Zürcher" w:date="2025-02-17T19:45:00Z" w:initials="AZ">
    <w:p w14:paraId="5D0C030F" w14:textId="77777777" w:rsidR="00115E85" w:rsidRDefault="00115E85" w:rsidP="00115E85">
      <w:pPr>
        <w:pStyle w:val="CommentText"/>
      </w:pPr>
      <w:r>
        <w:rPr>
          <w:rStyle w:val="CommentReference"/>
        </w:rPr>
        <w:annotationRef/>
      </w:r>
      <w:r>
        <w:t>Beschriftung falsch</w:t>
      </w:r>
    </w:p>
  </w:comment>
  <w:comment w:id="157" w:author="Anna Zürcher" w:date="2025-02-18T07:10:00Z" w:initials="AZ">
    <w:p w14:paraId="4D40195E" w14:textId="77777777" w:rsidR="00F627B0" w:rsidRDefault="00F627B0" w:rsidP="00F627B0">
      <w:pPr>
        <w:pStyle w:val="CommentText"/>
      </w:pPr>
      <w:r>
        <w:rPr>
          <w:rStyle w:val="CommentReference"/>
        </w:rPr>
        <w:annotationRef/>
      </w:r>
      <w:r>
        <w:t>Kann man das so schreiben? Tönt für mich komisch</w:t>
      </w:r>
    </w:p>
  </w:comment>
  <w:comment w:id="164" w:author="Anna Zürcher" w:date="2025-02-18T08:05:00Z" w:initials="AZ">
    <w:p w14:paraId="0230B143" w14:textId="77777777" w:rsidR="00FA500C" w:rsidRDefault="00FA500C" w:rsidP="00FA500C">
      <w:pPr>
        <w:pStyle w:val="CommentText"/>
      </w:pPr>
      <w:r>
        <w:rPr>
          <w:rStyle w:val="CommentReference"/>
        </w:rPr>
        <w:annotationRef/>
      </w:r>
      <w:r>
        <w:t>Was willst du sagen</w:t>
      </w:r>
    </w:p>
  </w:comment>
  <w:comment w:id="206" w:author="Anna Zürcher" w:date="2025-03-09T10:58:00Z" w:initials="AZ">
    <w:p w14:paraId="6ADC0B47" w14:textId="77777777" w:rsidR="008E61F5" w:rsidRDefault="008E61F5" w:rsidP="008E61F5">
      <w:pPr>
        <w:pStyle w:val="CommentText"/>
      </w:pPr>
      <w:r>
        <w:rPr>
          <w:rStyle w:val="CommentReference"/>
        </w:rPr>
        <w:annotationRef/>
      </w:r>
      <w:r>
        <w:t>Was sollte das heissen?</w:t>
      </w:r>
    </w:p>
  </w:comment>
  <w:comment w:id="211" w:author="Anna Zürcher" w:date="2025-03-09T11:05:00Z" w:initials="AZ">
    <w:p w14:paraId="1A5A1BA4" w14:textId="77777777" w:rsidR="008D112D" w:rsidRDefault="008D112D" w:rsidP="008D112D">
      <w:pPr>
        <w:pStyle w:val="CommentText"/>
      </w:pPr>
      <w:r>
        <w:rPr>
          <w:rStyle w:val="CommentReference"/>
        </w:rPr>
        <w:annotationRef/>
      </w:r>
      <w:r>
        <w:t>Stimmt dieser satz?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AE9606" w15:done="0"/>
  <w15:commentEx w15:paraId="30D15F3C" w15:done="1"/>
  <w15:commentEx w15:paraId="28EC70C1" w15:done="1"/>
  <w15:commentEx w15:paraId="11C57AE7" w15:done="1"/>
  <w15:commentEx w15:paraId="69B1A028" w15:done="1"/>
  <w15:commentEx w15:paraId="2146F0DC" w15:done="1"/>
  <w15:commentEx w15:paraId="154C3B4B" w15:done="1"/>
  <w15:commentEx w15:paraId="6AF3A370" w15:done="1"/>
  <w15:commentEx w15:paraId="5D0C030F" w15:done="1"/>
  <w15:commentEx w15:paraId="4D40195E" w15:done="1"/>
  <w15:commentEx w15:paraId="0230B143" w15:done="1"/>
  <w15:commentEx w15:paraId="6ADC0B47" w15:done="0"/>
  <w15:commentEx w15:paraId="1A5A1B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10B7AA" w16cex:dateUtc="2025-03-09T08:49:00Z"/>
  <w16cex:commentExtensible w16cex:durableId="131B7861" w16cex:dateUtc="2025-02-17T09:59:00Z"/>
  <w16cex:commentExtensible w16cex:durableId="70DBE84A" w16cex:dateUtc="2025-02-17T15:45:00Z"/>
  <w16cex:commentExtensible w16cex:durableId="222500FB" w16cex:dateUtc="2025-02-17T12:44:00Z"/>
  <w16cex:commentExtensible w16cex:durableId="50BCB905" w16cex:dateUtc="2025-02-17T14:01:00Z"/>
  <w16cex:commentExtensible w16cex:durableId="69AA9CBF" w16cex:dateUtc="2025-02-17T14:41:00Z"/>
  <w16cex:commentExtensible w16cex:durableId="2A25BD2D" w16cex:dateUtc="2025-02-17T17:04:00Z"/>
  <w16cex:commentExtensible w16cex:durableId="3B054E00" w16cex:dateUtc="2025-02-17T18:17:00Z"/>
  <w16cex:commentExtensible w16cex:durableId="1CB8934C" w16cex:dateUtc="2025-02-17T18:45:00Z"/>
  <w16cex:commentExtensible w16cex:durableId="414D3380" w16cex:dateUtc="2025-02-18T06:10:00Z"/>
  <w16cex:commentExtensible w16cex:durableId="2B6BC764" w16cex:dateUtc="2025-02-18T07:05:00Z"/>
  <w16cex:commentExtensible w16cex:durableId="0CB9BF72" w16cex:dateUtc="2025-03-09T09:58:00Z"/>
  <w16cex:commentExtensible w16cex:durableId="2F1EE338" w16cex:dateUtc="2025-03-09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AE9606" w16cid:durableId="7E10B7AA"/>
  <w16cid:commentId w16cid:paraId="30D15F3C" w16cid:durableId="131B7861"/>
  <w16cid:commentId w16cid:paraId="28EC70C1" w16cid:durableId="70DBE84A"/>
  <w16cid:commentId w16cid:paraId="11C57AE7" w16cid:durableId="222500FB"/>
  <w16cid:commentId w16cid:paraId="69B1A028" w16cid:durableId="50BCB905"/>
  <w16cid:commentId w16cid:paraId="2146F0DC" w16cid:durableId="69AA9CBF"/>
  <w16cid:commentId w16cid:paraId="154C3B4B" w16cid:durableId="2A25BD2D"/>
  <w16cid:commentId w16cid:paraId="6AF3A370" w16cid:durableId="3B054E00"/>
  <w16cid:commentId w16cid:paraId="5D0C030F" w16cid:durableId="1CB8934C"/>
  <w16cid:commentId w16cid:paraId="4D40195E" w16cid:durableId="414D3380"/>
  <w16cid:commentId w16cid:paraId="0230B143" w16cid:durableId="2B6BC764"/>
  <w16cid:commentId w16cid:paraId="6ADC0B47" w16cid:durableId="0CB9BF72"/>
  <w16cid:commentId w16cid:paraId="1A5A1BA4" w16cid:durableId="2F1EE3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A0911" w14:textId="77777777" w:rsidR="00855C23" w:rsidRPr="00936713" w:rsidRDefault="00855C23" w:rsidP="006312E0">
      <w:pPr>
        <w:spacing w:line="240" w:lineRule="auto"/>
      </w:pPr>
      <w:r w:rsidRPr="00936713">
        <w:separator/>
      </w:r>
    </w:p>
  </w:endnote>
  <w:endnote w:type="continuationSeparator" w:id="0">
    <w:p w14:paraId="6599A946" w14:textId="77777777" w:rsidR="00855C23" w:rsidRPr="00936713" w:rsidRDefault="00855C23"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3DE4D64C"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021AFA">
      <w:rPr>
        <w:color w:val="697D91"/>
      </w:rPr>
      <w:t>THEIA Baustellen App</w:t>
    </w:r>
    <w:r w:rsidR="00BB45BA" w:rsidRPr="00936713">
      <w:rPr>
        <w:color w:val="697D91"/>
      </w:rPr>
      <w:t>,</w:t>
    </w:r>
    <w:r w:rsidR="00021AFA">
      <w:rPr>
        <w:color w:val="697D91"/>
      </w:rPr>
      <w:t xml:space="preserve"> Version</w:t>
    </w:r>
    <w:r w:rsidR="00BB45BA" w:rsidRPr="00936713">
      <w:rPr>
        <w:color w:val="697D91"/>
      </w:rPr>
      <w:t xml:space="preserve"> </w:t>
    </w:r>
    <w:r w:rsidR="00021AFA">
      <w:rPr>
        <w:color w:val="697D91"/>
      </w:rPr>
      <w:t>1.0</w:t>
    </w:r>
    <w:r w:rsidR="00BB45BA" w:rsidRPr="00936713">
      <w:rPr>
        <w:color w:val="697D91"/>
      </w:rPr>
      <w:t xml:space="preserve">, </w:t>
    </w:r>
    <w:r w:rsidR="00021AFA">
      <w:rPr>
        <w:color w:val="697D91"/>
      </w:rPr>
      <w:t>10.03.2025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534A4" w14:textId="77777777" w:rsidR="00855C23" w:rsidRPr="00936713" w:rsidRDefault="00855C23" w:rsidP="006312E0">
      <w:pPr>
        <w:spacing w:line="240" w:lineRule="auto"/>
      </w:pPr>
    </w:p>
  </w:footnote>
  <w:footnote w:type="continuationSeparator" w:id="0">
    <w:p w14:paraId="543BE10F" w14:textId="77777777" w:rsidR="00855C23" w:rsidRPr="00936713" w:rsidRDefault="00855C23" w:rsidP="006312E0">
      <w:pPr>
        <w:spacing w:line="240" w:lineRule="auto"/>
      </w:pPr>
      <w:r w:rsidRPr="00936713">
        <w:continuationSeparator/>
      </w:r>
    </w:p>
  </w:footnote>
  <w:footnote w:id="1">
    <w:p w14:paraId="18C4FC32" w14:textId="2272C070" w:rsidR="00D444B0" w:rsidRPr="00D444B0" w:rsidRDefault="00D444B0">
      <w:pPr>
        <w:pStyle w:val="FootnoteText"/>
      </w:pPr>
      <w:r>
        <w:rPr>
          <w:rStyle w:val="FootnoteReference"/>
        </w:rPr>
        <w:footnoteRef/>
      </w:r>
      <w:r>
        <w:t xml:space="preserve"> </w:t>
      </w:r>
      <w:r w:rsidRPr="000B148A">
        <w:rPr>
          <w:lang w:val="de-DE"/>
        </w:rPr>
        <w:t>Im wei</w:t>
      </w:r>
      <w:r>
        <w:rPr>
          <w:lang w:val="de-DE"/>
        </w:rPr>
        <w:t>teren Dokument wird die männliche Form stellvertretend für männlich, weiblich und sächlich verwendet.</w:t>
      </w:r>
    </w:p>
  </w:footnote>
  <w:footnote w:id="2">
    <w:p w14:paraId="3948CC49" w14:textId="7D2359C1" w:rsidR="003A3681" w:rsidRPr="003A3681" w:rsidRDefault="003A3681">
      <w:pPr>
        <w:pStyle w:val="FootnoteText"/>
        <w:rPr>
          <w:lang w:val="de-DE"/>
        </w:rPr>
      </w:pPr>
      <w:r>
        <w:rPr>
          <w:rStyle w:val="FootnoteReference"/>
        </w:rPr>
        <w:footnoteRef/>
      </w:r>
      <w:r>
        <w:t xml:space="preserve"> </w:t>
      </w:r>
      <w:r w:rsidRPr="003A3681">
        <w:t>https://www.helion.ch/de/ueber-uns/</w:t>
      </w:r>
    </w:p>
  </w:footnote>
  <w:footnote w:id="3">
    <w:p w14:paraId="41A869E5" w14:textId="77777777" w:rsidR="0011235C" w:rsidRPr="000B148A" w:rsidRDefault="0011235C" w:rsidP="0011235C">
      <w:pPr>
        <w:pStyle w:val="FootnoteText"/>
        <w:rPr>
          <w:lang w:val="de-DE"/>
        </w:rPr>
      </w:pPr>
      <w:r w:rsidRPr="00936713">
        <w:rPr>
          <w:rStyle w:val="FootnoteReference"/>
        </w:rPr>
        <w:footnoteRef/>
      </w:r>
      <w:r w:rsidRPr="000B148A">
        <w:rPr>
          <w:lang w:val="de-DE"/>
        </w:rPr>
        <w:t xml:space="preserve"> https://www.figma.com/</w:t>
      </w:r>
    </w:p>
  </w:footnote>
  <w:footnote w:id="4">
    <w:p w14:paraId="6D2F1613" w14:textId="6B40E110" w:rsidR="002F4AE2" w:rsidRPr="002F4AE2" w:rsidRDefault="002F4AE2">
      <w:pPr>
        <w:pStyle w:val="FootnoteText"/>
      </w:pPr>
      <w:r>
        <w:rPr>
          <w:rStyle w:val="FootnoteReference"/>
        </w:rPr>
        <w:footnoteRef/>
      </w:r>
      <w:r>
        <w:t xml:space="preserve"> </w:t>
      </w:r>
      <w:r w:rsidRPr="002F4AE2">
        <w:t>https://github.com/zuercheram/bauestellen-app/blob/dev/src/Client/Services/SyncingService.cs</w:t>
      </w:r>
    </w:p>
  </w:footnote>
  <w:footnote w:id="5">
    <w:p w14:paraId="2EE09B5D" w14:textId="09E59C51" w:rsidR="002F4AE2" w:rsidRPr="002F4AE2" w:rsidRDefault="002F4AE2">
      <w:pPr>
        <w:pStyle w:val="FootnoteText"/>
      </w:pPr>
      <w:r>
        <w:rPr>
          <w:rStyle w:val="FootnoteReference"/>
        </w:rPr>
        <w:footnoteRef/>
      </w:r>
      <w:r>
        <w:t xml:space="preserve"> </w:t>
      </w:r>
      <w:r w:rsidRPr="002F4AE2">
        <w:t>https://github.com/zuercheram/bauestellen-app/blob/dev/src/Identity.Api/Program.cs</w:t>
      </w:r>
    </w:p>
  </w:footnote>
  <w:footnote w:id="6">
    <w:p w14:paraId="514FBF5F" w14:textId="4E8636E5" w:rsidR="002F4AE2" w:rsidRPr="002F4AE2" w:rsidRDefault="002F4AE2">
      <w:pPr>
        <w:pStyle w:val="FootnoteText"/>
      </w:pPr>
      <w:r>
        <w:rPr>
          <w:rStyle w:val="FootnoteReference"/>
        </w:rPr>
        <w:footnoteRef/>
      </w:r>
      <w:r>
        <w:t xml:space="preserve"> </w:t>
      </w:r>
      <w:r w:rsidRPr="002F4AE2">
        <w:t>https://github.com/zuercheram/bauestellen-app/blob/dev/src/Client/Services/SyncingService.cs</w:t>
      </w:r>
    </w:p>
  </w:footnote>
  <w:footnote w:id="7">
    <w:p w14:paraId="0654C11A" w14:textId="27E16423" w:rsidR="002F4AE2" w:rsidRPr="002F4AE2" w:rsidRDefault="002F4AE2">
      <w:pPr>
        <w:pStyle w:val="FootnoteText"/>
      </w:pPr>
      <w:r>
        <w:rPr>
          <w:rStyle w:val="FootnoteReference"/>
        </w:rPr>
        <w:footnoteRef/>
      </w:r>
      <w:r>
        <w:t xml:space="preserve"> </w:t>
      </w:r>
      <w:r w:rsidRPr="002F4AE2">
        <w:t>https://github.com/zuercheram/bauestellen-app/blob/dev/src/Projects.Api/Services/ProjectService.cs</w:t>
      </w:r>
    </w:p>
  </w:footnote>
  <w:footnote w:id="8">
    <w:p w14:paraId="68715A65" w14:textId="379B8EA1" w:rsidR="00D8756D" w:rsidRPr="00D8756D" w:rsidRDefault="00D8756D">
      <w:pPr>
        <w:pStyle w:val="FootnoteText"/>
        <w:rPr>
          <w:lang w:val="de-DE"/>
        </w:rPr>
      </w:pPr>
      <w:r>
        <w:rPr>
          <w:rStyle w:val="FootnoteReference"/>
        </w:rPr>
        <w:footnoteRef/>
      </w:r>
      <w:r>
        <w:t xml:space="preserve"> </w:t>
      </w:r>
      <w:r w:rsidRPr="00D8756D">
        <w:t>https://learn.microsoft.com/de-de/dotnet/maui/what-is-maui?view=net-maui-9.0</w:t>
      </w:r>
    </w:p>
  </w:footnote>
  <w:footnote w:id="9">
    <w:p w14:paraId="6785B938" w14:textId="13665F37" w:rsidR="00D8756D" w:rsidRPr="00D8756D" w:rsidRDefault="00D8756D">
      <w:pPr>
        <w:pStyle w:val="FootnoteText"/>
        <w:rPr>
          <w:lang w:val="de-DE"/>
        </w:rPr>
      </w:pPr>
      <w:r>
        <w:rPr>
          <w:rStyle w:val="FootnoteReference"/>
        </w:rPr>
        <w:footnoteRef/>
      </w:r>
      <w:r>
        <w:t xml:space="preserve"> </w:t>
      </w:r>
      <w:r w:rsidRPr="00D8756D">
        <w:t>https://dotnet.microsoft.com/en-us/apps/aspnet</w:t>
      </w:r>
    </w:p>
  </w:footnote>
  <w:footnote w:id="10">
    <w:p w14:paraId="243C2128" w14:textId="1BF96829" w:rsidR="00517A01" w:rsidRPr="00517A01" w:rsidRDefault="00517A01">
      <w:pPr>
        <w:pStyle w:val="FootnoteText"/>
        <w:rPr>
          <w:lang w:val="de-DE"/>
        </w:rPr>
      </w:pPr>
      <w:r>
        <w:rPr>
          <w:rStyle w:val="FootnoteReference"/>
        </w:rPr>
        <w:footnoteRef/>
      </w:r>
      <w:r>
        <w:t xml:space="preserve"> </w:t>
      </w:r>
      <w:r w:rsidRPr="00517A01">
        <w:t>https://learn.microsoft.com/en-us/dotnet/aspire/get-started/aspire-overview</w:t>
      </w:r>
    </w:p>
  </w:footnote>
  <w:footnote w:id="11">
    <w:p w14:paraId="61720406" w14:textId="4A3CCE82" w:rsidR="00517A01" w:rsidRPr="00517A01" w:rsidRDefault="00517A01">
      <w:pPr>
        <w:pStyle w:val="FootnoteText"/>
        <w:rPr>
          <w:lang w:val="de-DE"/>
        </w:rPr>
      </w:pPr>
      <w:r>
        <w:rPr>
          <w:rStyle w:val="FootnoteReference"/>
        </w:rPr>
        <w:footnoteRef/>
      </w:r>
      <w:r>
        <w:t xml:space="preserve"> </w:t>
      </w:r>
      <w:r w:rsidRPr="00517A01">
        <w:t>https://azure.microsoft.com/de-de/products/container-apps</w:t>
      </w:r>
    </w:p>
  </w:footnote>
  <w:footnote w:id="12">
    <w:p w14:paraId="2B635B5A" w14:textId="040B5A09" w:rsidR="002F4AE2" w:rsidRPr="002F4AE2" w:rsidRDefault="002F4AE2">
      <w:pPr>
        <w:pStyle w:val="FootnoteText"/>
      </w:pPr>
      <w:r>
        <w:rPr>
          <w:rStyle w:val="FootnoteReference"/>
        </w:rPr>
        <w:footnoteRef/>
      </w:r>
      <w:r>
        <w:t xml:space="preserve"> </w:t>
      </w:r>
      <w:r w:rsidRPr="002F4AE2">
        <w:t>https://github.com/zuercheram/bauestellen-app/tree/dev/src/Shared</w:t>
      </w:r>
    </w:p>
  </w:footnote>
  <w:footnote w:id="13">
    <w:p w14:paraId="37D2294B" w14:textId="190F031F" w:rsidR="002F4AE2" w:rsidRPr="002F4AE2" w:rsidRDefault="002F4AE2">
      <w:pPr>
        <w:pStyle w:val="FootnoteText"/>
      </w:pPr>
      <w:r>
        <w:rPr>
          <w:rStyle w:val="FootnoteReference"/>
        </w:rPr>
        <w:footnoteRef/>
      </w:r>
      <w:r>
        <w:t xml:space="preserve"> </w:t>
      </w:r>
      <w:r w:rsidRPr="002F4AE2">
        <w:t>https://github.com/zuercheram/bauestellen-app/tree/dev/src/Client</w:t>
      </w:r>
    </w:p>
  </w:footnote>
  <w:footnote w:id="14">
    <w:p w14:paraId="05D9510E" w14:textId="08C431F2" w:rsidR="002F4AE2" w:rsidRPr="002F4AE2" w:rsidRDefault="002F4AE2">
      <w:pPr>
        <w:pStyle w:val="FootnoteText"/>
      </w:pPr>
      <w:r>
        <w:rPr>
          <w:rStyle w:val="FootnoteReference"/>
        </w:rPr>
        <w:footnoteRef/>
      </w:r>
      <w:r>
        <w:t xml:space="preserve"> </w:t>
      </w:r>
      <w:r w:rsidRPr="002F4AE2">
        <w:t>https://github.com/zuercheram/bauestellen-app/tree/dev/src/Client/Services</w:t>
      </w:r>
    </w:p>
  </w:footnote>
  <w:footnote w:id="15">
    <w:p w14:paraId="0979657F" w14:textId="1B9731D8" w:rsidR="002F4AE2" w:rsidRPr="002F4AE2" w:rsidRDefault="002F4AE2">
      <w:pPr>
        <w:pStyle w:val="FootnoteText"/>
      </w:pPr>
      <w:r>
        <w:rPr>
          <w:rStyle w:val="FootnoteReference"/>
        </w:rPr>
        <w:footnoteRef/>
      </w:r>
      <w:r>
        <w:t xml:space="preserve"> </w:t>
      </w:r>
      <w:r w:rsidRPr="002F4AE2">
        <w:t>https://github.com/zuercheram/bauestellen-app/tree/dev/src/Client/Data</w:t>
      </w:r>
    </w:p>
  </w:footnote>
  <w:footnote w:id="16">
    <w:p w14:paraId="12DED1FD" w14:textId="3B68A5DD" w:rsidR="0077558F" w:rsidRPr="0077558F" w:rsidRDefault="0077558F">
      <w:pPr>
        <w:pStyle w:val="FootnoteText"/>
        <w:rPr>
          <w:lang w:val="de-DE"/>
        </w:rPr>
      </w:pPr>
      <w:r>
        <w:rPr>
          <w:rStyle w:val="FootnoteReference"/>
        </w:rPr>
        <w:footnoteRef/>
      </w:r>
      <w:r>
        <w:t xml:space="preserve"> </w:t>
      </w:r>
      <w:r w:rsidRPr="0077558F">
        <w:t>https://learn.microsoft.com/de-de/dotnet/architecture/maui/media/mvvm-pattern.png</w:t>
      </w:r>
    </w:p>
  </w:footnote>
  <w:footnote w:id="17">
    <w:p w14:paraId="046E6AC7" w14:textId="089801F6"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18">
    <w:p w14:paraId="0FC0DC57" w14:textId="1DA57B86"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19">
    <w:p w14:paraId="0DE34EA0" w14:textId="1881E4A9"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 w:id="20">
    <w:p w14:paraId="5B8E960E" w14:textId="2E5ECF38" w:rsidR="002F4AE2" w:rsidRPr="002F4AE2" w:rsidRDefault="002F4AE2">
      <w:pPr>
        <w:pStyle w:val="FootnoteText"/>
        <w:rPr>
          <w:lang w:val="de-DE"/>
        </w:rPr>
      </w:pPr>
      <w:r>
        <w:rPr>
          <w:rStyle w:val="FootnoteReference"/>
        </w:rPr>
        <w:footnoteRef/>
      </w:r>
      <w:r>
        <w:t xml:space="preserve"> </w:t>
      </w:r>
      <w:r w:rsidRPr="002F4AE2">
        <w:t>https://github.com/zuercheram/bauestellen-app/tree/dev/src/Client/Views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02946"/>
    <w:multiLevelType w:val="hybridMultilevel"/>
    <w:tmpl w:val="1C88E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BA579CD"/>
    <w:multiLevelType w:val="hybridMultilevel"/>
    <w:tmpl w:val="256041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7A80646"/>
    <w:multiLevelType w:val="multilevel"/>
    <w:tmpl w:val="199278E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8"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7F5F5D"/>
    <w:multiLevelType w:val="multilevel"/>
    <w:tmpl w:val="627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ED649B7"/>
    <w:multiLevelType w:val="hybridMultilevel"/>
    <w:tmpl w:val="02805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03154BD"/>
    <w:multiLevelType w:val="multilevel"/>
    <w:tmpl w:val="589CD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E3E7078"/>
    <w:multiLevelType w:val="hybridMultilevel"/>
    <w:tmpl w:val="025CF51A"/>
    <w:lvl w:ilvl="0" w:tplc="10003DB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48F4852"/>
    <w:multiLevelType w:val="hybridMultilevel"/>
    <w:tmpl w:val="B832CC1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55502C85"/>
    <w:multiLevelType w:val="multilevel"/>
    <w:tmpl w:val="55E49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7"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31"/>
  </w:num>
  <w:num w:numId="7" w16cid:durableId="1666664160">
    <w:abstractNumId w:val="17"/>
  </w:num>
  <w:num w:numId="8" w16cid:durableId="224951031">
    <w:abstractNumId w:val="11"/>
  </w:num>
  <w:num w:numId="9" w16cid:durableId="1242567326">
    <w:abstractNumId w:val="50"/>
  </w:num>
  <w:num w:numId="10" w16cid:durableId="1172724577">
    <w:abstractNumId w:val="49"/>
  </w:num>
  <w:num w:numId="11" w16cid:durableId="1773478208">
    <w:abstractNumId w:val="41"/>
  </w:num>
  <w:num w:numId="12" w16cid:durableId="321660237">
    <w:abstractNumId w:val="23"/>
  </w:num>
  <w:num w:numId="13" w16cid:durableId="579215756">
    <w:abstractNumId w:val="18"/>
  </w:num>
  <w:num w:numId="14" w16cid:durableId="1524854164">
    <w:abstractNumId w:val="13"/>
  </w:num>
  <w:num w:numId="15" w16cid:durableId="1698778126">
    <w:abstractNumId w:val="57"/>
  </w:num>
  <w:num w:numId="16" w16cid:durableId="877010866">
    <w:abstractNumId w:val="16"/>
  </w:num>
  <w:num w:numId="17" w16cid:durableId="1299913697">
    <w:abstractNumId w:val="21"/>
  </w:num>
  <w:num w:numId="18" w16cid:durableId="596446610">
    <w:abstractNumId w:val="44"/>
  </w:num>
  <w:num w:numId="19" w16cid:durableId="1341738949">
    <w:abstractNumId w:val="7"/>
  </w:num>
  <w:num w:numId="20" w16cid:durableId="1535272013">
    <w:abstractNumId w:val="15"/>
  </w:num>
  <w:num w:numId="21" w16cid:durableId="723023878">
    <w:abstractNumId w:val="47"/>
  </w:num>
  <w:num w:numId="22" w16cid:durableId="455687334">
    <w:abstractNumId w:val="54"/>
  </w:num>
  <w:num w:numId="23" w16cid:durableId="1073089048">
    <w:abstractNumId w:val="53"/>
  </w:num>
  <w:num w:numId="24" w16cid:durableId="207955983">
    <w:abstractNumId w:val="55"/>
  </w:num>
  <w:num w:numId="25" w16cid:durableId="802580844">
    <w:abstractNumId w:val="24"/>
  </w:num>
  <w:num w:numId="26" w16cid:durableId="1872497276">
    <w:abstractNumId w:val="52"/>
  </w:num>
  <w:num w:numId="27" w16cid:durableId="2026204738">
    <w:abstractNumId w:val="25"/>
  </w:num>
  <w:num w:numId="28" w16cid:durableId="1326009092">
    <w:abstractNumId w:val="20"/>
  </w:num>
  <w:num w:numId="29" w16cid:durableId="976032396">
    <w:abstractNumId w:val="36"/>
  </w:num>
  <w:num w:numId="30" w16cid:durableId="1260984880">
    <w:abstractNumId w:val="42"/>
  </w:num>
  <w:num w:numId="31" w16cid:durableId="1012417067">
    <w:abstractNumId w:val="19"/>
  </w:num>
  <w:num w:numId="32" w16cid:durableId="1931961316">
    <w:abstractNumId w:val="56"/>
  </w:num>
  <w:num w:numId="33" w16cid:durableId="1078479770">
    <w:abstractNumId w:val="10"/>
  </w:num>
  <w:num w:numId="34" w16cid:durableId="300312447">
    <w:abstractNumId w:val="22"/>
  </w:num>
  <w:num w:numId="35" w16cid:durableId="1421368329">
    <w:abstractNumId w:val="8"/>
  </w:num>
  <w:num w:numId="36" w16cid:durableId="1400790747">
    <w:abstractNumId w:val="38"/>
  </w:num>
  <w:num w:numId="37" w16cid:durableId="1248658991">
    <w:abstractNumId w:val="51"/>
  </w:num>
  <w:num w:numId="38" w16cid:durableId="1887328664">
    <w:abstractNumId w:val="43"/>
  </w:num>
  <w:num w:numId="39" w16cid:durableId="748191072">
    <w:abstractNumId w:val="26"/>
  </w:num>
  <w:num w:numId="40" w16cid:durableId="2087146123">
    <w:abstractNumId w:val="46"/>
  </w:num>
  <w:num w:numId="41" w16cid:durableId="1541819228">
    <w:abstractNumId w:val="33"/>
  </w:num>
  <w:num w:numId="42" w16cid:durableId="1611471604">
    <w:abstractNumId w:val="32"/>
  </w:num>
  <w:num w:numId="43" w16cid:durableId="252009853">
    <w:abstractNumId w:val="39"/>
  </w:num>
  <w:num w:numId="44" w16cid:durableId="107435494">
    <w:abstractNumId w:val="5"/>
  </w:num>
  <w:num w:numId="45" w16cid:durableId="1750345391">
    <w:abstractNumId w:val="34"/>
  </w:num>
  <w:num w:numId="46" w16cid:durableId="1614095286">
    <w:abstractNumId w:val="29"/>
  </w:num>
  <w:num w:numId="47" w16cid:durableId="111705527">
    <w:abstractNumId w:val="12"/>
  </w:num>
  <w:num w:numId="48" w16cid:durableId="1027951465">
    <w:abstractNumId w:val="37"/>
  </w:num>
  <w:num w:numId="49" w16cid:durableId="295532386">
    <w:abstractNumId w:val="27"/>
  </w:num>
  <w:num w:numId="50" w16cid:durableId="1112674182">
    <w:abstractNumId w:val="30"/>
  </w:num>
  <w:num w:numId="51" w16cid:durableId="792791375">
    <w:abstractNumId w:val="48"/>
  </w:num>
  <w:num w:numId="52" w16cid:durableId="250048746">
    <w:abstractNumId w:val="14"/>
  </w:num>
  <w:num w:numId="53" w16cid:durableId="140657174">
    <w:abstractNumId w:val="6"/>
  </w:num>
  <w:num w:numId="54" w16cid:durableId="970593462">
    <w:abstractNumId w:val="28"/>
  </w:num>
  <w:num w:numId="55" w16cid:durableId="720862671">
    <w:abstractNumId w:val="35"/>
  </w:num>
  <w:num w:numId="56" w16cid:durableId="1512259709">
    <w:abstractNumId w:val="45"/>
  </w:num>
  <w:num w:numId="57" w16cid:durableId="724135793">
    <w:abstractNumId w:val="45"/>
    <w:lvlOverride w:ilvl="1">
      <w:lvl w:ilvl="1">
        <w:numFmt w:val="bullet"/>
        <w:lvlText w:val=""/>
        <w:lvlJc w:val="left"/>
        <w:pPr>
          <w:tabs>
            <w:tab w:val="num" w:pos="1440"/>
          </w:tabs>
          <w:ind w:left="1440" w:hanging="360"/>
        </w:pPr>
        <w:rPr>
          <w:rFonts w:ascii="Symbol" w:hAnsi="Symbol" w:hint="default"/>
          <w:sz w:val="20"/>
        </w:rPr>
      </w:lvl>
    </w:lvlOverride>
  </w:num>
  <w:num w:numId="58" w16cid:durableId="1796098840">
    <w:abstractNumId w:val="9"/>
  </w:num>
  <w:num w:numId="59" w16cid:durableId="560167475">
    <w:abstractNumId w:val="40"/>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 Zürcher">
    <w15:presenceInfo w15:providerId="Windows Live" w15:userId="88201cba09fe7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4EA"/>
    <w:rsid w:val="00000D0D"/>
    <w:rsid w:val="00003CF0"/>
    <w:rsid w:val="0000728E"/>
    <w:rsid w:val="000072B6"/>
    <w:rsid w:val="00011073"/>
    <w:rsid w:val="0001344D"/>
    <w:rsid w:val="00021AFA"/>
    <w:rsid w:val="000255BB"/>
    <w:rsid w:val="000256C7"/>
    <w:rsid w:val="000270F0"/>
    <w:rsid w:val="00027587"/>
    <w:rsid w:val="00031D65"/>
    <w:rsid w:val="00032582"/>
    <w:rsid w:val="00035727"/>
    <w:rsid w:val="00045A90"/>
    <w:rsid w:val="00046DF7"/>
    <w:rsid w:val="00047CC4"/>
    <w:rsid w:val="00050F8D"/>
    <w:rsid w:val="00052655"/>
    <w:rsid w:val="00063E82"/>
    <w:rsid w:val="0006738E"/>
    <w:rsid w:val="000770E3"/>
    <w:rsid w:val="000800C5"/>
    <w:rsid w:val="0008421C"/>
    <w:rsid w:val="00087492"/>
    <w:rsid w:val="00094132"/>
    <w:rsid w:val="00095124"/>
    <w:rsid w:val="00095C44"/>
    <w:rsid w:val="00095E66"/>
    <w:rsid w:val="00097344"/>
    <w:rsid w:val="000A0D95"/>
    <w:rsid w:val="000A3AD4"/>
    <w:rsid w:val="000A3D94"/>
    <w:rsid w:val="000A591C"/>
    <w:rsid w:val="000B09D1"/>
    <w:rsid w:val="000B12E6"/>
    <w:rsid w:val="000B148A"/>
    <w:rsid w:val="000B4AC5"/>
    <w:rsid w:val="000B5AC8"/>
    <w:rsid w:val="000C0AA7"/>
    <w:rsid w:val="000C336D"/>
    <w:rsid w:val="000C56B6"/>
    <w:rsid w:val="000C6821"/>
    <w:rsid w:val="000D3484"/>
    <w:rsid w:val="000E29F5"/>
    <w:rsid w:val="000E2F7E"/>
    <w:rsid w:val="000E3A2D"/>
    <w:rsid w:val="000E3B5A"/>
    <w:rsid w:val="000E67E7"/>
    <w:rsid w:val="000F013A"/>
    <w:rsid w:val="000F2BDF"/>
    <w:rsid w:val="000F3789"/>
    <w:rsid w:val="000F5B28"/>
    <w:rsid w:val="000F5B6A"/>
    <w:rsid w:val="00101B32"/>
    <w:rsid w:val="00103070"/>
    <w:rsid w:val="00106961"/>
    <w:rsid w:val="001101BF"/>
    <w:rsid w:val="00111718"/>
    <w:rsid w:val="00112357"/>
    <w:rsid w:val="0011235C"/>
    <w:rsid w:val="001142FE"/>
    <w:rsid w:val="00114CAF"/>
    <w:rsid w:val="00115E85"/>
    <w:rsid w:val="001212B4"/>
    <w:rsid w:val="001215C7"/>
    <w:rsid w:val="00124F03"/>
    <w:rsid w:val="00127827"/>
    <w:rsid w:val="00132D96"/>
    <w:rsid w:val="001330B8"/>
    <w:rsid w:val="00133111"/>
    <w:rsid w:val="00133169"/>
    <w:rsid w:val="0013359C"/>
    <w:rsid w:val="001355A0"/>
    <w:rsid w:val="0013791A"/>
    <w:rsid w:val="00143513"/>
    <w:rsid w:val="00143A23"/>
    <w:rsid w:val="00145C8A"/>
    <w:rsid w:val="0015023D"/>
    <w:rsid w:val="00153575"/>
    <w:rsid w:val="00154E1D"/>
    <w:rsid w:val="001552D9"/>
    <w:rsid w:val="0016528C"/>
    <w:rsid w:val="00167855"/>
    <w:rsid w:val="00170D9E"/>
    <w:rsid w:val="00171F62"/>
    <w:rsid w:val="00174CC2"/>
    <w:rsid w:val="00176DF1"/>
    <w:rsid w:val="00183580"/>
    <w:rsid w:val="001922DD"/>
    <w:rsid w:val="001929D8"/>
    <w:rsid w:val="00196C5A"/>
    <w:rsid w:val="001A3E9C"/>
    <w:rsid w:val="001A534A"/>
    <w:rsid w:val="001A55ED"/>
    <w:rsid w:val="001A5FEE"/>
    <w:rsid w:val="001A6909"/>
    <w:rsid w:val="001A728E"/>
    <w:rsid w:val="001A7B3B"/>
    <w:rsid w:val="001B0F1A"/>
    <w:rsid w:val="001B74AD"/>
    <w:rsid w:val="001C0A72"/>
    <w:rsid w:val="001C2A85"/>
    <w:rsid w:val="001C4B4E"/>
    <w:rsid w:val="001C5DE7"/>
    <w:rsid w:val="001D5081"/>
    <w:rsid w:val="001E0286"/>
    <w:rsid w:val="001F0F2A"/>
    <w:rsid w:val="001F13D3"/>
    <w:rsid w:val="001F1B9C"/>
    <w:rsid w:val="001F79A0"/>
    <w:rsid w:val="0021211B"/>
    <w:rsid w:val="00213F0F"/>
    <w:rsid w:val="002177E1"/>
    <w:rsid w:val="002202ED"/>
    <w:rsid w:val="00220F0E"/>
    <w:rsid w:val="00223E99"/>
    <w:rsid w:val="002253FB"/>
    <w:rsid w:val="00232916"/>
    <w:rsid w:val="00241287"/>
    <w:rsid w:val="00241AA6"/>
    <w:rsid w:val="00241C81"/>
    <w:rsid w:val="002458A3"/>
    <w:rsid w:val="002458A8"/>
    <w:rsid w:val="002502B0"/>
    <w:rsid w:val="00250D9B"/>
    <w:rsid w:val="00253C8F"/>
    <w:rsid w:val="0025574A"/>
    <w:rsid w:val="0025647F"/>
    <w:rsid w:val="00257260"/>
    <w:rsid w:val="00257D72"/>
    <w:rsid w:val="00262FD7"/>
    <w:rsid w:val="00272FC3"/>
    <w:rsid w:val="002770E5"/>
    <w:rsid w:val="00280601"/>
    <w:rsid w:val="0028291A"/>
    <w:rsid w:val="00291C33"/>
    <w:rsid w:val="00293E2B"/>
    <w:rsid w:val="00294A20"/>
    <w:rsid w:val="00294D06"/>
    <w:rsid w:val="00295D9C"/>
    <w:rsid w:val="00296E81"/>
    <w:rsid w:val="0029742F"/>
    <w:rsid w:val="002978AB"/>
    <w:rsid w:val="002A0932"/>
    <w:rsid w:val="002B0461"/>
    <w:rsid w:val="002B23BD"/>
    <w:rsid w:val="002B342E"/>
    <w:rsid w:val="002B5231"/>
    <w:rsid w:val="002B5AA9"/>
    <w:rsid w:val="002C1842"/>
    <w:rsid w:val="002D131A"/>
    <w:rsid w:val="002D401C"/>
    <w:rsid w:val="002E1A65"/>
    <w:rsid w:val="002E2EAC"/>
    <w:rsid w:val="002E4895"/>
    <w:rsid w:val="002E4F2E"/>
    <w:rsid w:val="002E6B64"/>
    <w:rsid w:val="002E6C41"/>
    <w:rsid w:val="002E777B"/>
    <w:rsid w:val="002F1E80"/>
    <w:rsid w:val="002F382F"/>
    <w:rsid w:val="002F4AE2"/>
    <w:rsid w:val="003010C0"/>
    <w:rsid w:val="00306668"/>
    <w:rsid w:val="00306A60"/>
    <w:rsid w:val="00311FA7"/>
    <w:rsid w:val="00313E62"/>
    <w:rsid w:val="00314D27"/>
    <w:rsid w:val="00315D50"/>
    <w:rsid w:val="0033009B"/>
    <w:rsid w:val="00332DFA"/>
    <w:rsid w:val="00335199"/>
    <w:rsid w:val="00337596"/>
    <w:rsid w:val="00344CA5"/>
    <w:rsid w:val="00346025"/>
    <w:rsid w:val="0034632F"/>
    <w:rsid w:val="0035105E"/>
    <w:rsid w:val="003511EC"/>
    <w:rsid w:val="003553D0"/>
    <w:rsid w:val="003577C1"/>
    <w:rsid w:val="00361112"/>
    <w:rsid w:val="00362E79"/>
    <w:rsid w:val="003653F6"/>
    <w:rsid w:val="0036651A"/>
    <w:rsid w:val="00372702"/>
    <w:rsid w:val="00377CED"/>
    <w:rsid w:val="00380DCC"/>
    <w:rsid w:val="003838FC"/>
    <w:rsid w:val="003855CA"/>
    <w:rsid w:val="003951EB"/>
    <w:rsid w:val="00397F9F"/>
    <w:rsid w:val="003A0AD8"/>
    <w:rsid w:val="003A3681"/>
    <w:rsid w:val="003A3AB1"/>
    <w:rsid w:val="003A4118"/>
    <w:rsid w:val="003A4CD0"/>
    <w:rsid w:val="003A530A"/>
    <w:rsid w:val="003B13B3"/>
    <w:rsid w:val="003B1648"/>
    <w:rsid w:val="003B54B8"/>
    <w:rsid w:val="003B66F4"/>
    <w:rsid w:val="003C10EB"/>
    <w:rsid w:val="003C2F7F"/>
    <w:rsid w:val="003D3ABE"/>
    <w:rsid w:val="003D4775"/>
    <w:rsid w:val="003D5E21"/>
    <w:rsid w:val="003E14BF"/>
    <w:rsid w:val="003E53A1"/>
    <w:rsid w:val="003E626E"/>
    <w:rsid w:val="003F1551"/>
    <w:rsid w:val="003F7020"/>
    <w:rsid w:val="00400BA6"/>
    <w:rsid w:val="00402D96"/>
    <w:rsid w:val="004039AF"/>
    <w:rsid w:val="00403A88"/>
    <w:rsid w:val="004040BE"/>
    <w:rsid w:val="0040451C"/>
    <w:rsid w:val="00413298"/>
    <w:rsid w:val="004144A2"/>
    <w:rsid w:val="0041668E"/>
    <w:rsid w:val="00416C4E"/>
    <w:rsid w:val="00416C9D"/>
    <w:rsid w:val="004202F9"/>
    <w:rsid w:val="00421E8F"/>
    <w:rsid w:val="0042274F"/>
    <w:rsid w:val="00423256"/>
    <w:rsid w:val="00423ACF"/>
    <w:rsid w:val="00424770"/>
    <w:rsid w:val="004247A8"/>
    <w:rsid w:val="00425025"/>
    <w:rsid w:val="00426B89"/>
    <w:rsid w:val="0043037B"/>
    <w:rsid w:val="00432DB1"/>
    <w:rsid w:val="0043448A"/>
    <w:rsid w:val="00435BFD"/>
    <w:rsid w:val="00457584"/>
    <w:rsid w:val="00460E0F"/>
    <w:rsid w:val="00462CB2"/>
    <w:rsid w:val="00464AA9"/>
    <w:rsid w:val="00467A9B"/>
    <w:rsid w:val="00472122"/>
    <w:rsid w:val="0047710B"/>
    <w:rsid w:val="00486354"/>
    <w:rsid w:val="00490DD7"/>
    <w:rsid w:val="00497797"/>
    <w:rsid w:val="004A28AA"/>
    <w:rsid w:val="004A41BE"/>
    <w:rsid w:val="004A4D9D"/>
    <w:rsid w:val="004A72CF"/>
    <w:rsid w:val="004B0773"/>
    <w:rsid w:val="004B2487"/>
    <w:rsid w:val="004B2D30"/>
    <w:rsid w:val="004B2E9C"/>
    <w:rsid w:val="004B3039"/>
    <w:rsid w:val="004C000F"/>
    <w:rsid w:val="004C1794"/>
    <w:rsid w:val="004C40CF"/>
    <w:rsid w:val="004C56A6"/>
    <w:rsid w:val="004D34A2"/>
    <w:rsid w:val="004D43D5"/>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15512"/>
    <w:rsid w:val="00517A01"/>
    <w:rsid w:val="00517D12"/>
    <w:rsid w:val="00520CA3"/>
    <w:rsid w:val="00530949"/>
    <w:rsid w:val="0053118D"/>
    <w:rsid w:val="005346F4"/>
    <w:rsid w:val="00534E68"/>
    <w:rsid w:val="00537331"/>
    <w:rsid w:val="00540E2F"/>
    <w:rsid w:val="005479A4"/>
    <w:rsid w:val="00552732"/>
    <w:rsid w:val="0055645D"/>
    <w:rsid w:val="00556E27"/>
    <w:rsid w:val="00557394"/>
    <w:rsid w:val="00560C71"/>
    <w:rsid w:val="00562437"/>
    <w:rsid w:val="00562A59"/>
    <w:rsid w:val="00562BE7"/>
    <w:rsid w:val="005640CE"/>
    <w:rsid w:val="0056599C"/>
    <w:rsid w:val="00567B75"/>
    <w:rsid w:val="005713F0"/>
    <w:rsid w:val="0057172A"/>
    <w:rsid w:val="00574294"/>
    <w:rsid w:val="0057438A"/>
    <w:rsid w:val="005758C9"/>
    <w:rsid w:val="00575979"/>
    <w:rsid w:val="00576E20"/>
    <w:rsid w:val="005925A6"/>
    <w:rsid w:val="00592D05"/>
    <w:rsid w:val="005955FE"/>
    <w:rsid w:val="005966E2"/>
    <w:rsid w:val="005A21FF"/>
    <w:rsid w:val="005A2578"/>
    <w:rsid w:val="005A3036"/>
    <w:rsid w:val="005A47F2"/>
    <w:rsid w:val="005B071C"/>
    <w:rsid w:val="005B095A"/>
    <w:rsid w:val="005B19D3"/>
    <w:rsid w:val="005B5FF7"/>
    <w:rsid w:val="005B6457"/>
    <w:rsid w:val="005B745F"/>
    <w:rsid w:val="005B78F8"/>
    <w:rsid w:val="005C16A3"/>
    <w:rsid w:val="005C2FDB"/>
    <w:rsid w:val="005C492D"/>
    <w:rsid w:val="005D0D35"/>
    <w:rsid w:val="005D2AC4"/>
    <w:rsid w:val="005D6623"/>
    <w:rsid w:val="005E20CD"/>
    <w:rsid w:val="005E3C39"/>
    <w:rsid w:val="005E7001"/>
    <w:rsid w:val="005F1394"/>
    <w:rsid w:val="005F41F9"/>
    <w:rsid w:val="005F7206"/>
    <w:rsid w:val="0060051D"/>
    <w:rsid w:val="00601C1B"/>
    <w:rsid w:val="006043C3"/>
    <w:rsid w:val="006051FF"/>
    <w:rsid w:val="00610437"/>
    <w:rsid w:val="00612774"/>
    <w:rsid w:val="0061536A"/>
    <w:rsid w:val="00615980"/>
    <w:rsid w:val="0061674D"/>
    <w:rsid w:val="00617613"/>
    <w:rsid w:val="00620BE2"/>
    <w:rsid w:val="006254BF"/>
    <w:rsid w:val="00627456"/>
    <w:rsid w:val="00627664"/>
    <w:rsid w:val="00627E7C"/>
    <w:rsid w:val="00630349"/>
    <w:rsid w:val="00630420"/>
    <w:rsid w:val="006312CC"/>
    <w:rsid w:val="006312E0"/>
    <w:rsid w:val="00633347"/>
    <w:rsid w:val="00633CF6"/>
    <w:rsid w:val="00633D1C"/>
    <w:rsid w:val="0063509C"/>
    <w:rsid w:val="00635779"/>
    <w:rsid w:val="00635B45"/>
    <w:rsid w:val="00642A1B"/>
    <w:rsid w:val="00646A1D"/>
    <w:rsid w:val="00651319"/>
    <w:rsid w:val="0065257C"/>
    <w:rsid w:val="00653679"/>
    <w:rsid w:val="006542BD"/>
    <w:rsid w:val="00655963"/>
    <w:rsid w:val="00663CD9"/>
    <w:rsid w:val="00670B6E"/>
    <w:rsid w:val="00676366"/>
    <w:rsid w:val="00676938"/>
    <w:rsid w:val="00677050"/>
    <w:rsid w:val="006829B6"/>
    <w:rsid w:val="006833A4"/>
    <w:rsid w:val="00683799"/>
    <w:rsid w:val="006859BC"/>
    <w:rsid w:val="00686566"/>
    <w:rsid w:val="00687901"/>
    <w:rsid w:val="00691579"/>
    <w:rsid w:val="00692428"/>
    <w:rsid w:val="0069632F"/>
    <w:rsid w:val="006968F7"/>
    <w:rsid w:val="006A0679"/>
    <w:rsid w:val="006A3BC7"/>
    <w:rsid w:val="006A6C3C"/>
    <w:rsid w:val="006A7A5E"/>
    <w:rsid w:val="006B0C5B"/>
    <w:rsid w:val="006B3B18"/>
    <w:rsid w:val="006B5BA9"/>
    <w:rsid w:val="006C095A"/>
    <w:rsid w:val="006C3B51"/>
    <w:rsid w:val="006D46A6"/>
    <w:rsid w:val="006D595B"/>
    <w:rsid w:val="006D6738"/>
    <w:rsid w:val="006D754E"/>
    <w:rsid w:val="006E006B"/>
    <w:rsid w:val="006E00F8"/>
    <w:rsid w:val="006E2C85"/>
    <w:rsid w:val="006E40C2"/>
    <w:rsid w:val="006E46AC"/>
    <w:rsid w:val="006E4A34"/>
    <w:rsid w:val="006E5EF6"/>
    <w:rsid w:val="006F0933"/>
    <w:rsid w:val="006F18FF"/>
    <w:rsid w:val="006F1940"/>
    <w:rsid w:val="006F2F36"/>
    <w:rsid w:val="006F5CAD"/>
    <w:rsid w:val="006F73E6"/>
    <w:rsid w:val="006F7567"/>
    <w:rsid w:val="007018EE"/>
    <w:rsid w:val="00701B3F"/>
    <w:rsid w:val="007035B0"/>
    <w:rsid w:val="007050ED"/>
    <w:rsid w:val="007075CB"/>
    <w:rsid w:val="00707F2F"/>
    <w:rsid w:val="00712FC1"/>
    <w:rsid w:val="00720853"/>
    <w:rsid w:val="007214D9"/>
    <w:rsid w:val="007237CC"/>
    <w:rsid w:val="007262E8"/>
    <w:rsid w:val="00730698"/>
    <w:rsid w:val="0073130A"/>
    <w:rsid w:val="00733B12"/>
    <w:rsid w:val="007371C0"/>
    <w:rsid w:val="007378AE"/>
    <w:rsid w:val="00741589"/>
    <w:rsid w:val="007425A1"/>
    <w:rsid w:val="0074273E"/>
    <w:rsid w:val="007462BB"/>
    <w:rsid w:val="007504C8"/>
    <w:rsid w:val="0075075C"/>
    <w:rsid w:val="0075136D"/>
    <w:rsid w:val="007527FF"/>
    <w:rsid w:val="0075319C"/>
    <w:rsid w:val="00754C25"/>
    <w:rsid w:val="00755A9A"/>
    <w:rsid w:val="00761683"/>
    <w:rsid w:val="00766801"/>
    <w:rsid w:val="00767DF3"/>
    <w:rsid w:val="00772B0B"/>
    <w:rsid w:val="00773AC3"/>
    <w:rsid w:val="0077558F"/>
    <w:rsid w:val="0077576F"/>
    <w:rsid w:val="00775783"/>
    <w:rsid w:val="00776A7F"/>
    <w:rsid w:val="00776FA1"/>
    <w:rsid w:val="007777F0"/>
    <w:rsid w:val="00786945"/>
    <w:rsid w:val="00787056"/>
    <w:rsid w:val="007872DC"/>
    <w:rsid w:val="00791948"/>
    <w:rsid w:val="007924D4"/>
    <w:rsid w:val="00795680"/>
    <w:rsid w:val="00796682"/>
    <w:rsid w:val="007A13A1"/>
    <w:rsid w:val="007A2D0E"/>
    <w:rsid w:val="007A46C3"/>
    <w:rsid w:val="007B4AC6"/>
    <w:rsid w:val="007B5B69"/>
    <w:rsid w:val="007C0001"/>
    <w:rsid w:val="007C488D"/>
    <w:rsid w:val="007C615D"/>
    <w:rsid w:val="007C6A07"/>
    <w:rsid w:val="007D0D65"/>
    <w:rsid w:val="007D1468"/>
    <w:rsid w:val="007D1F7E"/>
    <w:rsid w:val="007D2A18"/>
    <w:rsid w:val="007D2E51"/>
    <w:rsid w:val="007D50C4"/>
    <w:rsid w:val="007D6F67"/>
    <w:rsid w:val="007E61EA"/>
    <w:rsid w:val="007E6849"/>
    <w:rsid w:val="007F0085"/>
    <w:rsid w:val="007F01A3"/>
    <w:rsid w:val="007F0ADF"/>
    <w:rsid w:val="007F2BDB"/>
    <w:rsid w:val="007F3393"/>
    <w:rsid w:val="007F467D"/>
    <w:rsid w:val="007F5B4E"/>
    <w:rsid w:val="007F79F4"/>
    <w:rsid w:val="007F7EB1"/>
    <w:rsid w:val="00800BF2"/>
    <w:rsid w:val="008023AA"/>
    <w:rsid w:val="00802E50"/>
    <w:rsid w:val="00805F20"/>
    <w:rsid w:val="0080744F"/>
    <w:rsid w:val="00821EE4"/>
    <w:rsid w:val="008231B2"/>
    <w:rsid w:val="00823773"/>
    <w:rsid w:val="00825A40"/>
    <w:rsid w:val="0083388F"/>
    <w:rsid w:val="00837CFA"/>
    <w:rsid w:val="00840619"/>
    <w:rsid w:val="008447EF"/>
    <w:rsid w:val="0084583C"/>
    <w:rsid w:val="00850397"/>
    <w:rsid w:val="0085047E"/>
    <w:rsid w:val="00855C23"/>
    <w:rsid w:val="008561CA"/>
    <w:rsid w:val="00856267"/>
    <w:rsid w:val="008576CC"/>
    <w:rsid w:val="008606BD"/>
    <w:rsid w:val="00864716"/>
    <w:rsid w:val="00865CBB"/>
    <w:rsid w:val="00871EEF"/>
    <w:rsid w:val="008767F5"/>
    <w:rsid w:val="008779E3"/>
    <w:rsid w:val="00880B64"/>
    <w:rsid w:val="00882F49"/>
    <w:rsid w:val="00883362"/>
    <w:rsid w:val="0088404B"/>
    <w:rsid w:val="00885C15"/>
    <w:rsid w:val="00893536"/>
    <w:rsid w:val="008948CB"/>
    <w:rsid w:val="008A3DEF"/>
    <w:rsid w:val="008A3EC9"/>
    <w:rsid w:val="008A4F20"/>
    <w:rsid w:val="008A656A"/>
    <w:rsid w:val="008A7560"/>
    <w:rsid w:val="008B123A"/>
    <w:rsid w:val="008B16AE"/>
    <w:rsid w:val="008B22F6"/>
    <w:rsid w:val="008B6910"/>
    <w:rsid w:val="008C471A"/>
    <w:rsid w:val="008D01E6"/>
    <w:rsid w:val="008D078B"/>
    <w:rsid w:val="008D0BD6"/>
    <w:rsid w:val="008D112D"/>
    <w:rsid w:val="008D3A9F"/>
    <w:rsid w:val="008D4025"/>
    <w:rsid w:val="008D4C39"/>
    <w:rsid w:val="008D61F6"/>
    <w:rsid w:val="008D67FE"/>
    <w:rsid w:val="008D6DEA"/>
    <w:rsid w:val="008E2941"/>
    <w:rsid w:val="008E61F5"/>
    <w:rsid w:val="008E719C"/>
    <w:rsid w:val="008F168E"/>
    <w:rsid w:val="008F4084"/>
    <w:rsid w:val="008F6556"/>
    <w:rsid w:val="008F6A5F"/>
    <w:rsid w:val="008F74DD"/>
    <w:rsid w:val="008F75C3"/>
    <w:rsid w:val="0090465D"/>
    <w:rsid w:val="00905EEC"/>
    <w:rsid w:val="00906923"/>
    <w:rsid w:val="00914C89"/>
    <w:rsid w:val="009161C4"/>
    <w:rsid w:val="0091644A"/>
    <w:rsid w:val="00917056"/>
    <w:rsid w:val="0092584F"/>
    <w:rsid w:val="00931052"/>
    <w:rsid w:val="009313D3"/>
    <w:rsid w:val="00932C5C"/>
    <w:rsid w:val="0093511E"/>
    <w:rsid w:val="00935344"/>
    <w:rsid w:val="009362E3"/>
    <w:rsid w:val="00936713"/>
    <w:rsid w:val="00941E4D"/>
    <w:rsid w:val="00944D1B"/>
    <w:rsid w:val="00947BD4"/>
    <w:rsid w:val="00951C7B"/>
    <w:rsid w:val="009546FD"/>
    <w:rsid w:val="0095577C"/>
    <w:rsid w:val="00957037"/>
    <w:rsid w:val="009577BF"/>
    <w:rsid w:val="00972FC9"/>
    <w:rsid w:val="00974B80"/>
    <w:rsid w:val="00981003"/>
    <w:rsid w:val="00981437"/>
    <w:rsid w:val="00981C8B"/>
    <w:rsid w:val="009822B8"/>
    <w:rsid w:val="00983FBE"/>
    <w:rsid w:val="0098640E"/>
    <w:rsid w:val="009A2B88"/>
    <w:rsid w:val="009A78A3"/>
    <w:rsid w:val="009B0030"/>
    <w:rsid w:val="009B18B4"/>
    <w:rsid w:val="009B2ACE"/>
    <w:rsid w:val="009C1039"/>
    <w:rsid w:val="009C441C"/>
    <w:rsid w:val="009C55AB"/>
    <w:rsid w:val="009C5D48"/>
    <w:rsid w:val="009C6BDF"/>
    <w:rsid w:val="009D47CB"/>
    <w:rsid w:val="009D5780"/>
    <w:rsid w:val="009D5E87"/>
    <w:rsid w:val="009D6CA7"/>
    <w:rsid w:val="009D79DF"/>
    <w:rsid w:val="009E3323"/>
    <w:rsid w:val="009E7692"/>
    <w:rsid w:val="009F2467"/>
    <w:rsid w:val="009F33A8"/>
    <w:rsid w:val="009F5BCC"/>
    <w:rsid w:val="009F5CF3"/>
    <w:rsid w:val="009F745A"/>
    <w:rsid w:val="009F7BD5"/>
    <w:rsid w:val="00A02C21"/>
    <w:rsid w:val="00A02D37"/>
    <w:rsid w:val="00A03915"/>
    <w:rsid w:val="00A052F1"/>
    <w:rsid w:val="00A1045C"/>
    <w:rsid w:val="00A109EE"/>
    <w:rsid w:val="00A10A6E"/>
    <w:rsid w:val="00A214A3"/>
    <w:rsid w:val="00A21524"/>
    <w:rsid w:val="00A21620"/>
    <w:rsid w:val="00A22597"/>
    <w:rsid w:val="00A23688"/>
    <w:rsid w:val="00A252F8"/>
    <w:rsid w:val="00A25FBE"/>
    <w:rsid w:val="00A27498"/>
    <w:rsid w:val="00A27542"/>
    <w:rsid w:val="00A2781E"/>
    <w:rsid w:val="00A368BB"/>
    <w:rsid w:val="00A373F2"/>
    <w:rsid w:val="00A41427"/>
    <w:rsid w:val="00A43913"/>
    <w:rsid w:val="00A43FE2"/>
    <w:rsid w:val="00A44A54"/>
    <w:rsid w:val="00A44F32"/>
    <w:rsid w:val="00A5400E"/>
    <w:rsid w:val="00A54C2F"/>
    <w:rsid w:val="00A612F1"/>
    <w:rsid w:val="00A6374D"/>
    <w:rsid w:val="00A65413"/>
    <w:rsid w:val="00A6797A"/>
    <w:rsid w:val="00A72FDB"/>
    <w:rsid w:val="00A739FB"/>
    <w:rsid w:val="00A82729"/>
    <w:rsid w:val="00A910A6"/>
    <w:rsid w:val="00AA10D7"/>
    <w:rsid w:val="00AB3FA9"/>
    <w:rsid w:val="00AB78C4"/>
    <w:rsid w:val="00AD1E5A"/>
    <w:rsid w:val="00AD3C46"/>
    <w:rsid w:val="00AD6C95"/>
    <w:rsid w:val="00AD703F"/>
    <w:rsid w:val="00AD73E2"/>
    <w:rsid w:val="00AE6230"/>
    <w:rsid w:val="00AE771A"/>
    <w:rsid w:val="00AE773B"/>
    <w:rsid w:val="00AE7F9C"/>
    <w:rsid w:val="00AF00D4"/>
    <w:rsid w:val="00AF49B3"/>
    <w:rsid w:val="00AF78B9"/>
    <w:rsid w:val="00B001E3"/>
    <w:rsid w:val="00B0209A"/>
    <w:rsid w:val="00B0603D"/>
    <w:rsid w:val="00B061DB"/>
    <w:rsid w:val="00B06C02"/>
    <w:rsid w:val="00B1614A"/>
    <w:rsid w:val="00B16537"/>
    <w:rsid w:val="00B2123D"/>
    <w:rsid w:val="00B21795"/>
    <w:rsid w:val="00B23358"/>
    <w:rsid w:val="00B23A58"/>
    <w:rsid w:val="00B25861"/>
    <w:rsid w:val="00B25A50"/>
    <w:rsid w:val="00B25DB1"/>
    <w:rsid w:val="00B316EE"/>
    <w:rsid w:val="00B31A91"/>
    <w:rsid w:val="00B4685A"/>
    <w:rsid w:val="00B46A3A"/>
    <w:rsid w:val="00B47247"/>
    <w:rsid w:val="00B5002F"/>
    <w:rsid w:val="00B50638"/>
    <w:rsid w:val="00B52A99"/>
    <w:rsid w:val="00B53974"/>
    <w:rsid w:val="00B6061F"/>
    <w:rsid w:val="00B642A4"/>
    <w:rsid w:val="00B654FA"/>
    <w:rsid w:val="00B664C3"/>
    <w:rsid w:val="00B673AA"/>
    <w:rsid w:val="00B7267B"/>
    <w:rsid w:val="00B760FB"/>
    <w:rsid w:val="00B7656A"/>
    <w:rsid w:val="00B807BC"/>
    <w:rsid w:val="00B81287"/>
    <w:rsid w:val="00B81EA9"/>
    <w:rsid w:val="00B8587F"/>
    <w:rsid w:val="00B92F01"/>
    <w:rsid w:val="00B9364A"/>
    <w:rsid w:val="00B93789"/>
    <w:rsid w:val="00B94E58"/>
    <w:rsid w:val="00B9613B"/>
    <w:rsid w:val="00B9673E"/>
    <w:rsid w:val="00B97C3D"/>
    <w:rsid w:val="00B97E55"/>
    <w:rsid w:val="00BA3BBB"/>
    <w:rsid w:val="00BA43B2"/>
    <w:rsid w:val="00BA5342"/>
    <w:rsid w:val="00BB36F8"/>
    <w:rsid w:val="00BB45BA"/>
    <w:rsid w:val="00BB5D6C"/>
    <w:rsid w:val="00BB661D"/>
    <w:rsid w:val="00BB6756"/>
    <w:rsid w:val="00BB6D0A"/>
    <w:rsid w:val="00BC0108"/>
    <w:rsid w:val="00BD0E87"/>
    <w:rsid w:val="00BD2CF8"/>
    <w:rsid w:val="00BD2F69"/>
    <w:rsid w:val="00BD63BF"/>
    <w:rsid w:val="00BD769A"/>
    <w:rsid w:val="00BE38B8"/>
    <w:rsid w:val="00BF2D5F"/>
    <w:rsid w:val="00C01802"/>
    <w:rsid w:val="00C02266"/>
    <w:rsid w:val="00C11DD1"/>
    <w:rsid w:val="00C14D98"/>
    <w:rsid w:val="00C15032"/>
    <w:rsid w:val="00C159A5"/>
    <w:rsid w:val="00C15C2D"/>
    <w:rsid w:val="00C222F0"/>
    <w:rsid w:val="00C24BFC"/>
    <w:rsid w:val="00C30550"/>
    <w:rsid w:val="00C3484E"/>
    <w:rsid w:val="00C35A96"/>
    <w:rsid w:val="00C37FEE"/>
    <w:rsid w:val="00C41EF6"/>
    <w:rsid w:val="00C46E08"/>
    <w:rsid w:val="00C4781E"/>
    <w:rsid w:val="00C524C4"/>
    <w:rsid w:val="00C53498"/>
    <w:rsid w:val="00C54FF5"/>
    <w:rsid w:val="00C55855"/>
    <w:rsid w:val="00C560E1"/>
    <w:rsid w:val="00C573F2"/>
    <w:rsid w:val="00C60C65"/>
    <w:rsid w:val="00C6727C"/>
    <w:rsid w:val="00C70D2F"/>
    <w:rsid w:val="00C73669"/>
    <w:rsid w:val="00C74878"/>
    <w:rsid w:val="00C75A33"/>
    <w:rsid w:val="00C77CC1"/>
    <w:rsid w:val="00C810B6"/>
    <w:rsid w:val="00C824E0"/>
    <w:rsid w:val="00C84DDE"/>
    <w:rsid w:val="00C91184"/>
    <w:rsid w:val="00C9196D"/>
    <w:rsid w:val="00C91AB6"/>
    <w:rsid w:val="00C97A19"/>
    <w:rsid w:val="00CA0502"/>
    <w:rsid w:val="00CA0B73"/>
    <w:rsid w:val="00CA3D9E"/>
    <w:rsid w:val="00CA4F56"/>
    <w:rsid w:val="00CA541A"/>
    <w:rsid w:val="00CA748B"/>
    <w:rsid w:val="00CA778F"/>
    <w:rsid w:val="00CA7D54"/>
    <w:rsid w:val="00CA7E54"/>
    <w:rsid w:val="00CB11D1"/>
    <w:rsid w:val="00CB3C84"/>
    <w:rsid w:val="00CB40B5"/>
    <w:rsid w:val="00CB44E0"/>
    <w:rsid w:val="00CB4DB0"/>
    <w:rsid w:val="00CB6CDE"/>
    <w:rsid w:val="00CC0A68"/>
    <w:rsid w:val="00CC5A5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444B0"/>
    <w:rsid w:val="00D445C1"/>
    <w:rsid w:val="00D535B5"/>
    <w:rsid w:val="00D540BE"/>
    <w:rsid w:val="00D557F4"/>
    <w:rsid w:val="00D562D0"/>
    <w:rsid w:val="00D64016"/>
    <w:rsid w:val="00D642AC"/>
    <w:rsid w:val="00D70BDF"/>
    <w:rsid w:val="00D745BA"/>
    <w:rsid w:val="00D75F94"/>
    <w:rsid w:val="00D76756"/>
    <w:rsid w:val="00D76B8F"/>
    <w:rsid w:val="00D77EF2"/>
    <w:rsid w:val="00D806D3"/>
    <w:rsid w:val="00D84FF2"/>
    <w:rsid w:val="00D86A7A"/>
    <w:rsid w:val="00D8756D"/>
    <w:rsid w:val="00D87DFF"/>
    <w:rsid w:val="00D92B2B"/>
    <w:rsid w:val="00DA1E46"/>
    <w:rsid w:val="00DA27DE"/>
    <w:rsid w:val="00DA4085"/>
    <w:rsid w:val="00DA4E4C"/>
    <w:rsid w:val="00DA4F15"/>
    <w:rsid w:val="00DA5AC4"/>
    <w:rsid w:val="00DA5F0E"/>
    <w:rsid w:val="00DA60F9"/>
    <w:rsid w:val="00DA68B5"/>
    <w:rsid w:val="00DB7C23"/>
    <w:rsid w:val="00DC16CD"/>
    <w:rsid w:val="00DC1F50"/>
    <w:rsid w:val="00DC3704"/>
    <w:rsid w:val="00DC5FF8"/>
    <w:rsid w:val="00DD0426"/>
    <w:rsid w:val="00DD1693"/>
    <w:rsid w:val="00DD41BF"/>
    <w:rsid w:val="00DD788E"/>
    <w:rsid w:val="00DE242C"/>
    <w:rsid w:val="00DE534C"/>
    <w:rsid w:val="00DE5ECF"/>
    <w:rsid w:val="00DE69EF"/>
    <w:rsid w:val="00DF2542"/>
    <w:rsid w:val="00DF4092"/>
    <w:rsid w:val="00DF4E8C"/>
    <w:rsid w:val="00DF6AAA"/>
    <w:rsid w:val="00DF6B8D"/>
    <w:rsid w:val="00DF6D19"/>
    <w:rsid w:val="00DF6FE3"/>
    <w:rsid w:val="00E0656D"/>
    <w:rsid w:val="00E07490"/>
    <w:rsid w:val="00E10859"/>
    <w:rsid w:val="00E10F0C"/>
    <w:rsid w:val="00E21224"/>
    <w:rsid w:val="00E244A2"/>
    <w:rsid w:val="00E251D8"/>
    <w:rsid w:val="00E350CA"/>
    <w:rsid w:val="00E378C7"/>
    <w:rsid w:val="00E417F0"/>
    <w:rsid w:val="00E43329"/>
    <w:rsid w:val="00E47D03"/>
    <w:rsid w:val="00E54FEA"/>
    <w:rsid w:val="00E57FC1"/>
    <w:rsid w:val="00E70227"/>
    <w:rsid w:val="00E72830"/>
    <w:rsid w:val="00E77F26"/>
    <w:rsid w:val="00E810B1"/>
    <w:rsid w:val="00E849C0"/>
    <w:rsid w:val="00E857B9"/>
    <w:rsid w:val="00E91D33"/>
    <w:rsid w:val="00E92FC0"/>
    <w:rsid w:val="00E93D8A"/>
    <w:rsid w:val="00E93E66"/>
    <w:rsid w:val="00E9787C"/>
    <w:rsid w:val="00EA6620"/>
    <w:rsid w:val="00EA6666"/>
    <w:rsid w:val="00EA75E1"/>
    <w:rsid w:val="00EB16FD"/>
    <w:rsid w:val="00EB54FC"/>
    <w:rsid w:val="00EC059F"/>
    <w:rsid w:val="00EC089B"/>
    <w:rsid w:val="00EC268E"/>
    <w:rsid w:val="00EC2F5D"/>
    <w:rsid w:val="00EC73C5"/>
    <w:rsid w:val="00EC7D96"/>
    <w:rsid w:val="00ED2163"/>
    <w:rsid w:val="00ED6401"/>
    <w:rsid w:val="00ED7673"/>
    <w:rsid w:val="00ED7CCC"/>
    <w:rsid w:val="00EE0335"/>
    <w:rsid w:val="00EE08AB"/>
    <w:rsid w:val="00EE284C"/>
    <w:rsid w:val="00EE2B89"/>
    <w:rsid w:val="00EE4090"/>
    <w:rsid w:val="00EE5947"/>
    <w:rsid w:val="00EF1012"/>
    <w:rsid w:val="00EF15D2"/>
    <w:rsid w:val="00EF4B39"/>
    <w:rsid w:val="00EF4E1B"/>
    <w:rsid w:val="00EF5A71"/>
    <w:rsid w:val="00EF5E6B"/>
    <w:rsid w:val="00EF5F6D"/>
    <w:rsid w:val="00EF6F67"/>
    <w:rsid w:val="00F11518"/>
    <w:rsid w:val="00F13856"/>
    <w:rsid w:val="00F20BFC"/>
    <w:rsid w:val="00F23E05"/>
    <w:rsid w:val="00F26741"/>
    <w:rsid w:val="00F30940"/>
    <w:rsid w:val="00F318E8"/>
    <w:rsid w:val="00F33235"/>
    <w:rsid w:val="00F36316"/>
    <w:rsid w:val="00F3711A"/>
    <w:rsid w:val="00F40917"/>
    <w:rsid w:val="00F437F1"/>
    <w:rsid w:val="00F43E66"/>
    <w:rsid w:val="00F44F76"/>
    <w:rsid w:val="00F46CAC"/>
    <w:rsid w:val="00F53991"/>
    <w:rsid w:val="00F5603C"/>
    <w:rsid w:val="00F56891"/>
    <w:rsid w:val="00F5773A"/>
    <w:rsid w:val="00F57B58"/>
    <w:rsid w:val="00F60A34"/>
    <w:rsid w:val="00F6103E"/>
    <w:rsid w:val="00F627B0"/>
    <w:rsid w:val="00F65013"/>
    <w:rsid w:val="00F66437"/>
    <w:rsid w:val="00F70442"/>
    <w:rsid w:val="00F76D86"/>
    <w:rsid w:val="00F825B4"/>
    <w:rsid w:val="00F83680"/>
    <w:rsid w:val="00F91F47"/>
    <w:rsid w:val="00F924DC"/>
    <w:rsid w:val="00F92A08"/>
    <w:rsid w:val="00F92B46"/>
    <w:rsid w:val="00F92FF8"/>
    <w:rsid w:val="00F93C65"/>
    <w:rsid w:val="00F97575"/>
    <w:rsid w:val="00FA1584"/>
    <w:rsid w:val="00FA500C"/>
    <w:rsid w:val="00FA7D20"/>
    <w:rsid w:val="00FB060E"/>
    <w:rsid w:val="00FB1A2D"/>
    <w:rsid w:val="00FC0294"/>
    <w:rsid w:val="00FC4162"/>
    <w:rsid w:val="00FC4365"/>
    <w:rsid w:val="00FC4505"/>
    <w:rsid w:val="00FC54E6"/>
    <w:rsid w:val="00FC6571"/>
    <w:rsid w:val="00FD16A5"/>
    <w:rsid w:val="00FD2095"/>
    <w:rsid w:val="00FD4EAB"/>
    <w:rsid w:val="00FE197E"/>
    <w:rsid w:val="00FF15F1"/>
    <w:rsid w:val="00FF2EDF"/>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 w:type="paragraph" w:styleId="Revision">
    <w:name w:val="Revision"/>
    <w:hidden/>
    <w:uiPriority w:val="99"/>
    <w:semiHidden/>
    <w:rsid w:val="001C0A72"/>
    <w:rPr>
      <w:sz w:val="19"/>
      <w:lang w:eastAsia="en-US"/>
    </w:rPr>
  </w:style>
  <w:style w:type="character" w:styleId="CommentReference">
    <w:name w:val="annotation reference"/>
    <w:basedOn w:val="DefaultParagraphFont"/>
    <w:uiPriority w:val="99"/>
    <w:semiHidden/>
    <w:unhideWhenUsed/>
    <w:rsid w:val="00931052"/>
    <w:rPr>
      <w:sz w:val="16"/>
      <w:szCs w:val="16"/>
    </w:rPr>
  </w:style>
  <w:style w:type="paragraph" w:styleId="CommentText">
    <w:name w:val="annotation text"/>
    <w:basedOn w:val="Normal"/>
    <w:link w:val="CommentTextChar"/>
    <w:uiPriority w:val="99"/>
    <w:unhideWhenUsed/>
    <w:rsid w:val="00931052"/>
    <w:pPr>
      <w:spacing w:line="240" w:lineRule="auto"/>
    </w:pPr>
    <w:rPr>
      <w:sz w:val="20"/>
    </w:rPr>
  </w:style>
  <w:style w:type="character" w:customStyle="1" w:styleId="CommentTextChar">
    <w:name w:val="Comment Text Char"/>
    <w:basedOn w:val="DefaultParagraphFont"/>
    <w:link w:val="CommentText"/>
    <w:uiPriority w:val="99"/>
    <w:rsid w:val="00931052"/>
    <w:rPr>
      <w:lang w:eastAsia="en-US"/>
    </w:rPr>
  </w:style>
  <w:style w:type="paragraph" w:styleId="CommentSubject">
    <w:name w:val="annotation subject"/>
    <w:basedOn w:val="CommentText"/>
    <w:next w:val="CommentText"/>
    <w:link w:val="CommentSubjectChar"/>
    <w:uiPriority w:val="99"/>
    <w:semiHidden/>
    <w:unhideWhenUsed/>
    <w:rsid w:val="00931052"/>
    <w:rPr>
      <w:b/>
      <w:bCs/>
    </w:rPr>
  </w:style>
  <w:style w:type="character" w:customStyle="1" w:styleId="CommentSubjectChar">
    <w:name w:val="Comment Subject Char"/>
    <w:basedOn w:val="CommentTextChar"/>
    <w:link w:val="CommentSubject"/>
    <w:uiPriority w:val="99"/>
    <w:semiHidden/>
    <w:rsid w:val="0093105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6508">
      <w:bodyDiv w:val="1"/>
      <w:marLeft w:val="0"/>
      <w:marRight w:val="0"/>
      <w:marTop w:val="0"/>
      <w:marBottom w:val="0"/>
      <w:divBdr>
        <w:top w:val="none" w:sz="0" w:space="0" w:color="auto"/>
        <w:left w:val="none" w:sz="0" w:space="0" w:color="auto"/>
        <w:bottom w:val="none" w:sz="0" w:space="0" w:color="auto"/>
        <w:right w:val="none" w:sz="0" w:space="0" w:color="auto"/>
      </w:divBdr>
    </w:div>
    <w:div w:id="124662714">
      <w:bodyDiv w:val="1"/>
      <w:marLeft w:val="0"/>
      <w:marRight w:val="0"/>
      <w:marTop w:val="0"/>
      <w:marBottom w:val="0"/>
      <w:divBdr>
        <w:top w:val="none" w:sz="0" w:space="0" w:color="auto"/>
        <w:left w:val="none" w:sz="0" w:space="0" w:color="auto"/>
        <w:bottom w:val="none" w:sz="0" w:space="0" w:color="auto"/>
        <w:right w:val="none" w:sz="0" w:space="0" w:color="auto"/>
      </w:divBdr>
    </w:div>
    <w:div w:id="196235294">
      <w:bodyDiv w:val="1"/>
      <w:marLeft w:val="0"/>
      <w:marRight w:val="0"/>
      <w:marTop w:val="0"/>
      <w:marBottom w:val="0"/>
      <w:divBdr>
        <w:top w:val="none" w:sz="0" w:space="0" w:color="auto"/>
        <w:left w:val="none" w:sz="0" w:space="0" w:color="auto"/>
        <w:bottom w:val="none" w:sz="0" w:space="0" w:color="auto"/>
        <w:right w:val="none" w:sz="0" w:space="0" w:color="auto"/>
      </w:divBdr>
    </w:div>
    <w:div w:id="250702851">
      <w:bodyDiv w:val="1"/>
      <w:marLeft w:val="0"/>
      <w:marRight w:val="0"/>
      <w:marTop w:val="0"/>
      <w:marBottom w:val="0"/>
      <w:divBdr>
        <w:top w:val="none" w:sz="0" w:space="0" w:color="auto"/>
        <w:left w:val="none" w:sz="0" w:space="0" w:color="auto"/>
        <w:bottom w:val="none" w:sz="0" w:space="0" w:color="auto"/>
        <w:right w:val="none" w:sz="0" w:space="0" w:color="auto"/>
      </w:divBdr>
    </w:div>
    <w:div w:id="263349365">
      <w:bodyDiv w:val="1"/>
      <w:marLeft w:val="0"/>
      <w:marRight w:val="0"/>
      <w:marTop w:val="0"/>
      <w:marBottom w:val="0"/>
      <w:divBdr>
        <w:top w:val="none" w:sz="0" w:space="0" w:color="auto"/>
        <w:left w:val="none" w:sz="0" w:space="0" w:color="auto"/>
        <w:bottom w:val="none" w:sz="0" w:space="0" w:color="auto"/>
        <w:right w:val="none" w:sz="0" w:space="0" w:color="auto"/>
      </w:divBdr>
    </w:div>
    <w:div w:id="305670173">
      <w:bodyDiv w:val="1"/>
      <w:marLeft w:val="0"/>
      <w:marRight w:val="0"/>
      <w:marTop w:val="0"/>
      <w:marBottom w:val="0"/>
      <w:divBdr>
        <w:top w:val="none" w:sz="0" w:space="0" w:color="auto"/>
        <w:left w:val="none" w:sz="0" w:space="0" w:color="auto"/>
        <w:bottom w:val="none" w:sz="0" w:space="0" w:color="auto"/>
        <w:right w:val="none" w:sz="0" w:space="0" w:color="auto"/>
      </w:divBdr>
    </w:div>
    <w:div w:id="334385533">
      <w:bodyDiv w:val="1"/>
      <w:marLeft w:val="0"/>
      <w:marRight w:val="0"/>
      <w:marTop w:val="0"/>
      <w:marBottom w:val="0"/>
      <w:divBdr>
        <w:top w:val="none" w:sz="0" w:space="0" w:color="auto"/>
        <w:left w:val="none" w:sz="0" w:space="0" w:color="auto"/>
        <w:bottom w:val="none" w:sz="0" w:space="0" w:color="auto"/>
        <w:right w:val="none" w:sz="0" w:space="0" w:color="auto"/>
      </w:divBdr>
    </w:div>
    <w:div w:id="475923272">
      <w:bodyDiv w:val="1"/>
      <w:marLeft w:val="0"/>
      <w:marRight w:val="0"/>
      <w:marTop w:val="0"/>
      <w:marBottom w:val="0"/>
      <w:divBdr>
        <w:top w:val="none" w:sz="0" w:space="0" w:color="auto"/>
        <w:left w:val="none" w:sz="0" w:space="0" w:color="auto"/>
        <w:bottom w:val="none" w:sz="0" w:space="0" w:color="auto"/>
        <w:right w:val="none" w:sz="0" w:space="0" w:color="auto"/>
      </w:divBdr>
    </w:div>
    <w:div w:id="642807884">
      <w:bodyDiv w:val="1"/>
      <w:marLeft w:val="0"/>
      <w:marRight w:val="0"/>
      <w:marTop w:val="0"/>
      <w:marBottom w:val="0"/>
      <w:divBdr>
        <w:top w:val="none" w:sz="0" w:space="0" w:color="auto"/>
        <w:left w:val="none" w:sz="0" w:space="0" w:color="auto"/>
        <w:bottom w:val="none" w:sz="0" w:space="0" w:color="auto"/>
        <w:right w:val="none" w:sz="0" w:space="0" w:color="auto"/>
      </w:divBdr>
    </w:div>
    <w:div w:id="799998488">
      <w:bodyDiv w:val="1"/>
      <w:marLeft w:val="0"/>
      <w:marRight w:val="0"/>
      <w:marTop w:val="0"/>
      <w:marBottom w:val="0"/>
      <w:divBdr>
        <w:top w:val="none" w:sz="0" w:space="0" w:color="auto"/>
        <w:left w:val="none" w:sz="0" w:space="0" w:color="auto"/>
        <w:bottom w:val="none" w:sz="0" w:space="0" w:color="auto"/>
        <w:right w:val="none" w:sz="0" w:space="0" w:color="auto"/>
      </w:divBdr>
    </w:div>
    <w:div w:id="835727745">
      <w:bodyDiv w:val="1"/>
      <w:marLeft w:val="0"/>
      <w:marRight w:val="0"/>
      <w:marTop w:val="0"/>
      <w:marBottom w:val="0"/>
      <w:divBdr>
        <w:top w:val="none" w:sz="0" w:space="0" w:color="auto"/>
        <w:left w:val="none" w:sz="0" w:space="0" w:color="auto"/>
        <w:bottom w:val="none" w:sz="0" w:space="0" w:color="auto"/>
        <w:right w:val="none" w:sz="0" w:space="0" w:color="auto"/>
      </w:divBdr>
    </w:div>
    <w:div w:id="853760505">
      <w:bodyDiv w:val="1"/>
      <w:marLeft w:val="0"/>
      <w:marRight w:val="0"/>
      <w:marTop w:val="0"/>
      <w:marBottom w:val="0"/>
      <w:divBdr>
        <w:top w:val="none" w:sz="0" w:space="0" w:color="auto"/>
        <w:left w:val="none" w:sz="0" w:space="0" w:color="auto"/>
        <w:bottom w:val="none" w:sz="0" w:space="0" w:color="auto"/>
        <w:right w:val="none" w:sz="0" w:space="0" w:color="auto"/>
      </w:divBdr>
    </w:div>
    <w:div w:id="920989806">
      <w:bodyDiv w:val="1"/>
      <w:marLeft w:val="0"/>
      <w:marRight w:val="0"/>
      <w:marTop w:val="0"/>
      <w:marBottom w:val="0"/>
      <w:divBdr>
        <w:top w:val="none" w:sz="0" w:space="0" w:color="auto"/>
        <w:left w:val="none" w:sz="0" w:space="0" w:color="auto"/>
        <w:bottom w:val="none" w:sz="0" w:space="0" w:color="auto"/>
        <w:right w:val="none" w:sz="0" w:space="0" w:color="auto"/>
      </w:divBdr>
    </w:div>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986469376">
      <w:bodyDiv w:val="1"/>
      <w:marLeft w:val="0"/>
      <w:marRight w:val="0"/>
      <w:marTop w:val="0"/>
      <w:marBottom w:val="0"/>
      <w:divBdr>
        <w:top w:val="none" w:sz="0" w:space="0" w:color="auto"/>
        <w:left w:val="none" w:sz="0" w:space="0" w:color="auto"/>
        <w:bottom w:val="none" w:sz="0" w:space="0" w:color="auto"/>
        <w:right w:val="none" w:sz="0" w:space="0" w:color="auto"/>
      </w:divBdr>
    </w:div>
    <w:div w:id="1056396992">
      <w:bodyDiv w:val="1"/>
      <w:marLeft w:val="0"/>
      <w:marRight w:val="0"/>
      <w:marTop w:val="0"/>
      <w:marBottom w:val="0"/>
      <w:divBdr>
        <w:top w:val="none" w:sz="0" w:space="0" w:color="auto"/>
        <w:left w:val="none" w:sz="0" w:space="0" w:color="auto"/>
        <w:bottom w:val="none" w:sz="0" w:space="0" w:color="auto"/>
        <w:right w:val="none" w:sz="0" w:space="0" w:color="auto"/>
      </w:divBdr>
    </w:div>
    <w:div w:id="1066296664">
      <w:bodyDiv w:val="1"/>
      <w:marLeft w:val="0"/>
      <w:marRight w:val="0"/>
      <w:marTop w:val="0"/>
      <w:marBottom w:val="0"/>
      <w:divBdr>
        <w:top w:val="none" w:sz="0" w:space="0" w:color="auto"/>
        <w:left w:val="none" w:sz="0" w:space="0" w:color="auto"/>
        <w:bottom w:val="none" w:sz="0" w:space="0" w:color="auto"/>
        <w:right w:val="none" w:sz="0" w:space="0" w:color="auto"/>
      </w:divBdr>
    </w:div>
    <w:div w:id="1129006969">
      <w:bodyDiv w:val="1"/>
      <w:marLeft w:val="0"/>
      <w:marRight w:val="0"/>
      <w:marTop w:val="0"/>
      <w:marBottom w:val="0"/>
      <w:divBdr>
        <w:top w:val="none" w:sz="0" w:space="0" w:color="auto"/>
        <w:left w:val="none" w:sz="0" w:space="0" w:color="auto"/>
        <w:bottom w:val="none" w:sz="0" w:space="0" w:color="auto"/>
        <w:right w:val="none" w:sz="0" w:space="0" w:color="auto"/>
      </w:divBdr>
    </w:div>
    <w:div w:id="1200628769">
      <w:bodyDiv w:val="1"/>
      <w:marLeft w:val="0"/>
      <w:marRight w:val="0"/>
      <w:marTop w:val="0"/>
      <w:marBottom w:val="0"/>
      <w:divBdr>
        <w:top w:val="none" w:sz="0" w:space="0" w:color="auto"/>
        <w:left w:val="none" w:sz="0" w:space="0" w:color="auto"/>
        <w:bottom w:val="none" w:sz="0" w:space="0" w:color="auto"/>
        <w:right w:val="none" w:sz="0" w:space="0" w:color="auto"/>
      </w:divBdr>
    </w:div>
    <w:div w:id="1217669085">
      <w:bodyDiv w:val="1"/>
      <w:marLeft w:val="0"/>
      <w:marRight w:val="0"/>
      <w:marTop w:val="0"/>
      <w:marBottom w:val="0"/>
      <w:divBdr>
        <w:top w:val="none" w:sz="0" w:space="0" w:color="auto"/>
        <w:left w:val="none" w:sz="0" w:space="0" w:color="auto"/>
        <w:bottom w:val="none" w:sz="0" w:space="0" w:color="auto"/>
        <w:right w:val="none" w:sz="0" w:space="0" w:color="auto"/>
      </w:divBdr>
    </w:div>
    <w:div w:id="1333140234">
      <w:bodyDiv w:val="1"/>
      <w:marLeft w:val="0"/>
      <w:marRight w:val="0"/>
      <w:marTop w:val="0"/>
      <w:marBottom w:val="0"/>
      <w:divBdr>
        <w:top w:val="none" w:sz="0" w:space="0" w:color="auto"/>
        <w:left w:val="none" w:sz="0" w:space="0" w:color="auto"/>
        <w:bottom w:val="none" w:sz="0" w:space="0" w:color="auto"/>
        <w:right w:val="none" w:sz="0" w:space="0" w:color="auto"/>
      </w:divBdr>
    </w:div>
    <w:div w:id="1458720450">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 w:id="2043701281">
      <w:bodyDiv w:val="1"/>
      <w:marLeft w:val="0"/>
      <w:marRight w:val="0"/>
      <w:marTop w:val="0"/>
      <w:marBottom w:val="0"/>
      <w:divBdr>
        <w:top w:val="none" w:sz="0" w:space="0" w:color="auto"/>
        <w:left w:val="none" w:sz="0" w:space="0" w:color="auto"/>
        <w:bottom w:val="none" w:sz="0" w:space="0" w:color="auto"/>
        <w:right w:val="none" w:sz="0" w:space="0" w:color="auto"/>
      </w:divBdr>
    </w:div>
    <w:div w:id="206806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comments" Target="comments.xm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github.com/zuercheram/bauestellen-app" TargetMode="External"/><Relationship Id="rId79" Type="http://schemas.openxmlformats.org/officeDocument/2006/relationships/hyperlink" Target="mailto:pl.user@zuercheram1.onmicrosoft.com" TargetMode="External"/><Relationship Id="rId5" Type="http://schemas.openxmlformats.org/officeDocument/2006/relationships/numbering" Target="numbering.xml"/><Relationship Id="rId61" Type="http://schemas.openxmlformats.org/officeDocument/2006/relationships/image" Target="media/image45.png"/><Relationship Id="rId82" Type="http://schemas.microsoft.com/office/2011/relationships/people" Target="people.xml"/><Relationship Id="rId19" Type="http://schemas.microsoft.com/office/2018/08/relationships/commentsExtensible" Target="commentsExtensi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accstoragedev.blob.core.windows.net/dev-app-distro/com.isolutions.baustellen.app.client.apk"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mailto:backoffice.user@zuercheram1.onmicrosoft.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mailto:field.user@zuercheram1.onmicrosoft.com"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sv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2.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3.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4.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80</Pages>
  <Words>34236</Words>
  <Characters>195148</Characters>
  <Application>Microsoft Office Word</Application>
  <DocSecurity>0</DocSecurity>
  <Lines>1626</Lines>
  <Paragraphs>457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228927</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58</cp:revision>
  <cp:lastPrinted>2013-10-16T15:12:00Z</cp:lastPrinted>
  <dcterms:created xsi:type="dcterms:W3CDTF">2025-03-08T11:33:00Z</dcterms:created>
  <dcterms:modified xsi:type="dcterms:W3CDTF">2025-03-09T20:37:00Z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zotero-version="7.0.13"&gt;&lt;session id="0H2xkjpZ"/&gt;&lt;style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