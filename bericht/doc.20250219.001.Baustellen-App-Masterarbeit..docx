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936713"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936713" w:rsidRDefault="00E10859" w:rsidP="00E10859">
                <w:pPr>
                  <w:tabs>
                    <w:tab w:val="left" w:pos="5387"/>
                  </w:tabs>
                  <w:rPr>
                    <w:b w:val="0"/>
                    <w:color w:val="FFFFFF" w:themeColor="background1"/>
                    <w14:textFill>
                      <w14:noFill/>
                    </w14:textFill>
                  </w:rPr>
                </w:pPr>
                <w:r w:rsidRPr="00936713">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936713" w14:paraId="63755015" w14:textId="77777777" w:rsidTr="002F6D23">
        <w:trPr>
          <w:trHeight w:hRule="exact" w:val="20"/>
        </w:trPr>
        <w:tc>
          <w:tcPr>
            <w:tcW w:w="11907" w:type="dxa"/>
            <w:shd w:val="clear" w:color="auto" w:fill="FAC300"/>
          </w:tcPr>
          <w:p w14:paraId="0A3662B4" w14:textId="77777777" w:rsidR="00E10859" w:rsidRPr="00936713" w:rsidRDefault="00E10859" w:rsidP="00E10859">
            <w:pPr>
              <w:tabs>
                <w:tab w:val="left" w:pos="5387"/>
              </w:tabs>
              <w:rPr>
                <w:sz w:val="12"/>
                <w:szCs w:val="12"/>
              </w:rPr>
            </w:pPr>
          </w:p>
        </w:tc>
      </w:tr>
    </w:tbl>
    <w:p w14:paraId="268E146A" w14:textId="77777777" w:rsidR="00E10859" w:rsidRPr="00936713"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936713" w14:paraId="4D7996E0" w14:textId="77777777" w:rsidTr="00CD37C7">
        <w:trPr>
          <w:trHeight w:val="1023"/>
        </w:trPr>
        <w:tc>
          <w:tcPr>
            <w:tcW w:w="9467" w:type="dxa"/>
            <w:gridSpan w:val="2"/>
            <w:shd w:val="clear" w:color="auto" w:fill="auto"/>
            <w:tcMar>
              <w:top w:w="0" w:type="dxa"/>
            </w:tcMar>
          </w:tcPr>
          <w:p w14:paraId="33B1F7BB" w14:textId="3F314F19" w:rsidR="00E10859" w:rsidRPr="00936713" w:rsidRDefault="009362E3" w:rsidP="00E10859">
            <w:pPr>
              <w:tabs>
                <w:tab w:val="left" w:pos="5387"/>
              </w:tabs>
              <w:spacing w:line="568" w:lineRule="atLeast"/>
              <w:rPr>
                <w:rFonts w:eastAsia="Times New Roman"/>
                <w:color w:val="000000"/>
                <w:spacing w:val="5"/>
                <w:kern w:val="28"/>
                <w:sz w:val="48"/>
                <w:szCs w:val="52"/>
              </w:rPr>
            </w:pPr>
            <w:r w:rsidRPr="00936713">
              <w:rPr>
                <w:rFonts w:eastAsia="Times New Roman"/>
                <w:color w:val="000000"/>
                <w:spacing w:val="5"/>
                <w:kern w:val="28"/>
                <w:sz w:val="48"/>
                <w:szCs w:val="52"/>
              </w:rPr>
              <w:t>THEIA Baustellen App</w:t>
            </w:r>
          </w:p>
        </w:tc>
      </w:tr>
      <w:tr w:rsidR="00E10859" w:rsidRPr="00936713" w14:paraId="62FFBE05" w14:textId="77777777" w:rsidTr="00CD37C7">
        <w:trPr>
          <w:trHeight w:hRule="exact" w:val="832"/>
        </w:trPr>
        <w:tc>
          <w:tcPr>
            <w:tcW w:w="9467" w:type="dxa"/>
            <w:gridSpan w:val="2"/>
            <w:shd w:val="clear" w:color="auto" w:fill="auto"/>
          </w:tcPr>
          <w:p w14:paraId="4C9DF653" w14:textId="1F3CFD47" w:rsidR="00E10859" w:rsidRPr="00936713" w:rsidRDefault="009362E3" w:rsidP="00E10859">
            <w:pPr>
              <w:tabs>
                <w:tab w:val="left" w:pos="5387"/>
              </w:tabs>
              <w:spacing w:line="320" w:lineRule="exact"/>
              <w:outlineLvl w:val="1"/>
              <w:rPr>
                <w:rFonts w:cs="Arial"/>
                <w:sz w:val="28"/>
                <w:szCs w:val="24"/>
              </w:rPr>
            </w:pPr>
            <w:bookmarkStart w:id="0" w:name="_Toc190802566"/>
            <w:r w:rsidRPr="00936713">
              <w:rPr>
                <w:rFonts w:cs="Arial"/>
                <w:sz w:val="28"/>
                <w:szCs w:val="24"/>
              </w:rPr>
              <w:t>Eine Lösungsarchitektur für eine mobile Applikation</w:t>
            </w:r>
            <w:bookmarkEnd w:id="0"/>
          </w:p>
        </w:tc>
      </w:tr>
      <w:tr w:rsidR="00E10859" w:rsidRPr="00936713" w14:paraId="40F59529" w14:textId="77777777" w:rsidTr="00CD37C7">
        <w:trPr>
          <w:trHeight w:hRule="exact" w:val="4253"/>
        </w:trPr>
        <w:tc>
          <w:tcPr>
            <w:tcW w:w="9467" w:type="dxa"/>
            <w:gridSpan w:val="2"/>
            <w:shd w:val="clear" w:color="auto" w:fill="auto"/>
          </w:tcPr>
          <w:p w14:paraId="0829A6ED" w14:textId="6F8EDB2A" w:rsidR="00E10859" w:rsidRPr="00936713" w:rsidRDefault="009362E3" w:rsidP="00E10859">
            <w:pPr>
              <w:tabs>
                <w:tab w:val="center" w:pos="4536"/>
                <w:tab w:val="left" w:pos="5387"/>
                <w:tab w:val="right" w:pos="9072"/>
              </w:tabs>
              <w:spacing w:line="240" w:lineRule="auto"/>
              <w:rPr>
                <w:b/>
                <w:color w:val="697D91"/>
                <w:szCs w:val="19"/>
              </w:rPr>
            </w:pPr>
            <w:r w:rsidRPr="00936713">
              <w:rPr>
                <w:b/>
              </w:rPr>
              <w:t>Masterthesis</w:t>
            </w:r>
          </w:p>
        </w:tc>
      </w:tr>
      <w:tr w:rsidR="00E10859" w:rsidRPr="00936713"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936713" w:rsidRDefault="00E10859" w:rsidP="00E10859">
            <w:r w:rsidRPr="00936713">
              <w:t>Studiengang:</w:t>
            </w:r>
          </w:p>
        </w:tc>
        <w:tc>
          <w:tcPr>
            <w:tcW w:w="4829" w:type="dxa"/>
            <w:shd w:val="clear" w:color="auto" w:fill="auto"/>
            <w:tcMar>
              <w:top w:w="57" w:type="dxa"/>
              <w:bottom w:w="57" w:type="dxa"/>
            </w:tcMar>
          </w:tcPr>
          <w:p w14:paraId="3B1AFD8D" w14:textId="4E9A4A4C" w:rsidR="00E10859" w:rsidRPr="00936713" w:rsidRDefault="009362E3" w:rsidP="00E10859">
            <w:r w:rsidRPr="00936713">
              <w:rPr>
                <w:szCs w:val="19"/>
              </w:rPr>
              <w:t>MAS-IT Software Architecture</w:t>
            </w:r>
          </w:p>
        </w:tc>
      </w:tr>
      <w:tr w:rsidR="00E10859" w:rsidRPr="00936713"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936713" w:rsidRDefault="00045A90" w:rsidP="00E10859">
            <w:r w:rsidRPr="00936713">
              <w:t>Autor</w:t>
            </w:r>
            <w:r w:rsidR="00E10859" w:rsidRPr="00936713">
              <w:t>:</w:t>
            </w:r>
          </w:p>
        </w:tc>
        <w:tc>
          <w:tcPr>
            <w:tcW w:w="4829" w:type="dxa"/>
            <w:shd w:val="clear" w:color="auto" w:fill="auto"/>
            <w:tcMar>
              <w:top w:w="57" w:type="dxa"/>
              <w:bottom w:w="57" w:type="dxa"/>
            </w:tcMar>
          </w:tcPr>
          <w:p w14:paraId="3EC0EEA2" w14:textId="0A587996" w:rsidR="00E10859" w:rsidRPr="00936713" w:rsidRDefault="009362E3" w:rsidP="00E10859">
            <w:r w:rsidRPr="00936713">
              <w:rPr>
                <w:szCs w:val="19"/>
              </w:rPr>
              <w:t>Zürcher Amos | Software Architect</w:t>
            </w:r>
          </w:p>
        </w:tc>
      </w:tr>
      <w:tr w:rsidR="00E10859" w:rsidRPr="008F168E"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936713" w:rsidRDefault="00E10859" w:rsidP="00E10859">
            <w:r w:rsidRPr="00936713">
              <w:t>Betreuer:</w:t>
            </w:r>
          </w:p>
        </w:tc>
        <w:tc>
          <w:tcPr>
            <w:tcW w:w="4829" w:type="dxa"/>
            <w:shd w:val="clear" w:color="auto" w:fill="auto"/>
            <w:tcMar>
              <w:top w:w="57" w:type="dxa"/>
              <w:bottom w:w="57" w:type="dxa"/>
            </w:tcMar>
          </w:tcPr>
          <w:p w14:paraId="79BD83D2" w14:textId="56D0736B" w:rsidR="00E10859" w:rsidRPr="00295D9C" w:rsidRDefault="009362E3" w:rsidP="00E10859">
            <w:pPr>
              <w:rPr>
                <w:lang w:val="en-US"/>
              </w:rPr>
            </w:pPr>
            <w:r w:rsidRPr="00295D9C">
              <w:rPr>
                <w:szCs w:val="19"/>
                <w:lang w:val="en-US"/>
              </w:rPr>
              <w:t>Staub Bill | Business Unit Lead “Business Solutions”</w:t>
            </w:r>
          </w:p>
        </w:tc>
      </w:tr>
      <w:tr w:rsidR="00E10859" w:rsidRPr="00936713"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936713" w:rsidRDefault="00E10859" w:rsidP="00E10859">
            <w:r w:rsidRPr="00936713">
              <w:t>Auftraggeber</w:t>
            </w:r>
            <w:r w:rsidR="00AF49B3">
              <w:t>in</w:t>
            </w:r>
            <w:r w:rsidRPr="00936713">
              <w:t>:</w:t>
            </w:r>
          </w:p>
        </w:tc>
        <w:tc>
          <w:tcPr>
            <w:tcW w:w="4829" w:type="dxa"/>
            <w:shd w:val="clear" w:color="auto" w:fill="auto"/>
            <w:tcMar>
              <w:top w:w="57" w:type="dxa"/>
              <w:bottom w:w="57" w:type="dxa"/>
            </w:tcMar>
          </w:tcPr>
          <w:p w14:paraId="29C9AC68" w14:textId="7B868EEA" w:rsidR="00E10859" w:rsidRPr="00936713" w:rsidRDefault="009362E3" w:rsidP="00E10859">
            <w:r w:rsidRPr="00936713">
              <w:rPr>
                <w:szCs w:val="19"/>
              </w:rPr>
              <w:t>Helion AG</w:t>
            </w:r>
          </w:p>
        </w:tc>
      </w:tr>
      <w:tr w:rsidR="00E10859" w:rsidRPr="00936713"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936713" w:rsidRDefault="00E10859" w:rsidP="00E10859">
            <w:r w:rsidRPr="00936713">
              <w:t>Expert</w:t>
            </w:r>
            <w:r w:rsidR="001C0A72">
              <w:t>e</w:t>
            </w:r>
            <w:r w:rsidRPr="00936713">
              <w:t>:</w:t>
            </w:r>
          </w:p>
        </w:tc>
        <w:tc>
          <w:tcPr>
            <w:tcW w:w="4829" w:type="dxa"/>
            <w:shd w:val="clear" w:color="auto" w:fill="auto"/>
            <w:tcMar>
              <w:top w:w="57" w:type="dxa"/>
              <w:bottom w:w="57" w:type="dxa"/>
            </w:tcMar>
          </w:tcPr>
          <w:p w14:paraId="2BB91181" w14:textId="42DE306C" w:rsidR="00E10859" w:rsidRPr="00936713" w:rsidRDefault="009362E3" w:rsidP="00E10859">
            <w:r w:rsidRPr="00936713">
              <w:rPr>
                <w:szCs w:val="19"/>
              </w:rPr>
              <w:t>Kleiner Helmut Max, Schmidhauser Arno</w:t>
            </w:r>
          </w:p>
        </w:tc>
      </w:tr>
      <w:tr w:rsidR="00E10859" w:rsidRPr="00936713"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936713" w:rsidRDefault="00E10859" w:rsidP="00E10859">
            <w:r w:rsidRPr="00936713">
              <w:t>Datum:</w:t>
            </w:r>
          </w:p>
        </w:tc>
        <w:tc>
          <w:tcPr>
            <w:tcW w:w="4829" w:type="dxa"/>
            <w:shd w:val="clear" w:color="auto" w:fill="auto"/>
            <w:tcMar>
              <w:top w:w="57" w:type="dxa"/>
              <w:bottom w:w="57" w:type="dxa"/>
            </w:tcMar>
          </w:tcPr>
          <w:p w14:paraId="31DE8D4A" w14:textId="77777777" w:rsidR="00E10859" w:rsidRPr="00936713" w:rsidRDefault="00E10859" w:rsidP="00E10859">
            <w:r w:rsidRPr="00936713">
              <w:rPr>
                <w:szCs w:val="19"/>
              </w:rPr>
              <w:fldChar w:fldCharType="begin">
                <w:ffData>
                  <w:name w:val=""/>
                  <w:enabled/>
                  <w:calcOnExit w:val="0"/>
                  <w:textInput>
                    <w:default w:val="[Datum einfügen]"/>
                  </w:textInput>
                </w:ffData>
              </w:fldChar>
            </w:r>
            <w:r w:rsidRPr="00936713">
              <w:rPr>
                <w:szCs w:val="19"/>
              </w:rPr>
              <w:instrText xml:space="preserve"> FORMTEXT </w:instrText>
            </w:r>
            <w:r w:rsidRPr="00936713">
              <w:rPr>
                <w:szCs w:val="19"/>
              </w:rPr>
            </w:r>
            <w:r w:rsidRPr="00936713">
              <w:rPr>
                <w:szCs w:val="19"/>
              </w:rPr>
              <w:fldChar w:fldCharType="separate"/>
            </w:r>
            <w:r w:rsidRPr="00936713">
              <w:rPr>
                <w:szCs w:val="19"/>
              </w:rPr>
              <w:t>[Datum einfügen]</w:t>
            </w:r>
            <w:r w:rsidRPr="00936713">
              <w:rPr>
                <w:szCs w:val="19"/>
              </w:rPr>
              <w:fldChar w:fldCharType="end"/>
            </w:r>
          </w:p>
        </w:tc>
      </w:tr>
    </w:tbl>
    <w:p w14:paraId="27A42326" w14:textId="77777777" w:rsidR="00E10859" w:rsidRPr="00936713" w:rsidRDefault="00E10859"/>
    <w:p w14:paraId="5EE5426B" w14:textId="77777777" w:rsidR="00E10859" w:rsidRPr="00936713" w:rsidRDefault="00E10859"/>
    <w:p w14:paraId="1C31E601" w14:textId="77777777" w:rsidR="00F825B4" w:rsidRPr="00936713" w:rsidRDefault="00F825B4" w:rsidP="004F7B96">
      <w:pPr>
        <w:pStyle w:val="Inhaltsverzeichnis"/>
        <w:spacing w:line="100" w:lineRule="atLeast"/>
        <w:rPr>
          <w:sz w:val="10"/>
          <w:szCs w:val="10"/>
        </w:rPr>
        <w:sectPr w:rsidR="00F825B4" w:rsidRPr="00936713"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936713" w:rsidRDefault="00802E50" w:rsidP="00802E50">
      <w:pPr>
        <w:pStyle w:val="Inhaltsverzeichnis"/>
      </w:pPr>
      <w:bookmarkStart w:id="1" w:name="_Toc190802567"/>
      <w:r w:rsidRPr="00936713">
        <w:lastRenderedPageBreak/>
        <w:t>Management Summary</w:t>
      </w:r>
      <w:bookmarkEnd w:id="1"/>
    </w:p>
    <w:p w14:paraId="6CD28036" w14:textId="77777777" w:rsidR="00802E50" w:rsidRPr="00936713" w:rsidRDefault="00802E50" w:rsidP="00802E50"/>
    <w:p w14:paraId="0A421ED5" w14:textId="77777777" w:rsidR="004A4D9D" w:rsidRPr="00936713" w:rsidRDefault="004A4D9D" w:rsidP="007F2BDB">
      <w:pPr>
        <w:rPr>
          <w:b/>
        </w:rPr>
      </w:pPr>
      <w:r w:rsidRPr="00936713">
        <w:rPr>
          <w:b/>
        </w:rPr>
        <w:t>Ausgangslage</w:t>
      </w:r>
    </w:p>
    <w:p w14:paraId="69C0F48A" w14:textId="7255116B" w:rsidR="003511EC" w:rsidRPr="00936713" w:rsidRDefault="004F2D1A" w:rsidP="007F2BDB">
      <w:r>
        <w:t xml:space="preserve">Die Helion AG hat sich auf die Installation von Solar und Energiespeichertechnik spezialisiert. Für das Projektmanagement wird eine Anwendung namens THEIA eingesetzt. THEIA besteht aus einem Desktop Client und einem Backend. Mitarbeiter und Mitarbeiterinnen der Helion AG müssen </w:t>
      </w:r>
      <w:r w:rsidR="0080744F">
        <w:t>wä</w:t>
      </w:r>
      <w:r w:rsidR="001C0A72">
        <w:t>h</w:t>
      </w:r>
      <w:r w:rsidR="0080744F">
        <w:t xml:space="preserve">rend Installationsarbeiten oft auf Projektdaten und Funktionen in THEIA zugreifen. In der bisherigen Lösung </w:t>
      </w:r>
      <w:r w:rsidR="00931052">
        <w:t xml:space="preserve">von </w:t>
      </w:r>
      <w:r w:rsidR="0080744F">
        <w:t xml:space="preserve">THEIA setzt dies eine aktive </w:t>
      </w:r>
      <w:r w:rsidR="00931052">
        <w:t>Internetv</w:t>
      </w:r>
      <w:r w:rsidR="0080744F">
        <w:t xml:space="preserve">erbindung voraus. </w:t>
      </w:r>
      <w:commentRangeStart w:id="2"/>
      <w:r w:rsidR="0080744F" w:rsidRPr="000B148A">
        <w:t xml:space="preserve">Oft </w:t>
      </w:r>
      <w:r w:rsidR="000B148A" w:rsidRPr="000B148A">
        <w:t>haben</w:t>
      </w:r>
      <w:r w:rsidR="0080744F" w:rsidRPr="000B148A">
        <w:t xml:space="preserve"> Mitarbeiter</w:t>
      </w:r>
      <w:r w:rsidR="000B148A" w:rsidRPr="000B148A">
        <w:t>I</w:t>
      </w:r>
      <w:r w:rsidR="0080744F" w:rsidRPr="000B148A">
        <w:t>nnen</w:t>
      </w:r>
      <w:r w:rsidR="000B148A" w:rsidRPr="000B148A">
        <w:rPr>
          <w:rStyle w:val="FootnoteReference"/>
        </w:rPr>
        <w:footnoteReference w:id="1"/>
      </w:r>
      <w:r w:rsidR="0080744F" w:rsidRPr="000B148A">
        <w:t xml:space="preserve"> auf der Baustelle ohne aktive Internetverbindung wieder</w:t>
      </w:r>
      <w:commentRangeEnd w:id="2"/>
      <w:r w:rsidR="00931052" w:rsidRPr="000B148A">
        <w:rPr>
          <w:rStyle w:val="CommentReference"/>
        </w:rPr>
        <w:commentReference w:id="2"/>
      </w:r>
      <w:r w:rsidR="0080744F" w:rsidRPr="000B148A">
        <w:t>.</w:t>
      </w:r>
      <w:r w:rsidR="0080744F">
        <w:t xml:space="preserve"> </w:t>
      </w:r>
      <w:r w:rsidR="00DB7C23">
        <w:t>Eine mobile App für Android und iOS Geräte könnte die Projektdaten und Funktionen auch offline verfügbar machen. In so einem Szenario ist d</w:t>
      </w:r>
      <w:r w:rsidR="000B148A">
        <w:t>er</w:t>
      </w:r>
      <w:r w:rsidR="00DB7C23">
        <w:t xml:space="preserve"> </w:t>
      </w:r>
      <w:r w:rsidR="000B148A" w:rsidRPr="000B148A">
        <w:t>Datentransfer und</w:t>
      </w:r>
      <w:commentRangeStart w:id="3"/>
      <w:r w:rsidR="00DB7C23" w:rsidRPr="000B148A">
        <w:t xml:space="preserve"> das Zusammenführen von Daten</w:t>
      </w:r>
      <w:commentRangeEnd w:id="3"/>
      <w:r w:rsidR="00931052" w:rsidRPr="000B148A">
        <w:rPr>
          <w:rStyle w:val="CommentReference"/>
        </w:rPr>
        <w:commentReference w:id="3"/>
      </w:r>
      <w:r w:rsidR="00DB7C23" w:rsidRPr="000B148A">
        <w:t xml:space="preserve"> </w:t>
      </w:r>
      <w:r w:rsidR="00DB7C23">
        <w:t>eine besondere Herausforderung</w:t>
      </w:r>
      <w:r w:rsidR="00132D96">
        <w:t xml:space="preserve">. Aus den Anforderungen der Helion AG wurde ein Pflichtenheft ausgearbeitet, welches als Grundlage für diese Arbeit </w:t>
      </w:r>
      <w:r w:rsidR="00931052">
        <w:t>dient</w:t>
      </w:r>
      <w:r w:rsidR="00132D96">
        <w:t>.</w:t>
      </w:r>
    </w:p>
    <w:p w14:paraId="2B0DE7FA" w14:textId="77777777" w:rsidR="004A4D9D" w:rsidRPr="00936713" w:rsidRDefault="004A4D9D" w:rsidP="003511EC"/>
    <w:p w14:paraId="2A724599" w14:textId="506E1AFB" w:rsidR="003511EC" w:rsidRPr="00936713" w:rsidRDefault="004A4D9D" w:rsidP="003511EC">
      <w:pPr>
        <w:rPr>
          <w:b/>
        </w:rPr>
      </w:pPr>
      <w:r w:rsidRPr="00936713">
        <w:rPr>
          <w:b/>
        </w:rPr>
        <w:t>Ziel</w:t>
      </w:r>
    </w:p>
    <w:p w14:paraId="1D5B93CD" w14:textId="019B379C" w:rsidR="004A4D9D" w:rsidRDefault="00DB7C23" w:rsidP="003511EC">
      <w:r>
        <w:t xml:space="preserve">Das Ziel dieser Arbeit besteht darin eine geeignete Methode für die Datensynchronisation zu finden, welche </w:t>
      </w:r>
      <w:r w:rsidR="00103070">
        <w:t xml:space="preserve">den </w:t>
      </w:r>
      <w:r>
        <w:t xml:space="preserve">Anforderungen der Helion AG </w:t>
      </w:r>
      <w:r w:rsidR="00103070">
        <w:t>entspricht</w:t>
      </w:r>
      <w:r w:rsidR="00132D96">
        <w:t>. In einem «Software Architektur Dokument» wird eine Lösungsarchitektur aufgezeigt, welche die Anforderungen der Helion AG erfüllt.</w:t>
      </w:r>
    </w:p>
    <w:p w14:paraId="72D49AAB" w14:textId="77777777" w:rsidR="00132D96" w:rsidRDefault="00132D96" w:rsidP="003511EC"/>
    <w:p w14:paraId="37949681" w14:textId="4CF5D720" w:rsidR="00132D96" w:rsidRPr="00936713" w:rsidRDefault="00132D96" w:rsidP="003511EC">
      <w:r>
        <w:t xml:space="preserve">Geplant war eine Umsetzung der Lösung. Auf Grund des </w:t>
      </w:r>
      <w:r w:rsidR="00103070">
        <w:t xml:space="preserve">zu grossen </w:t>
      </w:r>
      <w:r>
        <w:t xml:space="preserve">Umfangs musste dieses Ziel angepasst werden. Umgesetzt wird ein Proof of Concept, welcher die Funktion der </w:t>
      </w:r>
      <w:r w:rsidR="005C16A3">
        <w:t>k</w:t>
      </w:r>
      <w:r>
        <w:t>onzipierten Datensynchronisation</w:t>
      </w:r>
      <w:r w:rsidR="005C16A3">
        <w:t xml:space="preserve"> und</w:t>
      </w:r>
      <w:r>
        <w:t xml:space="preserve"> das Sicherheitskonzept mit Authentifizierung und Autorisierung </w:t>
      </w:r>
      <w:r w:rsidR="005C16A3">
        <w:t>aufzeigt. Dies wird erreicht mit einer minimalen Implementation der fachlichen Anforderungen bezüglich Projektdaten.</w:t>
      </w:r>
    </w:p>
    <w:p w14:paraId="76C3E6CE" w14:textId="77777777" w:rsidR="004A4D9D" w:rsidRPr="00936713" w:rsidRDefault="004A4D9D" w:rsidP="003511EC"/>
    <w:p w14:paraId="44F83B67" w14:textId="368FAC05" w:rsidR="004A4D9D" w:rsidRPr="00936713" w:rsidRDefault="004A4D9D" w:rsidP="003511EC">
      <w:pPr>
        <w:rPr>
          <w:b/>
        </w:rPr>
      </w:pPr>
      <w:r w:rsidRPr="00936713">
        <w:rPr>
          <w:b/>
        </w:rPr>
        <w:t>Vorgehen</w:t>
      </w:r>
    </w:p>
    <w:p w14:paraId="310F5A46" w14:textId="6100F9B1" w:rsidR="004A4D9D" w:rsidRDefault="005C16A3" w:rsidP="003511EC">
      <w:r>
        <w:t xml:space="preserve">Zum Thema Datensynchronisation in mobilen Applikationen wurden drei Methoden nähre betrachtet. In einer Nutzwertananlyse wurde gezeigt, dass die Methode «Timestamp Transfer» die Anforderungen der Helion AG am besten erfüllt. </w:t>
      </w:r>
    </w:p>
    <w:p w14:paraId="7BE4B8F8" w14:textId="77777777" w:rsidR="005C16A3" w:rsidRDefault="005C16A3" w:rsidP="003511EC"/>
    <w:p w14:paraId="55A715A3" w14:textId="415F25C7" w:rsidR="005C16A3" w:rsidRDefault="005C16A3" w:rsidP="003511EC">
      <w:r>
        <w:t xml:space="preserve">Basierend auf den Anforderungen der Helion AG und des </w:t>
      </w:r>
      <w:r w:rsidR="00642A1B">
        <w:t>Ergebniss</w:t>
      </w:r>
      <w:r>
        <w:t xml:space="preserve"> der Nutzwertanalyse wurde eine Lösungsarchitektur ausgearbeitet.</w:t>
      </w:r>
    </w:p>
    <w:p w14:paraId="55C3E0CC" w14:textId="77777777" w:rsidR="005C16A3" w:rsidRDefault="005C16A3" w:rsidP="003511EC"/>
    <w:p w14:paraId="01797EA2" w14:textId="42B26E40" w:rsidR="005C16A3" w:rsidRPr="00936713" w:rsidRDefault="005C16A3" w:rsidP="003511EC">
      <w:r>
        <w:t>In einer Implementierung im Umfang eines Proof of Concepts wurde die Funktion der Datensynchronisation und das Sicherheitskonzept getestet.</w:t>
      </w:r>
    </w:p>
    <w:p w14:paraId="76209CB0" w14:textId="77777777" w:rsidR="004A4D9D" w:rsidRPr="00936713" w:rsidRDefault="004A4D9D" w:rsidP="003511EC"/>
    <w:p w14:paraId="66F91065" w14:textId="64E74256" w:rsidR="004A4D9D" w:rsidRPr="00936713" w:rsidRDefault="004A4D9D" w:rsidP="003511EC">
      <w:pPr>
        <w:rPr>
          <w:b/>
        </w:rPr>
      </w:pPr>
      <w:r w:rsidRPr="00936713">
        <w:rPr>
          <w:b/>
        </w:rPr>
        <w:t>Ergebnisse</w:t>
      </w:r>
    </w:p>
    <w:p w14:paraId="0483D424" w14:textId="77777777" w:rsidR="004A4D9D" w:rsidRDefault="004A4D9D" w:rsidP="003511EC"/>
    <w:p w14:paraId="74EBE519" w14:textId="5561E291" w:rsidR="005C16A3" w:rsidRPr="00936713" w:rsidRDefault="005C16A3" w:rsidP="003511EC">
      <w:r w:rsidRPr="005C16A3">
        <w:rPr>
          <w:highlight w:val="yellow"/>
        </w:rPr>
        <w:t>TODO</w:t>
      </w:r>
    </w:p>
    <w:p w14:paraId="2EF0C4E3" w14:textId="50FEA0E0" w:rsidR="004F7B96" w:rsidRPr="00936713" w:rsidRDefault="00802E50" w:rsidP="00776FA1">
      <w:pPr>
        <w:pStyle w:val="Inhaltsverzeichnis"/>
        <w:tabs>
          <w:tab w:val="center" w:pos="4733"/>
        </w:tabs>
      </w:pPr>
      <w:r w:rsidRPr="00936713">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936713" w:rsidRDefault="00776FA1" w:rsidP="00776FA1">
          <w:pPr>
            <w:pStyle w:val="Title"/>
            <w:rPr>
              <w:rFonts w:eastAsia="Lucida Sans" w:cs="Arial"/>
              <w:color w:val="auto"/>
              <w:spacing w:val="0"/>
              <w:kern w:val="0"/>
              <w:sz w:val="28"/>
              <w:szCs w:val="24"/>
            </w:rPr>
          </w:pPr>
          <w:r w:rsidRPr="00936713">
            <w:rPr>
              <w:rFonts w:eastAsia="Lucida Sans" w:cs="Arial"/>
              <w:color w:val="auto"/>
              <w:spacing w:val="0"/>
              <w:kern w:val="0"/>
              <w:sz w:val="28"/>
              <w:szCs w:val="24"/>
            </w:rPr>
            <w:t>Inhaltsverzeichnis</w:t>
          </w:r>
        </w:p>
        <w:p w14:paraId="5DDC97C9" w14:textId="77777777" w:rsidR="00776FA1" w:rsidRPr="00936713" w:rsidRDefault="00776FA1" w:rsidP="00776FA1"/>
        <w:p w14:paraId="087FE0F3" w14:textId="18619250" w:rsidR="006F18FF"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\o "1-3" \h \z \u </w:instrText>
          </w:r>
          <w:r w:rsidRPr="00936713">
            <w:fldChar w:fldCharType="separate"/>
          </w:r>
          <w:hyperlink w:anchor="_Toc190802566" w:history="1">
            <w:r w:rsidR="006F18FF" w:rsidRPr="00FA750C">
              <w:rPr>
                <w:rStyle w:val="Hyperlink"/>
                <w:rFonts w:cs="Arial"/>
                <w:noProof/>
              </w:rPr>
              <w:t>Eine Lösungsarchitektur für eine mobile Applikation</w:t>
            </w:r>
            <w:r w:rsidR="006F18FF">
              <w:rPr>
                <w:noProof/>
                <w:webHidden/>
              </w:rPr>
              <w:tab/>
            </w:r>
            <w:r w:rsidR="006F18FF">
              <w:rPr>
                <w:noProof/>
                <w:webHidden/>
              </w:rPr>
              <w:fldChar w:fldCharType="begin"/>
            </w:r>
            <w:r w:rsidR="006F18FF">
              <w:rPr>
                <w:noProof/>
                <w:webHidden/>
              </w:rPr>
              <w:instrText xml:space="preserve"> PAGEREF _Toc190802566 \h </w:instrText>
            </w:r>
            <w:r w:rsidR="006F18FF">
              <w:rPr>
                <w:noProof/>
                <w:webHidden/>
              </w:rPr>
            </w:r>
            <w:r w:rsidR="006F18FF">
              <w:rPr>
                <w:noProof/>
                <w:webHidden/>
              </w:rPr>
              <w:fldChar w:fldCharType="separate"/>
            </w:r>
            <w:r w:rsidR="006F18FF">
              <w:rPr>
                <w:noProof/>
                <w:webHidden/>
              </w:rPr>
              <w:t>1</w:t>
            </w:r>
            <w:r w:rsidR="006F18FF">
              <w:rPr>
                <w:noProof/>
                <w:webHidden/>
              </w:rPr>
              <w:fldChar w:fldCharType="end"/>
            </w:r>
          </w:hyperlink>
        </w:p>
        <w:p w14:paraId="2CE57523" w14:textId="509A013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67" w:history="1">
            <w:r w:rsidRPr="00FA750C">
              <w:rPr>
                <w:rStyle w:val="Hyperlink"/>
                <w:noProof/>
              </w:rPr>
              <w:t>Management Summary</w:t>
            </w:r>
            <w:r>
              <w:rPr>
                <w:noProof/>
                <w:webHidden/>
              </w:rPr>
              <w:tab/>
            </w:r>
            <w:r>
              <w:rPr>
                <w:noProof/>
                <w:webHidden/>
              </w:rPr>
              <w:fldChar w:fldCharType="begin"/>
            </w:r>
            <w:r>
              <w:rPr>
                <w:noProof/>
                <w:webHidden/>
              </w:rPr>
              <w:instrText xml:space="preserve"> PAGEREF _Toc190802567 \h </w:instrText>
            </w:r>
            <w:r>
              <w:rPr>
                <w:noProof/>
                <w:webHidden/>
              </w:rPr>
            </w:r>
            <w:r>
              <w:rPr>
                <w:noProof/>
                <w:webHidden/>
              </w:rPr>
              <w:fldChar w:fldCharType="separate"/>
            </w:r>
            <w:r>
              <w:rPr>
                <w:noProof/>
                <w:webHidden/>
              </w:rPr>
              <w:t>2</w:t>
            </w:r>
            <w:r>
              <w:rPr>
                <w:noProof/>
                <w:webHidden/>
              </w:rPr>
              <w:fldChar w:fldCharType="end"/>
            </w:r>
          </w:hyperlink>
        </w:p>
        <w:p w14:paraId="79CB95A8" w14:textId="66CA355E"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68" w:history="1">
            <w:r w:rsidRPr="00FA750C">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Einleitung</w:t>
            </w:r>
            <w:r>
              <w:rPr>
                <w:noProof/>
                <w:webHidden/>
              </w:rPr>
              <w:tab/>
            </w:r>
            <w:r>
              <w:rPr>
                <w:noProof/>
                <w:webHidden/>
              </w:rPr>
              <w:fldChar w:fldCharType="begin"/>
            </w:r>
            <w:r>
              <w:rPr>
                <w:noProof/>
                <w:webHidden/>
              </w:rPr>
              <w:instrText xml:space="preserve"> PAGEREF _Toc190802568 \h </w:instrText>
            </w:r>
            <w:r>
              <w:rPr>
                <w:noProof/>
                <w:webHidden/>
              </w:rPr>
            </w:r>
            <w:r>
              <w:rPr>
                <w:noProof/>
                <w:webHidden/>
              </w:rPr>
              <w:fldChar w:fldCharType="separate"/>
            </w:r>
            <w:r>
              <w:rPr>
                <w:noProof/>
                <w:webHidden/>
              </w:rPr>
              <w:t>5</w:t>
            </w:r>
            <w:r>
              <w:rPr>
                <w:noProof/>
                <w:webHidden/>
              </w:rPr>
              <w:fldChar w:fldCharType="end"/>
            </w:r>
          </w:hyperlink>
        </w:p>
        <w:p w14:paraId="123934FC" w14:textId="6898ABFE"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69" w:history="1">
            <w:r w:rsidRPr="00FA750C">
              <w:rPr>
                <w:rStyle w:val="Hyperlink"/>
                <w:noProof/>
              </w:rPr>
              <w:t>1.1 Ausganslage und Motivation</w:t>
            </w:r>
            <w:r>
              <w:rPr>
                <w:noProof/>
                <w:webHidden/>
              </w:rPr>
              <w:tab/>
            </w:r>
            <w:r>
              <w:rPr>
                <w:noProof/>
                <w:webHidden/>
              </w:rPr>
              <w:fldChar w:fldCharType="begin"/>
            </w:r>
            <w:r>
              <w:rPr>
                <w:noProof/>
                <w:webHidden/>
              </w:rPr>
              <w:instrText xml:space="preserve"> PAGEREF _Toc190802569 \h </w:instrText>
            </w:r>
            <w:r>
              <w:rPr>
                <w:noProof/>
                <w:webHidden/>
              </w:rPr>
            </w:r>
            <w:r>
              <w:rPr>
                <w:noProof/>
                <w:webHidden/>
              </w:rPr>
              <w:fldChar w:fldCharType="separate"/>
            </w:r>
            <w:r>
              <w:rPr>
                <w:noProof/>
                <w:webHidden/>
              </w:rPr>
              <w:t>5</w:t>
            </w:r>
            <w:r>
              <w:rPr>
                <w:noProof/>
                <w:webHidden/>
              </w:rPr>
              <w:fldChar w:fldCharType="end"/>
            </w:r>
          </w:hyperlink>
        </w:p>
        <w:p w14:paraId="37B27134" w14:textId="3338C10B"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0" w:history="1">
            <w:r w:rsidRPr="00FA750C">
              <w:rPr>
                <w:rStyle w:val="Hyperlink"/>
                <w:noProof/>
              </w:rPr>
              <w:t>1.2 Problemstellung</w:t>
            </w:r>
            <w:r>
              <w:rPr>
                <w:noProof/>
                <w:webHidden/>
              </w:rPr>
              <w:tab/>
            </w:r>
            <w:r>
              <w:rPr>
                <w:noProof/>
                <w:webHidden/>
              </w:rPr>
              <w:fldChar w:fldCharType="begin"/>
            </w:r>
            <w:r>
              <w:rPr>
                <w:noProof/>
                <w:webHidden/>
              </w:rPr>
              <w:instrText xml:space="preserve"> PAGEREF _Toc190802570 \h </w:instrText>
            </w:r>
            <w:r>
              <w:rPr>
                <w:noProof/>
                <w:webHidden/>
              </w:rPr>
            </w:r>
            <w:r>
              <w:rPr>
                <w:noProof/>
                <w:webHidden/>
              </w:rPr>
              <w:fldChar w:fldCharType="separate"/>
            </w:r>
            <w:r>
              <w:rPr>
                <w:noProof/>
                <w:webHidden/>
              </w:rPr>
              <w:t>5</w:t>
            </w:r>
            <w:r>
              <w:rPr>
                <w:noProof/>
                <w:webHidden/>
              </w:rPr>
              <w:fldChar w:fldCharType="end"/>
            </w:r>
          </w:hyperlink>
        </w:p>
        <w:p w14:paraId="53ADA092" w14:textId="4F3099FC"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1" w:history="1">
            <w:r w:rsidRPr="00FA750C">
              <w:rPr>
                <w:rStyle w:val="Hyperlink"/>
                <w:noProof/>
              </w:rPr>
              <w:t>1.3 Ziel der Arbeit</w:t>
            </w:r>
            <w:r>
              <w:rPr>
                <w:noProof/>
                <w:webHidden/>
              </w:rPr>
              <w:tab/>
            </w:r>
            <w:r>
              <w:rPr>
                <w:noProof/>
                <w:webHidden/>
              </w:rPr>
              <w:fldChar w:fldCharType="begin"/>
            </w:r>
            <w:r>
              <w:rPr>
                <w:noProof/>
                <w:webHidden/>
              </w:rPr>
              <w:instrText xml:space="preserve"> PAGEREF _Toc190802571 \h </w:instrText>
            </w:r>
            <w:r>
              <w:rPr>
                <w:noProof/>
                <w:webHidden/>
              </w:rPr>
            </w:r>
            <w:r>
              <w:rPr>
                <w:noProof/>
                <w:webHidden/>
              </w:rPr>
              <w:fldChar w:fldCharType="separate"/>
            </w:r>
            <w:r>
              <w:rPr>
                <w:noProof/>
                <w:webHidden/>
              </w:rPr>
              <w:t>5</w:t>
            </w:r>
            <w:r>
              <w:rPr>
                <w:noProof/>
                <w:webHidden/>
              </w:rPr>
              <w:fldChar w:fldCharType="end"/>
            </w:r>
          </w:hyperlink>
        </w:p>
        <w:p w14:paraId="46F5E239" w14:textId="24583E09"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2" w:history="1">
            <w:r w:rsidRPr="00FA750C">
              <w:rPr>
                <w:rStyle w:val="Hyperlink"/>
                <w:noProof/>
              </w:rPr>
              <w:t>1.4 Abgrenzung</w:t>
            </w:r>
            <w:r>
              <w:rPr>
                <w:noProof/>
                <w:webHidden/>
              </w:rPr>
              <w:tab/>
            </w:r>
            <w:r>
              <w:rPr>
                <w:noProof/>
                <w:webHidden/>
              </w:rPr>
              <w:fldChar w:fldCharType="begin"/>
            </w:r>
            <w:r>
              <w:rPr>
                <w:noProof/>
                <w:webHidden/>
              </w:rPr>
              <w:instrText xml:space="preserve"> PAGEREF _Toc190802572 \h </w:instrText>
            </w:r>
            <w:r>
              <w:rPr>
                <w:noProof/>
                <w:webHidden/>
              </w:rPr>
            </w:r>
            <w:r>
              <w:rPr>
                <w:noProof/>
                <w:webHidden/>
              </w:rPr>
              <w:fldChar w:fldCharType="separate"/>
            </w:r>
            <w:r>
              <w:rPr>
                <w:noProof/>
                <w:webHidden/>
              </w:rPr>
              <w:t>6</w:t>
            </w:r>
            <w:r>
              <w:rPr>
                <w:noProof/>
                <w:webHidden/>
              </w:rPr>
              <w:fldChar w:fldCharType="end"/>
            </w:r>
          </w:hyperlink>
        </w:p>
        <w:p w14:paraId="61F46EBC" w14:textId="27A616E9"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3" w:history="1">
            <w:r w:rsidRPr="00FA750C">
              <w:rPr>
                <w:rStyle w:val="Hyperlink"/>
                <w:noProof/>
              </w:rPr>
              <w:t>1.5 Aufbau der Arbeit</w:t>
            </w:r>
            <w:r>
              <w:rPr>
                <w:noProof/>
                <w:webHidden/>
              </w:rPr>
              <w:tab/>
            </w:r>
            <w:r>
              <w:rPr>
                <w:noProof/>
                <w:webHidden/>
              </w:rPr>
              <w:fldChar w:fldCharType="begin"/>
            </w:r>
            <w:r>
              <w:rPr>
                <w:noProof/>
                <w:webHidden/>
              </w:rPr>
              <w:instrText xml:space="preserve"> PAGEREF _Toc190802573 \h </w:instrText>
            </w:r>
            <w:r>
              <w:rPr>
                <w:noProof/>
                <w:webHidden/>
              </w:rPr>
            </w:r>
            <w:r>
              <w:rPr>
                <w:noProof/>
                <w:webHidden/>
              </w:rPr>
              <w:fldChar w:fldCharType="separate"/>
            </w:r>
            <w:r>
              <w:rPr>
                <w:noProof/>
                <w:webHidden/>
              </w:rPr>
              <w:t>6</w:t>
            </w:r>
            <w:r>
              <w:rPr>
                <w:noProof/>
                <w:webHidden/>
              </w:rPr>
              <w:fldChar w:fldCharType="end"/>
            </w:r>
          </w:hyperlink>
        </w:p>
        <w:p w14:paraId="79490DD1" w14:textId="41E41463"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74" w:history="1">
            <w:r w:rsidRPr="00FA750C">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Literaturreview</w:t>
            </w:r>
            <w:r>
              <w:rPr>
                <w:noProof/>
                <w:webHidden/>
              </w:rPr>
              <w:tab/>
            </w:r>
            <w:r>
              <w:rPr>
                <w:noProof/>
                <w:webHidden/>
              </w:rPr>
              <w:fldChar w:fldCharType="begin"/>
            </w:r>
            <w:r>
              <w:rPr>
                <w:noProof/>
                <w:webHidden/>
              </w:rPr>
              <w:instrText xml:space="preserve"> PAGEREF _Toc190802574 \h </w:instrText>
            </w:r>
            <w:r>
              <w:rPr>
                <w:noProof/>
                <w:webHidden/>
              </w:rPr>
            </w:r>
            <w:r>
              <w:rPr>
                <w:noProof/>
                <w:webHidden/>
              </w:rPr>
              <w:fldChar w:fldCharType="separate"/>
            </w:r>
            <w:r>
              <w:rPr>
                <w:noProof/>
                <w:webHidden/>
              </w:rPr>
              <w:t>7</w:t>
            </w:r>
            <w:r>
              <w:rPr>
                <w:noProof/>
                <w:webHidden/>
              </w:rPr>
              <w:fldChar w:fldCharType="end"/>
            </w:r>
          </w:hyperlink>
        </w:p>
        <w:p w14:paraId="02A3FDDF" w14:textId="2512235C"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5" w:history="1">
            <w:r w:rsidRPr="00FA750C">
              <w:rPr>
                <w:rStyle w:val="Hyperlink"/>
                <w:noProof/>
              </w:rPr>
              <w:t>2.1 Grundlagen</w:t>
            </w:r>
            <w:r>
              <w:rPr>
                <w:noProof/>
                <w:webHidden/>
              </w:rPr>
              <w:tab/>
            </w:r>
            <w:r>
              <w:rPr>
                <w:noProof/>
                <w:webHidden/>
              </w:rPr>
              <w:fldChar w:fldCharType="begin"/>
            </w:r>
            <w:r>
              <w:rPr>
                <w:noProof/>
                <w:webHidden/>
              </w:rPr>
              <w:instrText xml:space="preserve"> PAGEREF _Toc190802575 \h </w:instrText>
            </w:r>
            <w:r>
              <w:rPr>
                <w:noProof/>
                <w:webHidden/>
              </w:rPr>
            </w:r>
            <w:r>
              <w:rPr>
                <w:noProof/>
                <w:webHidden/>
              </w:rPr>
              <w:fldChar w:fldCharType="separate"/>
            </w:r>
            <w:r>
              <w:rPr>
                <w:noProof/>
                <w:webHidden/>
              </w:rPr>
              <w:t>7</w:t>
            </w:r>
            <w:r>
              <w:rPr>
                <w:noProof/>
                <w:webHidden/>
              </w:rPr>
              <w:fldChar w:fldCharType="end"/>
            </w:r>
          </w:hyperlink>
        </w:p>
        <w:p w14:paraId="684EF9B3" w14:textId="75589817"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6" w:history="1">
            <w:r w:rsidRPr="00FA750C">
              <w:rPr>
                <w:rStyle w:val="Hyperlink"/>
                <w:noProof/>
              </w:rPr>
              <w:t>2.1.1 Set Reconciliation Problem</w:t>
            </w:r>
            <w:r>
              <w:rPr>
                <w:noProof/>
                <w:webHidden/>
              </w:rPr>
              <w:tab/>
            </w:r>
            <w:r>
              <w:rPr>
                <w:noProof/>
                <w:webHidden/>
              </w:rPr>
              <w:fldChar w:fldCharType="begin"/>
            </w:r>
            <w:r>
              <w:rPr>
                <w:noProof/>
                <w:webHidden/>
              </w:rPr>
              <w:instrText xml:space="preserve"> PAGEREF _Toc190802576 \h </w:instrText>
            </w:r>
            <w:r>
              <w:rPr>
                <w:noProof/>
                <w:webHidden/>
              </w:rPr>
            </w:r>
            <w:r>
              <w:rPr>
                <w:noProof/>
                <w:webHidden/>
              </w:rPr>
              <w:fldChar w:fldCharType="separate"/>
            </w:r>
            <w:r>
              <w:rPr>
                <w:noProof/>
                <w:webHidden/>
              </w:rPr>
              <w:t>7</w:t>
            </w:r>
            <w:r>
              <w:rPr>
                <w:noProof/>
                <w:webHidden/>
              </w:rPr>
              <w:fldChar w:fldCharType="end"/>
            </w:r>
          </w:hyperlink>
        </w:p>
        <w:p w14:paraId="38CE2FE2" w14:textId="4267B86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7" w:history="1">
            <w:r w:rsidRPr="00FA750C">
              <w:rPr>
                <w:rStyle w:val="Hyperlink"/>
                <w:noProof/>
              </w:rPr>
              <w:t>2.1.2 CAP Theorem</w:t>
            </w:r>
            <w:r>
              <w:rPr>
                <w:noProof/>
                <w:webHidden/>
              </w:rPr>
              <w:tab/>
            </w:r>
            <w:r>
              <w:rPr>
                <w:noProof/>
                <w:webHidden/>
              </w:rPr>
              <w:fldChar w:fldCharType="begin"/>
            </w:r>
            <w:r>
              <w:rPr>
                <w:noProof/>
                <w:webHidden/>
              </w:rPr>
              <w:instrText xml:space="preserve"> PAGEREF _Toc190802577 \h </w:instrText>
            </w:r>
            <w:r>
              <w:rPr>
                <w:noProof/>
                <w:webHidden/>
              </w:rPr>
            </w:r>
            <w:r>
              <w:rPr>
                <w:noProof/>
                <w:webHidden/>
              </w:rPr>
              <w:fldChar w:fldCharType="separate"/>
            </w:r>
            <w:r>
              <w:rPr>
                <w:noProof/>
                <w:webHidden/>
              </w:rPr>
              <w:t>7</w:t>
            </w:r>
            <w:r>
              <w:rPr>
                <w:noProof/>
                <w:webHidden/>
              </w:rPr>
              <w:fldChar w:fldCharType="end"/>
            </w:r>
          </w:hyperlink>
        </w:p>
        <w:p w14:paraId="590FB223" w14:textId="2E46CCF5"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78" w:history="1">
            <w:r w:rsidRPr="00FA750C">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_Toc190802578 \h </w:instrText>
            </w:r>
            <w:r>
              <w:rPr>
                <w:noProof/>
                <w:webHidden/>
              </w:rPr>
            </w:r>
            <w:r>
              <w:rPr>
                <w:noProof/>
                <w:webHidden/>
              </w:rPr>
              <w:fldChar w:fldCharType="separate"/>
            </w:r>
            <w:r>
              <w:rPr>
                <w:noProof/>
                <w:webHidden/>
              </w:rPr>
              <w:t>8</w:t>
            </w:r>
            <w:r>
              <w:rPr>
                <w:noProof/>
                <w:webHidden/>
              </w:rPr>
              <w:fldChar w:fldCharType="end"/>
            </w:r>
          </w:hyperlink>
        </w:p>
        <w:p w14:paraId="4A31DC07" w14:textId="70021434"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79" w:history="1">
            <w:r w:rsidRPr="00FA750C">
              <w:rPr>
                <w:rStyle w:val="Hyperlink"/>
                <w:noProof/>
              </w:rPr>
              <w:t>2.2.1 Datensynchronisation</w:t>
            </w:r>
            <w:r>
              <w:rPr>
                <w:noProof/>
                <w:webHidden/>
              </w:rPr>
              <w:tab/>
            </w:r>
            <w:r>
              <w:rPr>
                <w:noProof/>
                <w:webHidden/>
              </w:rPr>
              <w:fldChar w:fldCharType="begin"/>
            </w:r>
            <w:r>
              <w:rPr>
                <w:noProof/>
                <w:webHidden/>
              </w:rPr>
              <w:instrText xml:space="preserve"> PAGEREF _Toc190802579 \h </w:instrText>
            </w:r>
            <w:r>
              <w:rPr>
                <w:noProof/>
                <w:webHidden/>
              </w:rPr>
            </w:r>
            <w:r>
              <w:rPr>
                <w:noProof/>
                <w:webHidden/>
              </w:rPr>
              <w:fldChar w:fldCharType="separate"/>
            </w:r>
            <w:r>
              <w:rPr>
                <w:noProof/>
                <w:webHidden/>
              </w:rPr>
              <w:t>8</w:t>
            </w:r>
            <w:r>
              <w:rPr>
                <w:noProof/>
                <w:webHidden/>
              </w:rPr>
              <w:fldChar w:fldCharType="end"/>
            </w:r>
          </w:hyperlink>
        </w:p>
        <w:p w14:paraId="75D2E749" w14:textId="3853C9D9"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80" w:history="1">
            <w:r w:rsidRPr="00FA750C">
              <w:rPr>
                <w:rStyle w:val="Hyperlink"/>
                <w:noProof/>
              </w:rPr>
              <w:t>2.2.2 Datenspeicher und Verfügbarkeit</w:t>
            </w:r>
            <w:r>
              <w:rPr>
                <w:noProof/>
                <w:webHidden/>
              </w:rPr>
              <w:tab/>
            </w:r>
            <w:r>
              <w:rPr>
                <w:noProof/>
                <w:webHidden/>
              </w:rPr>
              <w:fldChar w:fldCharType="begin"/>
            </w:r>
            <w:r>
              <w:rPr>
                <w:noProof/>
                <w:webHidden/>
              </w:rPr>
              <w:instrText xml:space="preserve"> PAGEREF _Toc190802580 \h </w:instrText>
            </w:r>
            <w:r>
              <w:rPr>
                <w:noProof/>
                <w:webHidden/>
              </w:rPr>
            </w:r>
            <w:r>
              <w:rPr>
                <w:noProof/>
                <w:webHidden/>
              </w:rPr>
              <w:fldChar w:fldCharType="separate"/>
            </w:r>
            <w:r>
              <w:rPr>
                <w:noProof/>
                <w:webHidden/>
              </w:rPr>
              <w:t>10</w:t>
            </w:r>
            <w:r>
              <w:rPr>
                <w:noProof/>
                <w:webHidden/>
              </w:rPr>
              <w:fldChar w:fldCharType="end"/>
            </w:r>
          </w:hyperlink>
        </w:p>
        <w:p w14:paraId="36FFC731" w14:textId="2A7C5D9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81" w:history="1">
            <w:r w:rsidRPr="00FA750C">
              <w:rPr>
                <w:rStyle w:val="Hyperlink"/>
                <w:noProof/>
              </w:rPr>
              <w:t>2.2.3 Datenübertragung</w:t>
            </w:r>
            <w:r>
              <w:rPr>
                <w:noProof/>
                <w:webHidden/>
              </w:rPr>
              <w:tab/>
            </w:r>
            <w:r>
              <w:rPr>
                <w:noProof/>
                <w:webHidden/>
              </w:rPr>
              <w:fldChar w:fldCharType="begin"/>
            </w:r>
            <w:r>
              <w:rPr>
                <w:noProof/>
                <w:webHidden/>
              </w:rPr>
              <w:instrText xml:space="preserve"> PAGEREF _Toc190802581 \h </w:instrText>
            </w:r>
            <w:r>
              <w:rPr>
                <w:noProof/>
                <w:webHidden/>
              </w:rPr>
            </w:r>
            <w:r>
              <w:rPr>
                <w:noProof/>
                <w:webHidden/>
              </w:rPr>
              <w:fldChar w:fldCharType="separate"/>
            </w:r>
            <w:r>
              <w:rPr>
                <w:noProof/>
                <w:webHidden/>
              </w:rPr>
              <w:t>11</w:t>
            </w:r>
            <w:r>
              <w:rPr>
                <w:noProof/>
                <w:webHidden/>
              </w:rPr>
              <w:fldChar w:fldCharType="end"/>
            </w:r>
          </w:hyperlink>
        </w:p>
        <w:p w14:paraId="0D897D64" w14:textId="5FD7CF0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82" w:history="1">
            <w:r w:rsidRPr="00FA750C">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Methodik</w:t>
            </w:r>
            <w:r>
              <w:rPr>
                <w:noProof/>
                <w:webHidden/>
              </w:rPr>
              <w:tab/>
            </w:r>
            <w:r>
              <w:rPr>
                <w:noProof/>
                <w:webHidden/>
              </w:rPr>
              <w:fldChar w:fldCharType="begin"/>
            </w:r>
            <w:r>
              <w:rPr>
                <w:noProof/>
                <w:webHidden/>
              </w:rPr>
              <w:instrText xml:space="preserve"> PAGEREF _Toc190802582 \h </w:instrText>
            </w:r>
            <w:r>
              <w:rPr>
                <w:noProof/>
                <w:webHidden/>
              </w:rPr>
            </w:r>
            <w:r>
              <w:rPr>
                <w:noProof/>
                <w:webHidden/>
              </w:rPr>
              <w:fldChar w:fldCharType="separate"/>
            </w:r>
            <w:r>
              <w:rPr>
                <w:noProof/>
                <w:webHidden/>
              </w:rPr>
              <w:t>14</w:t>
            </w:r>
            <w:r>
              <w:rPr>
                <w:noProof/>
                <w:webHidden/>
              </w:rPr>
              <w:fldChar w:fldCharType="end"/>
            </w:r>
          </w:hyperlink>
        </w:p>
        <w:p w14:paraId="6E9C2FF4" w14:textId="67CEB27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3" w:history="1">
            <w:r w:rsidRPr="00FA750C">
              <w:rPr>
                <w:rStyle w:val="Hyperlink"/>
                <w:noProof/>
              </w:rPr>
              <w:t>3.1 Projektmanagement</w:t>
            </w:r>
            <w:r>
              <w:rPr>
                <w:noProof/>
                <w:webHidden/>
              </w:rPr>
              <w:tab/>
            </w:r>
            <w:r>
              <w:rPr>
                <w:noProof/>
                <w:webHidden/>
              </w:rPr>
              <w:fldChar w:fldCharType="begin"/>
            </w:r>
            <w:r>
              <w:rPr>
                <w:noProof/>
                <w:webHidden/>
              </w:rPr>
              <w:instrText xml:space="preserve"> PAGEREF _Toc190802583 \h </w:instrText>
            </w:r>
            <w:r>
              <w:rPr>
                <w:noProof/>
                <w:webHidden/>
              </w:rPr>
            </w:r>
            <w:r>
              <w:rPr>
                <w:noProof/>
                <w:webHidden/>
              </w:rPr>
              <w:fldChar w:fldCharType="separate"/>
            </w:r>
            <w:r>
              <w:rPr>
                <w:noProof/>
                <w:webHidden/>
              </w:rPr>
              <w:t>14</w:t>
            </w:r>
            <w:r>
              <w:rPr>
                <w:noProof/>
                <w:webHidden/>
              </w:rPr>
              <w:fldChar w:fldCharType="end"/>
            </w:r>
          </w:hyperlink>
        </w:p>
        <w:p w14:paraId="78E8A08B" w14:textId="28750414"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4" w:history="1">
            <w:r w:rsidRPr="00FA750C">
              <w:rPr>
                <w:rStyle w:val="Hyperlink"/>
                <w:noProof/>
              </w:rPr>
              <w:t>3.2 Masterthesis Zeitplan</w:t>
            </w:r>
            <w:r>
              <w:rPr>
                <w:noProof/>
                <w:webHidden/>
              </w:rPr>
              <w:tab/>
            </w:r>
            <w:r>
              <w:rPr>
                <w:noProof/>
                <w:webHidden/>
              </w:rPr>
              <w:fldChar w:fldCharType="begin"/>
            </w:r>
            <w:r>
              <w:rPr>
                <w:noProof/>
                <w:webHidden/>
              </w:rPr>
              <w:instrText xml:space="preserve"> PAGEREF _Toc190802584 \h </w:instrText>
            </w:r>
            <w:r>
              <w:rPr>
                <w:noProof/>
                <w:webHidden/>
              </w:rPr>
            </w:r>
            <w:r>
              <w:rPr>
                <w:noProof/>
                <w:webHidden/>
              </w:rPr>
              <w:fldChar w:fldCharType="separate"/>
            </w:r>
            <w:r>
              <w:rPr>
                <w:noProof/>
                <w:webHidden/>
              </w:rPr>
              <w:t>15</w:t>
            </w:r>
            <w:r>
              <w:rPr>
                <w:noProof/>
                <w:webHidden/>
              </w:rPr>
              <w:fldChar w:fldCharType="end"/>
            </w:r>
          </w:hyperlink>
        </w:p>
        <w:p w14:paraId="0F63ECE9" w14:textId="2C96BF17"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5" w:history="1">
            <w:r w:rsidRPr="00FA750C">
              <w:rPr>
                <w:rStyle w:val="Hyperlink"/>
                <w:noProof/>
              </w:rPr>
              <w:t>3.3 Entwurf der Lösungsarchitektur</w:t>
            </w:r>
            <w:r>
              <w:rPr>
                <w:noProof/>
                <w:webHidden/>
              </w:rPr>
              <w:tab/>
            </w:r>
            <w:r>
              <w:rPr>
                <w:noProof/>
                <w:webHidden/>
              </w:rPr>
              <w:fldChar w:fldCharType="begin"/>
            </w:r>
            <w:r>
              <w:rPr>
                <w:noProof/>
                <w:webHidden/>
              </w:rPr>
              <w:instrText xml:space="preserve"> PAGEREF _Toc190802585 \h </w:instrText>
            </w:r>
            <w:r>
              <w:rPr>
                <w:noProof/>
                <w:webHidden/>
              </w:rPr>
            </w:r>
            <w:r>
              <w:rPr>
                <w:noProof/>
                <w:webHidden/>
              </w:rPr>
              <w:fldChar w:fldCharType="separate"/>
            </w:r>
            <w:r>
              <w:rPr>
                <w:noProof/>
                <w:webHidden/>
              </w:rPr>
              <w:t>16</w:t>
            </w:r>
            <w:r>
              <w:rPr>
                <w:noProof/>
                <w:webHidden/>
              </w:rPr>
              <w:fldChar w:fldCharType="end"/>
            </w:r>
          </w:hyperlink>
        </w:p>
        <w:p w14:paraId="0784563A" w14:textId="7CA458F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6" w:history="1">
            <w:r w:rsidRPr="00FA750C">
              <w:rPr>
                <w:rStyle w:val="Hyperlink"/>
                <w:noProof/>
              </w:rPr>
              <w:t>3.4 Analyse der Datensynchronisation</w:t>
            </w:r>
            <w:r>
              <w:rPr>
                <w:noProof/>
                <w:webHidden/>
              </w:rPr>
              <w:tab/>
            </w:r>
            <w:r>
              <w:rPr>
                <w:noProof/>
                <w:webHidden/>
              </w:rPr>
              <w:fldChar w:fldCharType="begin"/>
            </w:r>
            <w:r>
              <w:rPr>
                <w:noProof/>
                <w:webHidden/>
              </w:rPr>
              <w:instrText xml:space="preserve"> PAGEREF _Toc190802586 \h </w:instrText>
            </w:r>
            <w:r>
              <w:rPr>
                <w:noProof/>
                <w:webHidden/>
              </w:rPr>
            </w:r>
            <w:r>
              <w:rPr>
                <w:noProof/>
                <w:webHidden/>
              </w:rPr>
              <w:fldChar w:fldCharType="separate"/>
            </w:r>
            <w:r>
              <w:rPr>
                <w:noProof/>
                <w:webHidden/>
              </w:rPr>
              <w:t>16</w:t>
            </w:r>
            <w:r>
              <w:rPr>
                <w:noProof/>
                <w:webHidden/>
              </w:rPr>
              <w:fldChar w:fldCharType="end"/>
            </w:r>
          </w:hyperlink>
        </w:p>
        <w:p w14:paraId="7AECAFA8" w14:textId="6527A465"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7" w:history="1">
            <w:r w:rsidRPr="00FA750C">
              <w:rPr>
                <w:rStyle w:val="Hyperlink"/>
                <w:noProof/>
              </w:rPr>
              <w:t>3.5 Umsetzung der Baustellen App als PoC</w:t>
            </w:r>
            <w:r>
              <w:rPr>
                <w:noProof/>
                <w:webHidden/>
              </w:rPr>
              <w:tab/>
            </w:r>
            <w:r>
              <w:rPr>
                <w:noProof/>
                <w:webHidden/>
              </w:rPr>
              <w:fldChar w:fldCharType="begin"/>
            </w:r>
            <w:r>
              <w:rPr>
                <w:noProof/>
                <w:webHidden/>
              </w:rPr>
              <w:instrText xml:space="preserve"> PAGEREF _Toc190802587 \h </w:instrText>
            </w:r>
            <w:r>
              <w:rPr>
                <w:noProof/>
                <w:webHidden/>
              </w:rPr>
            </w:r>
            <w:r>
              <w:rPr>
                <w:noProof/>
                <w:webHidden/>
              </w:rPr>
              <w:fldChar w:fldCharType="separate"/>
            </w:r>
            <w:r>
              <w:rPr>
                <w:noProof/>
                <w:webHidden/>
              </w:rPr>
              <w:t>16</w:t>
            </w:r>
            <w:r>
              <w:rPr>
                <w:noProof/>
                <w:webHidden/>
              </w:rPr>
              <w:fldChar w:fldCharType="end"/>
            </w:r>
          </w:hyperlink>
        </w:p>
        <w:p w14:paraId="651BAFE6" w14:textId="33C930B5"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588" w:history="1">
            <w:r w:rsidRPr="00FA750C">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Ergebnisse</w:t>
            </w:r>
            <w:r>
              <w:rPr>
                <w:noProof/>
                <w:webHidden/>
              </w:rPr>
              <w:tab/>
            </w:r>
            <w:r>
              <w:rPr>
                <w:noProof/>
                <w:webHidden/>
              </w:rPr>
              <w:fldChar w:fldCharType="begin"/>
            </w:r>
            <w:r>
              <w:rPr>
                <w:noProof/>
                <w:webHidden/>
              </w:rPr>
              <w:instrText xml:space="preserve"> PAGEREF _Toc190802588 \h </w:instrText>
            </w:r>
            <w:r>
              <w:rPr>
                <w:noProof/>
                <w:webHidden/>
              </w:rPr>
            </w:r>
            <w:r>
              <w:rPr>
                <w:noProof/>
                <w:webHidden/>
              </w:rPr>
              <w:fldChar w:fldCharType="separate"/>
            </w:r>
            <w:r>
              <w:rPr>
                <w:noProof/>
                <w:webHidden/>
              </w:rPr>
              <w:t>17</w:t>
            </w:r>
            <w:r>
              <w:rPr>
                <w:noProof/>
                <w:webHidden/>
              </w:rPr>
              <w:fldChar w:fldCharType="end"/>
            </w:r>
          </w:hyperlink>
        </w:p>
        <w:p w14:paraId="7237EBBC" w14:textId="446D6D5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89" w:history="1">
            <w:r w:rsidRPr="00FA750C">
              <w:rPr>
                <w:rStyle w:val="Hyperlink"/>
                <w:noProof/>
              </w:rPr>
              <w:t>4.1 Pflichtenheft</w:t>
            </w:r>
            <w:r>
              <w:rPr>
                <w:noProof/>
                <w:webHidden/>
              </w:rPr>
              <w:tab/>
            </w:r>
            <w:r>
              <w:rPr>
                <w:noProof/>
                <w:webHidden/>
              </w:rPr>
              <w:fldChar w:fldCharType="begin"/>
            </w:r>
            <w:r>
              <w:rPr>
                <w:noProof/>
                <w:webHidden/>
              </w:rPr>
              <w:instrText xml:space="preserve"> PAGEREF _Toc190802589 \h </w:instrText>
            </w:r>
            <w:r>
              <w:rPr>
                <w:noProof/>
                <w:webHidden/>
              </w:rPr>
            </w:r>
            <w:r>
              <w:rPr>
                <w:noProof/>
                <w:webHidden/>
              </w:rPr>
              <w:fldChar w:fldCharType="separate"/>
            </w:r>
            <w:r>
              <w:rPr>
                <w:noProof/>
                <w:webHidden/>
              </w:rPr>
              <w:t>17</w:t>
            </w:r>
            <w:r>
              <w:rPr>
                <w:noProof/>
                <w:webHidden/>
              </w:rPr>
              <w:fldChar w:fldCharType="end"/>
            </w:r>
          </w:hyperlink>
        </w:p>
        <w:p w14:paraId="665B7BB0" w14:textId="2DD4B7BF"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0" w:history="1">
            <w:r w:rsidRPr="00FA750C">
              <w:rPr>
                <w:rStyle w:val="Hyperlink"/>
                <w:noProof/>
              </w:rPr>
              <w:t>4.1.1 Authentifizierung</w:t>
            </w:r>
            <w:r>
              <w:rPr>
                <w:noProof/>
                <w:webHidden/>
              </w:rPr>
              <w:tab/>
            </w:r>
            <w:r>
              <w:rPr>
                <w:noProof/>
                <w:webHidden/>
              </w:rPr>
              <w:fldChar w:fldCharType="begin"/>
            </w:r>
            <w:r>
              <w:rPr>
                <w:noProof/>
                <w:webHidden/>
              </w:rPr>
              <w:instrText xml:space="preserve"> PAGEREF _Toc190802590 \h </w:instrText>
            </w:r>
            <w:r>
              <w:rPr>
                <w:noProof/>
                <w:webHidden/>
              </w:rPr>
            </w:r>
            <w:r>
              <w:rPr>
                <w:noProof/>
                <w:webHidden/>
              </w:rPr>
              <w:fldChar w:fldCharType="separate"/>
            </w:r>
            <w:r>
              <w:rPr>
                <w:noProof/>
                <w:webHidden/>
              </w:rPr>
              <w:t>17</w:t>
            </w:r>
            <w:r>
              <w:rPr>
                <w:noProof/>
                <w:webHidden/>
              </w:rPr>
              <w:fldChar w:fldCharType="end"/>
            </w:r>
          </w:hyperlink>
        </w:p>
        <w:p w14:paraId="5EA4FA75" w14:textId="02EC3EC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1" w:history="1">
            <w:r w:rsidRPr="00FA750C">
              <w:rPr>
                <w:rStyle w:val="Hyperlink"/>
                <w:noProof/>
              </w:rPr>
              <w:t>4.1.2 Projektübersicht</w:t>
            </w:r>
            <w:r>
              <w:rPr>
                <w:noProof/>
                <w:webHidden/>
              </w:rPr>
              <w:tab/>
            </w:r>
            <w:r>
              <w:rPr>
                <w:noProof/>
                <w:webHidden/>
              </w:rPr>
              <w:fldChar w:fldCharType="begin"/>
            </w:r>
            <w:r>
              <w:rPr>
                <w:noProof/>
                <w:webHidden/>
              </w:rPr>
              <w:instrText xml:space="preserve"> PAGEREF _Toc190802591 \h </w:instrText>
            </w:r>
            <w:r>
              <w:rPr>
                <w:noProof/>
                <w:webHidden/>
              </w:rPr>
            </w:r>
            <w:r>
              <w:rPr>
                <w:noProof/>
                <w:webHidden/>
              </w:rPr>
              <w:fldChar w:fldCharType="separate"/>
            </w:r>
            <w:r>
              <w:rPr>
                <w:noProof/>
                <w:webHidden/>
              </w:rPr>
              <w:t>17</w:t>
            </w:r>
            <w:r>
              <w:rPr>
                <w:noProof/>
                <w:webHidden/>
              </w:rPr>
              <w:fldChar w:fldCharType="end"/>
            </w:r>
          </w:hyperlink>
        </w:p>
        <w:p w14:paraId="7A294D71" w14:textId="2B3BAD15"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2" w:history="1">
            <w:r w:rsidRPr="00FA750C">
              <w:rPr>
                <w:rStyle w:val="Hyperlink"/>
                <w:noProof/>
              </w:rPr>
              <w:t>4.1.3 Projektdetails</w:t>
            </w:r>
            <w:r>
              <w:rPr>
                <w:noProof/>
                <w:webHidden/>
              </w:rPr>
              <w:tab/>
            </w:r>
            <w:r>
              <w:rPr>
                <w:noProof/>
                <w:webHidden/>
              </w:rPr>
              <w:fldChar w:fldCharType="begin"/>
            </w:r>
            <w:r>
              <w:rPr>
                <w:noProof/>
                <w:webHidden/>
              </w:rPr>
              <w:instrText xml:space="preserve"> PAGEREF _Toc190802592 \h </w:instrText>
            </w:r>
            <w:r>
              <w:rPr>
                <w:noProof/>
                <w:webHidden/>
              </w:rPr>
            </w:r>
            <w:r>
              <w:rPr>
                <w:noProof/>
                <w:webHidden/>
              </w:rPr>
              <w:fldChar w:fldCharType="separate"/>
            </w:r>
            <w:r>
              <w:rPr>
                <w:noProof/>
                <w:webHidden/>
              </w:rPr>
              <w:t>18</w:t>
            </w:r>
            <w:r>
              <w:rPr>
                <w:noProof/>
                <w:webHidden/>
              </w:rPr>
              <w:fldChar w:fldCharType="end"/>
            </w:r>
          </w:hyperlink>
        </w:p>
        <w:p w14:paraId="1D8CDA52" w14:textId="09AA9EA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3" w:history="1">
            <w:r w:rsidRPr="00FA750C">
              <w:rPr>
                <w:rStyle w:val="Hyperlink"/>
                <w:noProof/>
              </w:rPr>
              <w:t>4.1.4 Notizen zum Projekt</w:t>
            </w:r>
            <w:r>
              <w:rPr>
                <w:noProof/>
                <w:webHidden/>
              </w:rPr>
              <w:tab/>
            </w:r>
            <w:r>
              <w:rPr>
                <w:noProof/>
                <w:webHidden/>
              </w:rPr>
              <w:fldChar w:fldCharType="begin"/>
            </w:r>
            <w:r>
              <w:rPr>
                <w:noProof/>
                <w:webHidden/>
              </w:rPr>
              <w:instrText xml:space="preserve"> PAGEREF _Toc190802593 \h </w:instrText>
            </w:r>
            <w:r>
              <w:rPr>
                <w:noProof/>
                <w:webHidden/>
              </w:rPr>
            </w:r>
            <w:r>
              <w:rPr>
                <w:noProof/>
                <w:webHidden/>
              </w:rPr>
              <w:fldChar w:fldCharType="separate"/>
            </w:r>
            <w:r>
              <w:rPr>
                <w:noProof/>
                <w:webHidden/>
              </w:rPr>
              <w:t>19</w:t>
            </w:r>
            <w:r>
              <w:rPr>
                <w:noProof/>
                <w:webHidden/>
              </w:rPr>
              <w:fldChar w:fldCharType="end"/>
            </w:r>
          </w:hyperlink>
        </w:p>
        <w:p w14:paraId="3FA02F6A" w14:textId="2609FFA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4" w:history="1">
            <w:r w:rsidRPr="00FA750C">
              <w:rPr>
                <w:rStyle w:val="Hyperlink"/>
                <w:noProof/>
              </w:rPr>
              <w:t>4.1.5 Inbetriebnahme</w:t>
            </w:r>
            <w:r>
              <w:rPr>
                <w:noProof/>
                <w:webHidden/>
              </w:rPr>
              <w:tab/>
            </w:r>
            <w:r>
              <w:rPr>
                <w:noProof/>
                <w:webHidden/>
              </w:rPr>
              <w:fldChar w:fldCharType="begin"/>
            </w:r>
            <w:r>
              <w:rPr>
                <w:noProof/>
                <w:webHidden/>
              </w:rPr>
              <w:instrText xml:space="preserve"> PAGEREF _Toc190802594 \h </w:instrText>
            </w:r>
            <w:r>
              <w:rPr>
                <w:noProof/>
                <w:webHidden/>
              </w:rPr>
            </w:r>
            <w:r>
              <w:rPr>
                <w:noProof/>
                <w:webHidden/>
              </w:rPr>
              <w:fldChar w:fldCharType="separate"/>
            </w:r>
            <w:r>
              <w:rPr>
                <w:noProof/>
                <w:webHidden/>
              </w:rPr>
              <w:t>19</w:t>
            </w:r>
            <w:r>
              <w:rPr>
                <w:noProof/>
                <w:webHidden/>
              </w:rPr>
              <w:fldChar w:fldCharType="end"/>
            </w:r>
          </w:hyperlink>
        </w:p>
        <w:p w14:paraId="7F47D51D" w14:textId="4C56F22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5" w:history="1">
            <w:r w:rsidRPr="00FA750C">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_Toc190802595 \h </w:instrText>
            </w:r>
            <w:r>
              <w:rPr>
                <w:noProof/>
                <w:webHidden/>
              </w:rPr>
            </w:r>
            <w:r>
              <w:rPr>
                <w:noProof/>
                <w:webHidden/>
              </w:rPr>
              <w:fldChar w:fldCharType="separate"/>
            </w:r>
            <w:r>
              <w:rPr>
                <w:noProof/>
                <w:webHidden/>
              </w:rPr>
              <w:t>20</w:t>
            </w:r>
            <w:r>
              <w:rPr>
                <w:noProof/>
                <w:webHidden/>
              </w:rPr>
              <w:fldChar w:fldCharType="end"/>
            </w:r>
          </w:hyperlink>
        </w:p>
        <w:p w14:paraId="01C7B10D" w14:textId="5CB33180"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6" w:history="1">
            <w:r w:rsidRPr="00FA750C">
              <w:rPr>
                <w:rStyle w:val="Hyperlink"/>
                <w:noProof/>
              </w:rPr>
              <w:t>4.1.7 Nicht Funktionale Anforderungen</w:t>
            </w:r>
            <w:r>
              <w:rPr>
                <w:noProof/>
                <w:webHidden/>
              </w:rPr>
              <w:tab/>
            </w:r>
            <w:r>
              <w:rPr>
                <w:noProof/>
                <w:webHidden/>
              </w:rPr>
              <w:fldChar w:fldCharType="begin"/>
            </w:r>
            <w:r>
              <w:rPr>
                <w:noProof/>
                <w:webHidden/>
              </w:rPr>
              <w:instrText xml:space="preserve"> PAGEREF _Toc190802596 \h </w:instrText>
            </w:r>
            <w:r>
              <w:rPr>
                <w:noProof/>
                <w:webHidden/>
              </w:rPr>
            </w:r>
            <w:r>
              <w:rPr>
                <w:noProof/>
                <w:webHidden/>
              </w:rPr>
              <w:fldChar w:fldCharType="separate"/>
            </w:r>
            <w:r>
              <w:rPr>
                <w:noProof/>
                <w:webHidden/>
              </w:rPr>
              <w:t>23</w:t>
            </w:r>
            <w:r>
              <w:rPr>
                <w:noProof/>
                <w:webHidden/>
              </w:rPr>
              <w:fldChar w:fldCharType="end"/>
            </w:r>
          </w:hyperlink>
        </w:p>
        <w:p w14:paraId="64DFE868" w14:textId="07EA1E16"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97" w:history="1">
            <w:r w:rsidRPr="00FA750C">
              <w:rPr>
                <w:rStyle w:val="Hyperlink"/>
                <w:noProof/>
              </w:rPr>
              <w:t>4.2 Anwendungsfälle Baustellen App</w:t>
            </w:r>
            <w:r>
              <w:rPr>
                <w:noProof/>
                <w:webHidden/>
              </w:rPr>
              <w:tab/>
            </w:r>
            <w:r>
              <w:rPr>
                <w:noProof/>
                <w:webHidden/>
              </w:rPr>
              <w:fldChar w:fldCharType="begin"/>
            </w:r>
            <w:r>
              <w:rPr>
                <w:noProof/>
                <w:webHidden/>
              </w:rPr>
              <w:instrText xml:space="preserve"> PAGEREF _Toc190802597 \h </w:instrText>
            </w:r>
            <w:r>
              <w:rPr>
                <w:noProof/>
                <w:webHidden/>
              </w:rPr>
            </w:r>
            <w:r>
              <w:rPr>
                <w:noProof/>
                <w:webHidden/>
              </w:rPr>
              <w:fldChar w:fldCharType="separate"/>
            </w:r>
            <w:r>
              <w:rPr>
                <w:noProof/>
                <w:webHidden/>
              </w:rPr>
              <w:t>25</w:t>
            </w:r>
            <w:r>
              <w:rPr>
                <w:noProof/>
                <w:webHidden/>
              </w:rPr>
              <w:fldChar w:fldCharType="end"/>
            </w:r>
          </w:hyperlink>
        </w:p>
        <w:p w14:paraId="7CE3CFD2" w14:textId="71ADCB7D"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598" w:history="1">
            <w:r w:rsidRPr="00FA750C">
              <w:rPr>
                <w:rStyle w:val="Hyperlink"/>
                <w:noProof/>
              </w:rPr>
              <w:t>4.3 Lösungsarchitektur</w:t>
            </w:r>
            <w:r>
              <w:rPr>
                <w:noProof/>
                <w:webHidden/>
              </w:rPr>
              <w:tab/>
            </w:r>
            <w:r>
              <w:rPr>
                <w:noProof/>
                <w:webHidden/>
              </w:rPr>
              <w:fldChar w:fldCharType="begin"/>
            </w:r>
            <w:r>
              <w:rPr>
                <w:noProof/>
                <w:webHidden/>
              </w:rPr>
              <w:instrText xml:space="preserve"> PAGEREF _Toc190802598 \h </w:instrText>
            </w:r>
            <w:r>
              <w:rPr>
                <w:noProof/>
                <w:webHidden/>
              </w:rPr>
            </w:r>
            <w:r>
              <w:rPr>
                <w:noProof/>
                <w:webHidden/>
              </w:rPr>
              <w:fldChar w:fldCharType="separate"/>
            </w:r>
            <w:r>
              <w:rPr>
                <w:noProof/>
                <w:webHidden/>
              </w:rPr>
              <w:t>26</w:t>
            </w:r>
            <w:r>
              <w:rPr>
                <w:noProof/>
                <w:webHidden/>
              </w:rPr>
              <w:fldChar w:fldCharType="end"/>
            </w:r>
          </w:hyperlink>
        </w:p>
        <w:p w14:paraId="4AA8ADAA" w14:textId="551E56DC"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99" w:history="1">
            <w:r w:rsidRPr="00FA750C">
              <w:rPr>
                <w:rStyle w:val="Hyperlink"/>
                <w:noProof/>
              </w:rPr>
              <w:t>4.3.1 Einführung und Ziele</w:t>
            </w:r>
            <w:r>
              <w:rPr>
                <w:noProof/>
                <w:webHidden/>
              </w:rPr>
              <w:tab/>
            </w:r>
            <w:r>
              <w:rPr>
                <w:noProof/>
                <w:webHidden/>
              </w:rPr>
              <w:fldChar w:fldCharType="begin"/>
            </w:r>
            <w:r>
              <w:rPr>
                <w:noProof/>
                <w:webHidden/>
              </w:rPr>
              <w:instrText xml:space="preserve"> PAGEREF _Toc190802599 \h </w:instrText>
            </w:r>
            <w:r>
              <w:rPr>
                <w:noProof/>
                <w:webHidden/>
              </w:rPr>
            </w:r>
            <w:r>
              <w:rPr>
                <w:noProof/>
                <w:webHidden/>
              </w:rPr>
              <w:fldChar w:fldCharType="separate"/>
            </w:r>
            <w:r>
              <w:rPr>
                <w:noProof/>
                <w:webHidden/>
              </w:rPr>
              <w:t>26</w:t>
            </w:r>
            <w:r>
              <w:rPr>
                <w:noProof/>
                <w:webHidden/>
              </w:rPr>
              <w:fldChar w:fldCharType="end"/>
            </w:r>
          </w:hyperlink>
        </w:p>
        <w:p w14:paraId="441B2EB2" w14:textId="2419EAE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0" w:history="1">
            <w:r w:rsidRPr="00FA750C">
              <w:rPr>
                <w:rStyle w:val="Hyperlink"/>
                <w:noProof/>
              </w:rPr>
              <w:t>4.3.2 Qualitätsziele</w:t>
            </w:r>
            <w:r>
              <w:rPr>
                <w:noProof/>
                <w:webHidden/>
              </w:rPr>
              <w:tab/>
            </w:r>
            <w:r>
              <w:rPr>
                <w:noProof/>
                <w:webHidden/>
              </w:rPr>
              <w:fldChar w:fldCharType="begin"/>
            </w:r>
            <w:r>
              <w:rPr>
                <w:noProof/>
                <w:webHidden/>
              </w:rPr>
              <w:instrText xml:space="preserve"> PAGEREF _Toc190802600 \h </w:instrText>
            </w:r>
            <w:r>
              <w:rPr>
                <w:noProof/>
                <w:webHidden/>
              </w:rPr>
            </w:r>
            <w:r>
              <w:rPr>
                <w:noProof/>
                <w:webHidden/>
              </w:rPr>
              <w:fldChar w:fldCharType="separate"/>
            </w:r>
            <w:r>
              <w:rPr>
                <w:noProof/>
                <w:webHidden/>
              </w:rPr>
              <w:t>26</w:t>
            </w:r>
            <w:r>
              <w:rPr>
                <w:noProof/>
                <w:webHidden/>
              </w:rPr>
              <w:fldChar w:fldCharType="end"/>
            </w:r>
          </w:hyperlink>
        </w:p>
        <w:p w14:paraId="61DB37A2" w14:textId="207445A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1" w:history="1">
            <w:r w:rsidRPr="00FA750C">
              <w:rPr>
                <w:rStyle w:val="Hyperlink"/>
                <w:noProof/>
              </w:rPr>
              <w:t>4.3.3 Stakeholder</w:t>
            </w:r>
            <w:r>
              <w:rPr>
                <w:noProof/>
                <w:webHidden/>
              </w:rPr>
              <w:tab/>
            </w:r>
            <w:r>
              <w:rPr>
                <w:noProof/>
                <w:webHidden/>
              </w:rPr>
              <w:fldChar w:fldCharType="begin"/>
            </w:r>
            <w:r>
              <w:rPr>
                <w:noProof/>
                <w:webHidden/>
              </w:rPr>
              <w:instrText xml:space="preserve"> PAGEREF _Toc190802601 \h </w:instrText>
            </w:r>
            <w:r>
              <w:rPr>
                <w:noProof/>
                <w:webHidden/>
              </w:rPr>
            </w:r>
            <w:r>
              <w:rPr>
                <w:noProof/>
                <w:webHidden/>
              </w:rPr>
              <w:fldChar w:fldCharType="separate"/>
            </w:r>
            <w:r>
              <w:rPr>
                <w:noProof/>
                <w:webHidden/>
              </w:rPr>
              <w:t>27</w:t>
            </w:r>
            <w:r>
              <w:rPr>
                <w:noProof/>
                <w:webHidden/>
              </w:rPr>
              <w:fldChar w:fldCharType="end"/>
            </w:r>
          </w:hyperlink>
        </w:p>
        <w:p w14:paraId="31F21AF1" w14:textId="4E09FC48"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2" w:history="1">
            <w:r w:rsidRPr="00FA750C">
              <w:rPr>
                <w:rStyle w:val="Hyperlink"/>
                <w:noProof/>
              </w:rPr>
              <w:t>4.3.4 Randbedingungen</w:t>
            </w:r>
            <w:r>
              <w:rPr>
                <w:noProof/>
                <w:webHidden/>
              </w:rPr>
              <w:tab/>
            </w:r>
            <w:r>
              <w:rPr>
                <w:noProof/>
                <w:webHidden/>
              </w:rPr>
              <w:fldChar w:fldCharType="begin"/>
            </w:r>
            <w:r>
              <w:rPr>
                <w:noProof/>
                <w:webHidden/>
              </w:rPr>
              <w:instrText xml:space="preserve"> PAGEREF _Toc190802602 \h </w:instrText>
            </w:r>
            <w:r>
              <w:rPr>
                <w:noProof/>
                <w:webHidden/>
              </w:rPr>
            </w:r>
            <w:r>
              <w:rPr>
                <w:noProof/>
                <w:webHidden/>
              </w:rPr>
              <w:fldChar w:fldCharType="separate"/>
            </w:r>
            <w:r>
              <w:rPr>
                <w:noProof/>
                <w:webHidden/>
              </w:rPr>
              <w:t>27</w:t>
            </w:r>
            <w:r>
              <w:rPr>
                <w:noProof/>
                <w:webHidden/>
              </w:rPr>
              <w:fldChar w:fldCharType="end"/>
            </w:r>
          </w:hyperlink>
        </w:p>
        <w:p w14:paraId="30006844" w14:textId="312E6201"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3" w:history="1">
            <w:r w:rsidRPr="00FA750C">
              <w:rPr>
                <w:rStyle w:val="Hyperlink"/>
                <w:noProof/>
              </w:rPr>
              <w:t>4.3.5 Kontextabgrenzung</w:t>
            </w:r>
            <w:r>
              <w:rPr>
                <w:noProof/>
                <w:webHidden/>
              </w:rPr>
              <w:tab/>
            </w:r>
            <w:r>
              <w:rPr>
                <w:noProof/>
                <w:webHidden/>
              </w:rPr>
              <w:fldChar w:fldCharType="begin"/>
            </w:r>
            <w:r>
              <w:rPr>
                <w:noProof/>
                <w:webHidden/>
              </w:rPr>
              <w:instrText xml:space="preserve"> PAGEREF _Toc190802603 \h </w:instrText>
            </w:r>
            <w:r>
              <w:rPr>
                <w:noProof/>
                <w:webHidden/>
              </w:rPr>
            </w:r>
            <w:r>
              <w:rPr>
                <w:noProof/>
                <w:webHidden/>
              </w:rPr>
              <w:fldChar w:fldCharType="separate"/>
            </w:r>
            <w:r>
              <w:rPr>
                <w:noProof/>
                <w:webHidden/>
              </w:rPr>
              <w:t>28</w:t>
            </w:r>
            <w:r>
              <w:rPr>
                <w:noProof/>
                <w:webHidden/>
              </w:rPr>
              <w:fldChar w:fldCharType="end"/>
            </w:r>
          </w:hyperlink>
        </w:p>
        <w:p w14:paraId="1AACD4F1" w14:textId="49DE749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4" w:history="1">
            <w:r w:rsidRPr="00FA750C">
              <w:rPr>
                <w:rStyle w:val="Hyperlink"/>
                <w:noProof/>
              </w:rPr>
              <w:t>4.3.6 Lösungsstrategie</w:t>
            </w:r>
            <w:r>
              <w:rPr>
                <w:noProof/>
                <w:webHidden/>
              </w:rPr>
              <w:tab/>
            </w:r>
            <w:r>
              <w:rPr>
                <w:noProof/>
                <w:webHidden/>
              </w:rPr>
              <w:fldChar w:fldCharType="begin"/>
            </w:r>
            <w:r>
              <w:rPr>
                <w:noProof/>
                <w:webHidden/>
              </w:rPr>
              <w:instrText xml:space="preserve"> PAGEREF _Toc190802604 \h </w:instrText>
            </w:r>
            <w:r>
              <w:rPr>
                <w:noProof/>
                <w:webHidden/>
              </w:rPr>
            </w:r>
            <w:r>
              <w:rPr>
                <w:noProof/>
                <w:webHidden/>
              </w:rPr>
              <w:fldChar w:fldCharType="separate"/>
            </w:r>
            <w:r>
              <w:rPr>
                <w:noProof/>
                <w:webHidden/>
              </w:rPr>
              <w:t>29</w:t>
            </w:r>
            <w:r>
              <w:rPr>
                <w:noProof/>
                <w:webHidden/>
              </w:rPr>
              <w:fldChar w:fldCharType="end"/>
            </w:r>
          </w:hyperlink>
        </w:p>
        <w:p w14:paraId="7371EC07" w14:textId="45EFB07B"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5" w:history="1">
            <w:r w:rsidRPr="00FA750C">
              <w:rPr>
                <w:rStyle w:val="Hyperlink"/>
                <w:noProof/>
              </w:rPr>
              <w:t>4.3.7 Bausteinsicht</w:t>
            </w:r>
            <w:r>
              <w:rPr>
                <w:noProof/>
                <w:webHidden/>
              </w:rPr>
              <w:tab/>
            </w:r>
            <w:r>
              <w:rPr>
                <w:noProof/>
                <w:webHidden/>
              </w:rPr>
              <w:fldChar w:fldCharType="begin"/>
            </w:r>
            <w:r>
              <w:rPr>
                <w:noProof/>
                <w:webHidden/>
              </w:rPr>
              <w:instrText xml:space="preserve"> PAGEREF _Toc190802605 \h </w:instrText>
            </w:r>
            <w:r>
              <w:rPr>
                <w:noProof/>
                <w:webHidden/>
              </w:rPr>
            </w:r>
            <w:r>
              <w:rPr>
                <w:noProof/>
                <w:webHidden/>
              </w:rPr>
              <w:fldChar w:fldCharType="separate"/>
            </w:r>
            <w:r>
              <w:rPr>
                <w:noProof/>
                <w:webHidden/>
              </w:rPr>
              <w:t>30</w:t>
            </w:r>
            <w:r>
              <w:rPr>
                <w:noProof/>
                <w:webHidden/>
              </w:rPr>
              <w:fldChar w:fldCharType="end"/>
            </w:r>
          </w:hyperlink>
        </w:p>
        <w:p w14:paraId="7478B782" w14:textId="1B1EF48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6" w:history="1">
            <w:r w:rsidRPr="00FA750C">
              <w:rPr>
                <w:rStyle w:val="Hyperlink"/>
                <w:noProof/>
              </w:rPr>
              <w:t>4.3.8 Laufzeitsicht</w:t>
            </w:r>
            <w:r>
              <w:rPr>
                <w:noProof/>
                <w:webHidden/>
              </w:rPr>
              <w:tab/>
            </w:r>
            <w:r>
              <w:rPr>
                <w:noProof/>
                <w:webHidden/>
              </w:rPr>
              <w:fldChar w:fldCharType="begin"/>
            </w:r>
            <w:r>
              <w:rPr>
                <w:noProof/>
                <w:webHidden/>
              </w:rPr>
              <w:instrText xml:space="preserve"> PAGEREF _Toc190802606 \h </w:instrText>
            </w:r>
            <w:r>
              <w:rPr>
                <w:noProof/>
                <w:webHidden/>
              </w:rPr>
            </w:r>
            <w:r>
              <w:rPr>
                <w:noProof/>
                <w:webHidden/>
              </w:rPr>
              <w:fldChar w:fldCharType="separate"/>
            </w:r>
            <w:r>
              <w:rPr>
                <w:noProof/>
                <w:webHidden/>
              </w:rPr>
              <w:t>41</w:t>
            </w:r>
            <w:r>
              <w:rPr>
                <w:noProof/>
                <w:webHidden/>
              </w:rPr>
              <w:fldChar w:fldCharType="end"/>
            </w:r>
          </w:hyperlink>
        </w:p>
        <w:p w14:paraId="5624F6E1" w14:textId="3370054A"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7" w:history="1">
            <w:r w:rsidRPr="00FA750C">
              <w:rPr>
                <w:rStyle w:val="Hyperlink"/>
                <w:noProof/>
              </w:rPr>
              <w:t>4.3.9 Verteilungssicht</w:t>
            </w:r>
            <w:r>
              <w:rPr>
                <w:noProof/>
                <w:webHidden/>
              </w:rPr>
              <w:tab/>
            </w:r>
            <w:r>
              <w:rPr>
                <w:noProof/>
                <w:webHidden/>
              </w:rPr>
              <w:fldChar w:fldCharType="begin"/>
            </w:r>
            <w:r>
              <w:rPr>
                <w:noProof/>
                <w:webHidden/>
              </w:rPr>
              <w:instrText xml:space="preserve"> PAGEREF _Toc190802607 \h </w:instrText>
            </w:r>
            <w:r>
              <w:rPr>
                <w:noProof/>
                <w:webHidden/>
              </w:rPr>
            </w:r>
            <w:r>
              <w:rPr>
                <w:noProof/>
                <w:webHidden/>
              </w:rPr>
              <w:fldChar w:fldCharType="separate"/>
            </w:r>
            <w:r>
              <w:rPr>
                <w:noProof/>
                <w:webHidden/>
              </w:rPr>
              <w:t>45</w:t>
            </w:r>
            <w:r>
              <w:rPr>
                <w:noProof/>
                <w:webHidden/>
              </w:rPr>
              <w:fldChar w:fldCharType="end"/>
            </w:r>
          </w:hyperlink>
        </w:p>
        <w:p w14:paraId="631FEAEE" w14:textId="21CF9248"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8" w:history="1">
            <w:r w:rsidRPr="00FA750C">
              <w:rPr>
                <w:rStyle w:val="Hyperlink"/>
                <w:noProof/>
              </w:rPr>
              <w:t>4.3.10 Querschnittliche Konzepte</w:t>
            </w:r>
            <w:r>
              <w:rPr>
                <w:noProof/>
                <w:webHidden/>
              </w:rPr>
              <w:tab/>
            </w:r>
            <w:r>
              <w:rPr>
                <w:noProof/>
                <w:webHidden/>
              </w:rPr>
              <w:fldChar w:fldCharType="begin"/>
            </w:r>
            <w:r>
              <w:rPr>
                <w:noProof/>
                <w:webHidden/>
              </w:rPr>
              <w:instrText xml:space="preserve"> PAGEREF _Toc190802608 \h </w:instrText>
            </w:r>
            <w:r>
              <w:rPr>
                <w:noProof/>
                <w:webHidden/>
              </w:rPr>
            </w:r>
            <w:r>
              <w:rPr>
                <w:noProof/>
                <w:webHidden/>
              </w:rPr>
              <w:fldChar w:fldCharType="separate"/>
            </w:r>
            <w:r>
              <w:rPr>
                <w:noProof/>
                <w:webHidden/>
              </w:rPr>
              <w:t>47</w:t>
            </w:r>
            <w:r>
              <w:rPr>
                <w:noProof/>
                <w:webHidden/>
              </w:rPr>
              <w:fldChar w:fldCharType="end"/>
            </w:r>
          </w:hyperlink>
        </w:p>
        <w:p w14:paraId="5A849A74" w14:textId="4EBCC6CE"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09" w:history="1">
            <w:r w:rsidRPr="00FA750C">
              <w:rPr>
                <w:rStyle w:val="Hyperlink"/>
                <w:noProof/>
              </w:rPr>
              <w:t>4.3.11 Architekturentscheidungen</w:t>
            </w:r>
            <w:r>
              <w:rPr>
                <w:noProof/>
                <w:webHidden/>
              </w:rPr>
              <w:tab/>
            </w:r>
            <w:r>
              <w:rPr>
                <w:noProof/>
                <w:webHidden/>
              </w:rPr>
              <w:fldChar w:fldCharType="begin"/>
            </w:r>
            <w:r>
              <w:rPr>
                <w:noProof/>
                <w:webHidden/>
              </w:rPr>
              <w:instrText xml:space="preserve"> PAGEREF _Toc190802609 \h </w:instrText>
            </w:r>
            <w:r>
              <w:rPr>
                <w:noProof/>
                <w:webHidden/>
              </w:rPr>
            </w:r>
            <w:r>
              <w:rPr>
                <w:noProof/>
                <w:webHidden/>
              </w:rPr>
              <w:fldChar w:fldCharType="separate"/>
            </w:r>
            <w:r>
              <w:rPr>
                <w:noProof/>
                <w:webHidden/>
              </w:rPr>
              <w:t>52</w:t>
            </w:r>
            <w:r>
              <w:rPr>
                <w:noProof/>
                <w:webHidden/>
              </w:rPr>
              <w:fldChar w:fldCharType="end"/>
            </w:r>
          </w:hyperlink>
        </w:p>
        <w:p w14:paraId="2C2646DB" w14:textId="0DF3AF56"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0" w:history="1">
            <w:r w:rsidRPr="00FA750C">
              <w:rPr>
                <w:rStyle w:val="Hyperlink"/>
                <w:noProof/>
              </w:rPr>
              <w:t>4.3.12 Qualitätsanforderungen</w:t>
            </w:r>
            <w:r>
              <w:rPr>
                <w:noProof/>
                <w:webHidden/>
              </w:rPr>
              <w:tab/>
            </w:r>
            <w:r>
              <w:rPr>
                <w:noProof/>
                <w:webHidden/>
              </w:rPr>
              <w:fldChar w:fldCharType="begin"/>
            </w:r>
            <w:r>
              <w:rPr>
                <w:noProof/>
                <w:webHidden/>
              </w:rPr>
              <w:instrText xml:space="preserve"> PAGEREF _Toc190802610 \h </w:instrText>
            </w:r>
            <w:r>
              <w:rPr>
                <w:noProof/>
                <w:webHidden/>
              </w:rPr>
            </w:r>
            <w:r>
              <w:rPr>
                <w:noProof/>
                <w:webHidden/>
              </w:rPr>
              <w:fldChar w:fldCharType="separate"/>
            </w:r>
            <w:r>
              <w:rPr>
                <w:noProof/>
                <w:webHidden/>
              </w:rPr>
              <w:t>60</w:t>
            </w:r>
            <w:r>
              <w:rPr>
                <w:noProof/>
                <w:webHidden/>
              </w:rPr>
              <w:fldChar w:fldCharType="end"/>
            </w:r>
          </w:hyperlink>
        </w:p>
        <w:p w14:paraId="53791CEB" w14:textId="5254C36C"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1" w:history="1">
            <w:r w:rsidRPr="00FA750C">
              <w:rPr>
                <w:rStyle w:val="Hyperlink"/>
                <w:noProof/>
              </w:rPr>
              <w:t>4.3.13 Risiken</w:t>
            </w:r>
            <w:r>
              <w:rPr>
                <w:noProof/>
                <w:webHidden/>
              </w:rPr>
              <w:tab/>
            </w:r>
            <w:r>
              <w:rPr>
                <w:noProof/>
                <w:webHidden/>
              </w:rPr>
              <w:fldChar w:fldCharType="begin"/>
            </w:r>
            <w:r>
              <w:rPr>
                <w:noProof/>
                <w:webHidden/>
              </w:rPr>
              <w:instrText xml:space="preserve"> PAGEREF _Toc190802611 \h </w:instrText>
            </w:r>
            <w:r>
              <w:rPr>
                <w:noProof/>
                <w:webHidden/>
              </w:rPr>
            </w:r>
            <w:r>
              <w:rPr>
                <w:noProof/>
                <w:webHidden/>
              </w:rPr>
              <w:fldChar w:fldCharType="separate"/>
            </w:r>
            <w:r>
              <w:rPr>
                <w:noProof/>
                <w:webHidden/>
              </w:rPr>
              <w:t>61</w:t>
            </w:r>
            <w:r>
              <w:rPr>
                <w:noProof/>
                <w:webHidden/>
              </w:rPr>
              <w:fldChar w:fldCharType="end"/>
            </w:r>
          </w:hyperlink>
        </w:p>
        <w:p w14:paraId="685749A5" w14:textId="67C17723" w:rsidR="006F18FF" w:rsidRDefault="006F18FF">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612" w:history="1">
            <w:r w:rsidRPr="00FA750C">
              <w:rPr>
                <w:rStyle w:val="Hyperlink"/>
                <w:noProof/>
              </w:rPr>
              <w:t>4.3.14 Risiko Zuverlässigkeit - Verfügbarkeit</w:t>
            </w:r>
            <w:r>
              <w:rPr>
                <w:noProof/>
                <w:webHidden/>
              </w:rPr>
              <w:tab/>
            </w:r>
            <w:r>
              <w:rPr>
                <w:noProof/>
                <w:webHidden/>
              </w:rPr>
              <w:fldChar w:fldCharType="begin"/>
            </w:r>
            <w:r>
              <w:rPr>
                <w:noProof/>
                <w:webHidden/>
              </w:rPr>
              <w:instrText xml:space="preserve"> PAGEREF _Toc190802612 \h </w:instrText>
            </w:r>
            <w:r>
              <w:rPr>
                <w:noProof/>
                <w:webHidden/>
              </w:rPr>
            </w:r>
            <w:r>
              <w:rPr>
                <w:noProof/>
                <w:webHidden/>
              </w:rPr>
              <w:fldChar w:fldCharType="separate"/>
            </w:r>
            <w:r>
              <w:rPr>
                <w:noProof/>
                <w:webHidden/>
              </w:rPr>
              <w:t>62</w:t>
            </w:r>
            <w:r>
              <w:rPr>
                <w:noProof/>
                <w:webHidden/>
              </w:rPr>
              <w:fldChar w:fldCharType="end"/>
            </w:r>
          </w:hyperlink>
        </w:p>
        <w:p w14:paraId="77B13CD1" w14:textId="39C50FF0"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613" w:history="1">
            <w:r w:rsidRPr="00FA750C">
              <w:rPr>
                <w:rStyle w:val="Hyperlink"/>
                <w:noProof/>
              </w:rPr>
              <w:t>4.4 Umsetzung der «Baustellen App» als PoC</w:t>
            </w:r>
            <w:r>
              <w:rPr>
                <w:noProof/>
                <w:webHidden/>
              </w:rPr>
              <w:tab/>
            </w:r>
            <w:r>
              <w:rPr>
                <w:noProof/>
                <w:webHidden/>
              </w:rPr>
              <w:fldChar w:fldCharType="begin"/>
            </w:r>
            <w:r>
              <w:rPr>
                <w:noProof/>
                <w:webHidden/>
              </w:rPr>
              <w:instrText xml:space="preserve"> PAGEREF _Toc190802613 \h </w:instrText>
            </w:r>
            <w:r>
              <w:rPr>
                <w:noProof/>
                <w:webHidden/>
              </w:rPr>
            </w:r>
            <w:r>
              <w:rPr>
                <w:noProof/>
                <w:webHidden/>
              </w:rPr>
              <w:fldChar w:fldCharType="separate"/>
            </w:r>
            <w:r>
              <w:rPr>
                <w:noProof/>
                <w:webHidden/>
              </w:rPr>
              <w:t>62</w:t>
            </w:r>
            <w:r>
              <w:rPr>
                <w:noProof/>
                <w:webHidden/>
              </w:rPr>
              <w:fldChar w:fldCharType="end"/>
            </w:r>
          </w:hyperlink>
        </w:p>
        <w:p w14:paraId="6577241F" w14:textId="0988D122"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4" w:history="1">
            <w:r w:rsidRPr="00FA750C">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Diskussion / Zusammenfassung</w:t>
            </w:r>
            <w:r>
              <w:rPr>
                <w:noProof/>
                <w:webHidden/>
              </w:rPr>
              <w:tab/>
            </w:r>
            <w:r>
              <w:rPr>
                <w:noProof/>
                <w:webHidden/>
              </w:rPr>
              <w:fldChar w:fldCharType="begin"/>
            </w:r>
            <w:r>
              <w:rPr>
                <w:noProof/>
                <w:webHidden/>
              </w:rPr>
              <w:instrText xml:space="preserve"> PAGEREF _Toc190802614 \h </w:instrText>
            </w:r>
            <w:r>
              <w:rPr>
                <w:noProof/>
                <w:webHidden/>
              </w:rPr>
            </w:r>
            <w:r>
              <w:rPr>
                <w:noProof/>
                <w:webHidden/>
              </w:rPr>
              <w:fldChar w:fldCharType="separate"/>
            </w:r>
            <w:r>
              <w:rPr>
                <w:noProof/>
                <w:webHidden/>
              </w:rPr>
              <w:t>63</w:t>
            </w:r>
            <w:r>
              <w:rPr>
                <w:noProof/>
                <w:webHidden/>
              </w:rPr>
              <w:fldChar w:fldCharType="end"/>
            </w:r>
          </w:hyperlink>
        </w:p>
        <w:p w14:paraId="26B19F64" w14:textId="00C1111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5" w:history="1">
            <w:r w:rsidRPr="00FA750C">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Abbildungsverzeichnis</w:t>
            </w:r>
            <w:r>
              <w:rPr>
                <w:noProof/>
                <w:webHidden/>
              </w:rPr>
              <w:tab/>
            </w:r>
            <w:r>
              <w:rPr>
                <w:noProof/>
                <w:webHidden/>
              </w:rPr>
              <w:fldChar w:fldCharType="begin"/>
            </w:r>
            <w:r>
              <w:rPr>
                <w:noProof/>
                <w:webHidden/>
              </w:rPr>
              <w:instrText xml:space="preserve"> PAGEREF _Toc190802615 \h </w:instrText>
            </w:r>
            <w:r>
              <w:rPr>
                <w:noProof/>
                <w:webHidden/>
              </w:rPr>
            </w:r>
            <w:r>
              <w:rPr>
                <w:noProof/>
                <w:webHidden/>
              </w:rPr>
              <w:fldChar w:fldCharType="separate"/>
            </w:r>
            <w:r>
              <w:rPr>
                <w:noProof/>
                <w:webHidden/>
              </w:rPr>
              <w:t>64</w:t>
            </w:r>
            <w:r>
              <w:rPr>
                <w:noProof/>
                <w:webHidden/>
              </w:rPr>
              <w:fldChar w:fldCharType="end"/>
            </w:r>
          </w:hyperlink>
        </w:p>
        <w:p w14:paraId="073C88E9" w14:textId="692DF836"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6" w:history="1">
            <w:r w:rsidRPr="00FA750C">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Tabellenverzeichnis</w:t>
            </w:r>
            <w:r>
              <w:rPr>
                <w:noProof/>
                <w:webHidden/>
              </w:rPr>
              <w:tab/>
            </w:r>
            <w:r>
              <w:rPr>
                <w:noProof/>
                <w:webHidden/>
              </w:rPr>
              <w:fldChar w:fldCharType="begin"/>
            </w:r>
            <w:r>
              <w:rPr>
                <w:noProof/>
                <w:webHidden/>
              </w:rPr>
              <w:instrText xml:space="preserve"> PAGEREF _Toc190802616 \h </w:instrText>
            </w:r>
            <w:r>
              <w:rPr>
                <w:noProof/>
                <w:webHidden/>
              </w:rPr>
            </w:r>
            <w:r>
              <w:rPr>
                <w:noProof/>
                <w:webHidden/>
              </w:rPr>
              <w:fldChar w:fldCharType="separate"/>
            </w:r>
            <w:r>
              <w:rPr>
                <w:noProof/>
                <w:webHidden/>
              </w:rPr>
              <w:t>65</w:t>
            </w:r>
            <w:r>
              <w:rPr>
                <w:noProof/>
                <w:webHidden/>
              </w:rPr>
              <w:fldChar w:fldCharType="end"/>
            </w:r>
          </w:hyperlink>
        </w:p>
        <w:p w14:paraId="385D145C" w14:textId="69A578E8"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7" w:history="1">
            <w:r w:rsidRPr="00FA750C">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Glossar</w:t>
            </w:r>
            <w:r>
              <w:rPr>
                <w:noProof/>
                <w:webHidden/>
              </w:rPr>
              <w:tab/>
            </w:r>
            <w:r>
              <w:rPr>
                <w:noProof/>
                <w:webHidden/>
              </w:rPr>
              <w:fldChar w:fldCharType="begin"/>
            </w:r>
            <w:r>
              <w:rPr>
                <w:noProof/>
                <w:webHidden/>
              </w:rPr>
              <w:instrText xml:space="preserve"> PAGEREF _Toc190802617 \h </w:instrText>
            </w:r>
            <w:r>
              <w:rPr>
                <w:noProof/>
                <w:webHidden/>
              </w:rPr>
            </w:r>
            <w:r>
              <w:rPr>
                <w:noProof/>
                <w:webHidden/>
              </w:rPr>
              <w:fldChar w:fldCharType="separate"/>
            </w:r>
            <w:r>
              <w:rPr>
                <w:noProof/>
                <w:webHidden/>
              </w:rPr>
              <w:t>66</w:t>
            </w:r>
            <w:r>
              <w:rPr>
                <w:noProof/>
                <w:webHidden/>
              </w:rPr>
              <w:fldChar w:fldCharType="end"/>
            </w:r>
          </w:hyperlink>
        </w:p>
        <w:p w14:paraId="65E2CC5C" w14:textId="74CB0FF2"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8" w:history="1">
            <w:r w:rsidRPr="00FA750C">
              <w:rPr>
                <w:rStyle w:val="Hyperlink"/>
                <w:noProof/>
                <w:lang w:val="en-US"/>
              </w:rPr>
              <w:t>Literaturverzeichnis</w:t>
            </w:r>
            <w:r>
              <w:rPr>
                <w:noProof/>
                <w:webHidden/>
              </w:rPr>
              <w:tab/>
            </w:r>
            <w:r>
              <w:rPr>
                <w:noProof/>
                <w:webHidden/>
              </w:rPr>
              <w:fldChar w:fldCharType="begin"/>
            </w:r>
            <w:r>
              <w:rPr>
                <w:noProof/>
                <w:webHidden/>
              </w:rPr>
              <w:instrText xml:space="preserve"> PAGEREF _Toc190802618 \h </w:instrText>
            </w:r>
            <w:r>
              <w:rPr>
                <w:noProof/>
                <w:webHidden/>
              </w:rPr>
            </w:r>
            <w:r>
              <w:rPr>
                <w:noProof/>
                <w:webHidden/>
              </w:rPr>
              <w:fldChar w:fldCharType="separate"/>
            </w:r>
            <w:r>
              <w:rPr>
                <w:noProof/>
                <w:webHidden/>
              </w:rPr>
              <w:t>67</w:t>
            </w:r>
            <w:r>
              <w:rPr>
                <w:noProof/>
                <w:webHidden/>
              </w:rPr>
              <w:fldChar w:fldCharType="end"/>
            </w:r>
          </w:hyperlink>
        </w:p>
        <w:p w14:paraId="48C6D571" w14:textId="7AE1E4EC"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19" w:history="1">
            <w:r w:rsidRPr="00FA750C">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Anhang</w:t>
            </w:r>
            <w:r>
              <w:rPr>
                <w:noProof/>
                <w:webHidden/>
              </w:rPr>
              <w:tab/>
            </w:r>
            <w:r>
              <w:rPr>
                <w:noProof/>
                <w:webHidden/>
              </w:rPr>
              <w:fldChar w:fldCharType="begin"/>
            </w:r>
            <w:r>
              <w:rPr>
                <w:noProof/>
                <w:webHidden/>
              </w:rPr>
              <w:instrText xml:space="preserve"> PAGEREF _Toc190802619 \h </w:instrText>
            </w:r>
            <w:r>
              <w:rPr>
                <w:noProof/>
                <w:webHidden/>
              </w:rPr>
            </w:r>
            <w:r>
              <w:rPr>
                <w:noProof/>
                <w:webHidden/>
              </w:rPr>
              <w:fldChar w:fldCharType="separate"/>
            </w:r>
            <w:r>
              <w:rPr>
                <w:noProof/>
                <w:webHidden/>
              </w:rPr>
              <w:t>68</w:t>
            </w:r>
            <w:r>
              <w:rPr>
                <w:noProof/>
                <w:webHidden/>
              </w:rPr>
              <w:fldChar w:fldCharType="end"/>
            </w:r>
          </w:hyperlink>
        </w:p>
        <w:p w14:paraId="0EF718BC" w14:textId="2804AF47" w:rsidR="006F18FF" w:rsidRDefault="006F18FF">
          <w:pPr>
            <w:pStyle w:val="TOC2"/>
            <w:rPr>
              <w:rFonts w:asciiTheme="minorHAnsi" w:eastAsiaTheme="minorEastAsia" w:hAnsiTheme="minorHAnsi" w:cstheme="minorBidi"/>
              <w:noProof/>
              <w:kern w:val="2"/>
              <w:sz w:val="24"/>
              <w:szCs w:val="24"/>
              <w:lang w:val="en-CH" w:eastAsia="en-CH"/>
              <w14:ligatures w14:val="standardContextual"/>
            </w:rPr>
          </w:pPr>
          <w:hyperlink w:anchor="_Toc190802620" w:history="1">
            <w:r w:rsidRPr="00FA750C">
              <w:rPr>
                <w:rStyle w:val="Hyperlink"/>
                <w:noProof/>
              </w:rPr>
              <w:t>9.1 Sourcecode</w:t>
            </w:r>
            <w:r>
              <w:rPr>
                <w:noProof/>
                <w:webHidden/>
              </w:rPr>
              <w:tab/>
            </w:r>
            <w:r>
              <w:rPr>
                <w:noProof/>
                <w:webHidden/>
              </w:rPr>
              <w:fldChar w:fldCharType="begin"/>
            </w:r>
            <w:r>
              <w:rPr>
                <w:noProof/>
                <w:webHidden/>
              </w:rPr>
              <w:instrText xml:space="preserve"> PAGEREF _Toc190802620 \h </w:instrText>
            </w:r>
            <w:r>
              <w:rPr>
                <w:noProof/>
                <w:webHidden/>
              </w:rPr>
            </w:r>
            <w:r>
              <w:rPr>
                <w:noProof/>
                <w:webHidden/>
              </w:rPr>
              <w:fldChar w:fldCharType="separate"/>
            </w:r>
            <w:r>
              <w:rPr>
                <w:noProof/>
                <w:webHidden/>
              </w:rPr>
              <w:t>68</w:t>
            </w:r>
            <w:r>
              <w:rPr>
                <w:noProof/>
                <w:webHidden/>
              </w:rPr>
              <w:fldChar w:fldCharType="end"/>
            </w:r>
          </w:hyperlink>
        </w:p>
        <w:p w14:paraId="387C9F1E" w14:textId="0730AA80"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21" w:history="1">
            <w:r w:rsidRPr="00FA750C">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Verwendung von KI</w:t>
            </w:r>
            <w:r>
              <w:rPr>
                <w:noProof/>
                <w:webHidden/>
              </w:rPr>
              <w:tab/>
            </w:r>
            <w:r>
              <w:rPr>
                <w:noProof/>
                <w:webHidden/>
              </w:rPr>
              <w:fldChar w:fldCharType="begin"/>
            </w:r>
            <w:r>
              <w:rPr>
                <w:noProof/>
                <w:webHidden/>
              </w:rPr>
              <w:instrText xml:space="preserve"> PAGEREF _Toc190802621 \h </w:instrText>
            </w:r>
            <w:r>
              <w:rPr>
                <w:noProof/>
                <w:webHidden/>
              </w:rPr>
            </w:r>
            <w:r>
              <w:rPr>
                <w:noProof/>
                <w:webHidden/>
              </w:rPr>
              <w:fldChar w:fldCharType="separate"/>
            </w:r>
            <w:r>
              <w:rPr>
                <w:noProof/>
                <w:webHidden/>
              </w:rPr>
              <w:t>69</w:t>
            </w:r>
            <w:r>
              <w:rPr>
                <w:noProof/>
                <w:webHidden/>
              </w:rPr>
              <w:fldChar w:fldCharType="end"/>
            </w:r>
          </w:hyperlink>
        </w:p>
        <w:p w14:paraId="1FF10BEE" w14:textId="52435F61" w:rsidR="006F18FF" w:rsidRDefault="006F18FF">
          <w:pPr>
            <w:pStyle w:val="TOC1"/>
            <w:rPr>
              <w:rFonts w:asciiTheme="minorHAnsi" w:eastAsiaTheme="minorEastAsia" w:hAnsiTheme="minorHAnsi" w:cstheme="minorBidi"/>
              <w:noProof/>
              <w:kern w:val="2"/>
              <w:sz w:val="24"/>
              <w:szCs w:val="24"/>
              <w:lang w:val="en-CH" w:eastAsia="en-CH"/>
              <w14:ligatures w14:val="standardContextual"/>
            </w:rPr>
          </w:pPr>
          <w:hyperlink w:anchor="_Toc190802622" w:history="1">
            <w:r w:rsidRPr="00FA750C">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FA750C">
              <w:rPr>
                <w:rStyle w:val="Hyperlink"/>
                <w:noProof/>
              </w:rPr>
              <w:t>Selbständigkeitserklärung</w:t>
            </w:r>
            <w:r>
              <w:rPr>
                <w:noProof/>
                <w:webHidden/>
              </w:rPr>
              <w:tab/>
            </w:r>
            <w:r>
              <w:rPr>
                <w:noProof/>
                <w:webHidden/>
              </w:rPr>
              <w:fldChar w:fldCharType="begin"/>
            </w:r>
            <w:r>
              <w:rPr>
                <w:noProof/>
                <w:webHidden/>
              </w:rPr>
              <w:instrText xml:space="preserve"> PAGEREF _Toc190802622 \h </w:instrText>
            </w:r>
            <w:r>
              <w:rPr>
                <w:noProof/>
                <w:webHidden/>
              </w:rPr>
            </w:r>
            <w:r>
              <w:rPr>
                <w:noProof/>
                <w:webHidden/>
              </w:rPr>
              <w:fldChar w:fldCharType="separate"/>
            </w:r>
            <w:r>
              <w:rPr>
                <w:noProof/>
                <w:webHidden/>
              </w:rPr>
              <w:t>70</w:t>
            </w:r>
            <w:r>
              <w:rPr>
                <w:noProof/>
                <w:webHidden/>
              </w:rPr>
              <w:fldChar w:fldCharType="end"/>
            </w:r>
          </w:hyperlink>
        </w:p>
        <w:p w14:paraId="083F2344" w14:textId="7D636E9E" w:rsidR="00776FA1" w:rsidRPr="00936713" w:rsidRDefault="00776FA1">
          <w:r w:rsidRPr="00936713">
            <w:rPr>
              <w:b/>
              <w:bCs/>
            </w:rPr>
            <w:fldChar w:fldCharType="end"/>
          </w:r>
        </w:p>
      </w:sdtContent>
    </w:sdt>
    <w:p w14:paraId="690CB1FB" w14:textId="62932145" w:rsidR="006312CC" w:rsidRPr="00936713" w:rsidRDefault="006312CC" w:rsidP="007D2E51">
      <w:pPr>
        <w:pStyle w:val="Heading1"/>
      </w:pPr>
      <w:r w:rsidRPr="00936713">
        <w:br w:type="page"/>
      </w:r>
      <w:bookmarkStart w:id="4" w:name="_Toc188879059"/>
      <w:bookmarkStart w:id="5" w:name="_Toc190802568"/>
      <w:r w:rsidR="008D0BD6" w:rsidRPr="00936713">
        <w:lastRenderedPageBreak/>
        <w:t>Einleitung</w:t>
      </w:r>
      <w:bookmarkEnd w:id="4"/>
      <w:bookmarkEnd w:id="5"/>
    </w:p>
    <w:p w14:paraId="0ABC5F94" w14:textId="0FB25249" w:rsidR="00311FA7" w:rsidRPr="00936713" w:rsidRDefault="00311FA7" w:rsidP="00311FA7">
      <w:pPr>
        <w:pStyle w:val="Heading2"/>
      </w:pPr>
      <w:bookmarkStart w:id="6" w:name="_Toc190802569"/>
      <w:r w:rsidRPr="00936713">
        <w:t>Ausganslage und Motivation</w:t>
      </w:r>
      <w:bookmarkEnd w:id="6"/>
    </w:p>
    <w:p w14:paraId="377095A2" w14:textId="3CD82523" w:rsidR="00311FA7" w:rsidRPr="00936713" w:rsidRDefault="007D2E51" w:rsidP="008D0BD6">
      <w:r w:rsidRPr="00936713">
        <w:t xml:space="preserve">Für die Versorgung ihrer Mitarbeitenden mit projektrelevanten Informationen, hat die Helion AG die Isolutions AG angefragt, eine Offerte für eine Mobile Applikation namens «THEIA Baustellen App» zu erstellen. Diese Applikation sollte mit einer API </w:t>
      </w:r>
      <w:r w:rsidR="00635779" w:rsidRPr="00936713">
        <w:t>eines bestehenden Systems</w:t>
      </w:r>
      <w:r w:rsidRPr="00936713">
        <w:t xml:space="preserve"> kommunizieren. Eine erwähnenswerte Anforderung an die Applikation ist die offline Fähigkeit.</w:t>
      </w:r>
    </w:p>
    <w:p w14:paraId="3A74C00D" w14:textId="77777777" w:rsidR="00311FA7" w:rsidRPr="00936713" w:rsidRDefault="00311FA7" w:rsidP="008D0BD6"/>
    <w:p w14:paraId="7743F85B" w14:textId="57DBC0ED" w:rsidR="00311FA7" w:rsidRPr="00936713" w:rsidRDefault="00311FA7" w:rsidP="008D0BD6">
      <w:r w:rsidRPr="00936713">
        <w:t xml:space="preserve">Die Helion AG ist eine Expertin für Energielösungen in der Schweiz und hat sich </w:t>
      </w:r>
      <w:r w:rsidR="008231B2" w:rsidRPr="00936713">
        <w:t>zum Ziel gesetzt</w:t>
      </w:r>
      <w:r w:rsidR="00635779">
        <w:t>,</w:t>
      </w:r>
      <w:r w:rsidR="008231B2" w:rsidRPr="00936713">
        <w:t xml:space="preserve"> die Energiewelt voranzutreiben. Helion AG bietet Lösungen im Bereich Photovoltaik, Stromspeicher, Smart Energy, Wärmepumpen und </w:t>
      </w:r>
      <w:r w:rsidR="00C46E08" w:rsidRPr="00936713">
        <w:t>Ladestationen</w:t>
      </w:r>
      <w:r w:rsidR="008231B2" w:rsidRPr="00936713">
        <w:t xml:space="preserve"> für Elektrofahrzeuge. Die Dienstleistungen umfassen die Beratung, Verkauf, Montage und Wartung und wird von einem Team von über 500 Mitarbeitenden ausgeführt.</w:t>
      </w:r>
    </w:p>
    <w:p w14:paraId="7020C6E0" w14:textId="77777777" w:rsidR="00311FA7" w:rsidRPr="00936713" w:rsidRDefault="00311FA7" w:rsidP="008D0BD6"/>
    <w:p w14:paraId="6CDFBDDE" w14:textId="15B025BC" w:rsidR="00311FA7" w:rsidRPr="00936713" w:rsidRDefault="00311FA7" w:rsidP="008D0BD6">
      <w:r w:rsidRPr="00936713">
        <w:t>Heute ist es</w:t>
      </w:r>
      <w:r w:rsidR="008231B2" w:rsidRPr="00936713">
        <w:t xml:space="preserve"> besonders</w:t>
      </w:r>
      <w:r w:rsidRPr="00936713">
        <w:t xml:space="preserve"> für die Mitarbeitenden auf der Baustelle schwierig</w:t>
      </w:r>
      <w:r w:rsidR="00C46E08">
        <w:t>,</w:t>
      </w:r>
      <w:r w:rsidRPr="00936713">
        <w:t xml:space="preserve"> auf die </w:t>
      </w:r>
      <w:r w:rsidR="00C46E08">
        <w:t>projektrelevanten Informationen</w:t>
      </w:r>
      <w:r w:rsidRPr="00936713">
        <w:t xml:space="preserve"> zu zugreifen. Ausserdem gibt es im Projektablauf Prozesse, welche die Interaktion der Mitarbeitenden erfordern</w:t>
      </w:r>
      <w:r w:rsidR="00C46E08">
        <w:t>:</w:t>
      </w:r>
      <w:r w:rsidRPr="00936713">
        <w:t xml:space="preserve"> Zum Beispiel wird für den Abschluss des Projekts ein Inbetri</w:t>
      </w:r>
      <w:r w:rsidR="00642A1B">
        <w:t>e</w:t>
      </w:r>
      <w:r w:rsidRPr="00936713">
        <w:t xml:space="preserve">bnahmeprotokoll mit einer vorgegebenen Checkliste verlangt. Weitere Prozesse sind Materialbestellungen, Informationsaustausch mit dem Projektmanagement oder Backoffice. Heute werden diese Prozesse </w:t>
      </w:r>
      <w:r w:rsidR="00C46E08">
        <w:t>grösstenteils</w:t>
      </w:r>
      <w:r w:rsidRPr="00936713">
        <w:t xml:space="preserve"> auf Papier durchgeführt.</w:t>
      </w:r>
    </w:p>
    <w:p w14:paraId="3D9ADE56" w14:textId="77777777" w:rsidR="008231B2" w:rsidRPr="00936713" w:rsidRDefault="008231B2" w:rsidP="008D0BD6"/>
    <w:p w14:paraId="1C0A0D66" w14:textId="27B19D89" w:rsidR="008231B2" w:rsidRPr="00936713" w:rsidRDefault="008231B2" w:rsidP="008D0BD6">
      <w:r w:rsidRPr="00936713">
        <w:t>Da die Anzahl der Mitarbeitenden und das Auftragsvolumen in den letzten Jahren gewachsen ist, stellt sich der Helion AG auch die Herausforderung</w:t>
      </w:r>
      <w:r w:rsidR="00AF49B3">
        <w:t>,</w:t>
      </w:r>
      <w:r w:rsidRPr="00936713">
        <w:t xml:space="preserve"> ihre Prozesse in der Projektumsetzung zu überarbeiten. Deshalb hat sich die Helion AG dazu entschieden</w:t>
      </w:r>
      <w:r w:rsidR="00AF49B3">
        <w:t>,</w:t>
      </w:r>
      <w:r w:rsidRPr="00936713">
        <w:t xml:space="preserve"> eine mobile Applikation für Ihre Mitarbeitenden umzusetzen.</w:t>
      </w:r>
    </w:p>
    <w:p w14:paraId="562A7460" w14:textId="77777777" w:rsidR="00311FA7" w:rsidRPr="00936713" w:rsidRDefault="00311FA7" w:rsidP="008D0BD6"/>
    <w:p w14:paraId="7E8AA0BD" w14:textId="5B4DEA5F" w:rsidR="007D2E51" w:rsidRPr="00936713" w:rsidRDefault="007D2E51" w:rsidP="008D0BD6">
      <w:r w:rsidRPr="00936713">
        <w:t xml:space="preserve">Im Verlauf der Antragstellung dieser </w:t>
      </w:r>
      <w:r w:rsidR="00642A1B" w:rsidRPr="00936713">
        <w:t>Masterthesis</w:t>
      </w:r>
      <w:r w:rsidRPr="00936713">
        <w:t xml:space="preserve"> hat sich die Helion AG dazu entschieden, die «THEIA Baustellen App» nicht in </w:t>
      </w:r>
      <w:r w:rsidR="00AF49B3" w:rsidRPr="00936713">
        <w:t>Zusammenarbeit</w:t>
      </w:r>
      <w:r w:rsidRPr="00936713">
        <w:t xml:space="preserve"> mit Isolutions zu erstellen. In Absprache mit den Experten und der Studienleitenden der </w:t>
      </w:r>
      <w:r w:rsidR="005B745F" w:rsidRPr="00936713">
        <w:t>Master</w:t>
      </w:r>
      <w:r w:rsidR="00A10A6E">
        <w:t>t</w:t>
      </w:r>
      <w:r w:rsidR="005B745F" w:rsidRPr="00936713">
        <w:t>hesis</w:t>
      </w:r>
      <w:r w:rsidRPr="00936713">
        <w:t xml:space="preserve"> wurde entschieden, </w:t>
      </w:r>
      <w:r w:rsidR="00B9673E" w:rsidRPr="00936713">
        <w:t>die Arbeit trotzdem auf Basis der Anforderungen der Helion AG durchzuführen</w:t>
      </w:r>
      <w:r w:rsidR="00D05DA7" w:rsidRPr="00936713">
        <w:t>.</w:t>
      </w:r>
    </w:p>
    <w:p w14:paraId="1B654E5F" w14:textId="125971C7" w:rsidR="00311FA7" w:rsidRPr="00936713" w:rsidRDefault="00311FA7" w:rsidP="00311FA7">
      <w:pPr>
        <w:pStyle w:val="Heading2"/>
      </w:pPr>
      <w:bookmarkStart w:id="7" w:name="_Toc190802570"/>
      <w:r w:rsidRPr="00936713">
        <w:t>Problemstellung</w:t>
      </w:r>
      <w:bookmarkEnd w:id="7"/>
    </w:p>
    <w:p w14:paraId="2630A16B" w14:textId="70660195" w:rsidR="00335199" w:rsidRPr="00FC4505" w:rsidRDefault="008231B2" w:rsidP="00311FA7">
      <w:commentRangeStart w:id="8"/>
      <w:r w:rsidRPr="00FC4505">
        <w:t>Die bestehende Lösung THEIA besteht aus einem Desktop Client und einem Backendsystem. Der Kontext</w:t>
      </w:r>
      <w:r w:rsidR="00AF49B3" w:rsidRPr="00FC4505">
        <w:t>,</w:t>
      </w:r>
      <w:r w:rsidRPr="00FC4505">
        <w:t xml:space="preserve"> in dem dieses Client/Server System arbeitet, zeichnet sich </w:t>
      </w:r>
      <w:r w:rsidR="00FC4505" w:rsidRPr="00FC4505">
        <w:t>da</w:t>
      </w:r>
      <w:r w:rsidRPr="00FC4505">
        <w:t>durch</w:t>
      </w:r>
      <w:r w:rsidR="00FC4505" w:rsidRPr="00FC4505">
        <w:t xml:space="preserve"> aus, dass</w:t>
      </w:r>
      <w:r w:rsidRPr="00FC4505">
        <w:t xml:space="preserve"> </w:t>
      </w:r>
      <w:r w:rsidR="00335199" w:rsidRPr="00FC4505">
        <w:t xml:space="preserve">eine </w:t>
      </w:r>
      <w:r w:rsidRPr="00FC4505">
        <w:t>stabile Netzwerkverbindung</w:t>
      </w:r>
      <w:r w:rsidR="00335199" w:rsidRPr="00FC4505">
        <w:t xml:space="preserve"> </w:t>
      </w:r>
      <w:r w:rsidR="00FC4505" w:rsidRPr="00FC4505">
        <w:t>vorausgesetzt wird</w:t>
      </w:r>
      <w:r w:rsidR="00335199" w:rsidRPr="00FC4505">
        <w:t>. Daten</w:t>
      </w:r>
      <w:r w:rsidR="00FC4505" w:rsidRPr="00FC4505">
        <w:t xml:space="preserve"> werden </w:t>
      </w:r>
      <w:r w:rsidR="00335199" w:rsidRPr="00FC4505">
        <w:t>lokal zwischengespeichert aber nicht persistiert, da von einem permanent verfügbaren Backen</w:t>
      </w:r>
      <w:r w:rsidR="00642A1B" w:rsidRPr="00FC4505">
        <w:t>d</w:t>
      </w:r>
      <w:r w:rsidR="00335199" w:rsidRPr="00FC4505">
        <w:t xml:space="preserve"> ausgegangen werden kann.</w:t>
      </w:r>
      <w:commentRangeEnd w:id="8"/>
      <w:r w:rsidR="008A7560" w:rsidRPr="00FC4505">
        <w:rPr>
          <w:rStyle w:val="CommentReference"/>
        </w:rPr>
        <w:commentReference w:id="8"/>
      </w:r>
    </w:p>
    <w:p w14:paraId="77200400" w14:textId="77777777" w:rsidR="00335199" w:rsidRPr="005B745F" w:rsidRDefault="00335199" w:rsidP="00311FA7">
      <w:pPr>
        <w:rPr>
          <w:color w:val="7030A0"/>
          <w:rPrChange w:id="9" w:author="Anna Zürcher" w:date="2025-02-17T11:29:00Z" w16du:dateUtc="2025-02-17T10:29:00Z">
            <w:rPr/>
          </w:rPrChange>
        </w:rPr>
      </w:pPr>
    </w:p>
    <w:p w14:paraId="011BE0B7" w14:textId="21A9C561" w:rsidR="00335199" w:rsidRPr="00936713" w:rsidRDefault="00335199" w:rsidP="00311FA7">
      <w:r w:rsidRPr="00936713">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App, die offline </w:t>
      </w:r>
      <w:r w:rsidR="005B745F" w:rsidRPr="00936713">
        <w:t>Fähigkeit</w:t>
      </w:r>
      <w:r w:rsidR="00377CED">
        <w:t>,</w:t>
      </w:r>
      <w:r w:rsidRPr="00936713">
        <w:t xml:space="preserve"> </w:t>
      </w:r>
      <w:r w:rsidR="00377CED">
        <w:t>d</w:t>
      </w:r>
      <w:r w:rsidRPr="00936713">
        <w:t>a gemäss Helion AG die Verbindung in das Internet auf der Baustelle oft nicht gewährleistet ist.</w:t>
      </w:r>
    </w:p>
    <w:p w14:paraId="7B5A0838" w14:textId="77777777" w:rsidR="00335199" w:rsidRPr="00936713" w:rsidRDefault="00335199" w:rsidP="00311FA7"/>
    <w:p w14:paraId="64E7D02E" w14:textId="44840B09" w:rsidR="00335199" w:rsidRPr="00936713" w:rsidRDefault="00335199" w:rsidP="00311FA7">
      <w:r w:rsidRPr="00936713">
        <w:t xml:space="preserve">Aufgrund dieser Ausgangslage ist klar, dass auf die Verfügbarkeit der Projektdaten, Funktionalität der App ohne Internet, und Konsistenz der Daten ein spezielles Augenmerk gelegt werden muss. Es gibt unterschiedliche </w:t>
      </w:r>
      <w:r w:rsidR="00377CED" w:rsidRPr="00936713">
        <w:t>Ansätze</w:t>
      </w:r>
      <w:r w:rsidRPr="00936713">
        <w:t xml:space="preserve">, Entwurfsmuster und </w:t>
      </w:r>
      <w:r w:rsidR="00377CED" w:rsidRPr="00936713">
        <w:t>Methoden</w:t>
      </w:r>
      <w:r w:rsidRPr="00936713">
        <w:t xml:space="preserve"> für die Synchronisierung von Daten, Sicherstellung von Verfügbarkeit und Konsistenz. Es stellt sich die Frage, welches Entwurfsmuster ist am besten geeignet, um die Anforderungen der Helion AG an diese Applikation </w:t>
      </w:r>
      <w:r w:rsidR="00133169" w:rsidRPr="00936713">
        <w:t>zu erfüllen.</w:t>
      </w:r>
    </w:p>
    <w:p w14:paraId="763EC134" w14:textId="434ACEAC" w:rsidR="00335199" w:rsidRPr="00936713" w:rsidRDefault="00133169" w:rsidP="00133169">
      <w:pPr>
        <w:pStyle w:val="Heading2"/>
      </w:pPr>
      <w:bookmarkStart w:id="10" w:name="_Toc190802571"/>
      <w:r w:rsidRPr="00936713">
        <w:t>Ziel der Arbeit</w:t>
      </w:r>
      <w:bookmarkEnd w:id="10"/>
    </w:p>
    <w:p w14:paraId="7333164E" w14:textId="77777777" w:rsidR="00133169" w:rsidRPr="00936713" w:rsidRDefault="00133169" w:rsidP="00133169">
      <w:r w:rsidRPr="00936713">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936713" w:rsidRDefault="00133169">
      <w:pPr>
        <w:pStyle w:val="ListParagraph"/>
        <w:numPr>
          <w:ilvl w:val="0"/>
          <w:numId w:val="8"/>
        </w:numPr>
      </w:pPr>
      <w:r w:rsidRPr="00936713">
        <w:t>Lösungsarchitektur für die «Baustellen App» nach Arc42.</w:t>
      </w:r>
    </w:p>
    <w:p w14:paraId="2D3C8FFB" w14:textId="7D1B9402" w:rsidR="00133169" w:rsidRPr="00936713" w:rsidRDefault="00133169">
      <w:pPr>
        <w:pStyle w:val="ListParagraph"/>
        <w:numPr>
          <w:ilvl w:val="0"/>
          <w:numId w:val="8"/>
        </w:numPr>
      </w:pPr>
      <w:r w:rsidRPr="00936713">
        <w:lastRenderedPageBreak/>
        <w:t>Architekturentscheid für die Umsetzung der Datensynchronisation.</w:t>
      </w:r>
    </w:p>
    <w:p w14:paraId="68AEA96F" w14:textId="4C261C25" w:rsidR="00133169" w:rsidRPr="00936713" w:rsidRDefault="00C15032">
      <w:pPr>
        <w:pStyle w:val="ListParagraph"/>
        <w:numPr>
          <w:ilvl w:val="0"/>
          <w:numId w:val="8"/>
        </w:numPr>
        <w:rPr>
          <w:strike/>
        </w:rPr>
      </w:pPr>
      <w:r w:rsidRPr="00936713">
        <w:rPr>
          <w:strike/>
        </w:rPr>
        <w:t>Minimum Viable Product (MVP) der Baustellen App umsetzen</w:t>
      </w:r>
      <w:r w:rsidR="00133169" w:rsidRPr="00936713">
        <w:rPr>
          <w:strike/>
        </w:rPr>
        <w:t>.</w:t>
      </w:r>
    </w:p>
    <w:p w14:paraId="6F96C13B" w14:textId="77777777" w:rsidR="000255BB" w:rsidRPr="00936713" w:rsidRDefault="000255BB" w:rsidP="000255BB">
      <w:pPr>
        <w:rPr>
          <w:strike/>
        </w:rPr>
      </w:pPr>
    </w:p>
    <w:p w14:paraId="5DB1D894" w14:textId="6F7B576D" w:rsidR="000255BB" w:rsidRPr="00936713" w:rsidRDefault="007F5B4E" w:rsidP="000255BB">
      <w:r w:rsidRPr="00936713">
        <w:t>I</w:t>
      </w:r>
      <w:r w:rsidR="000255BB" w:rsidRPr="00936713">
        <w:t>n Absprache mit dem Expertengremium</w:t>
      </w:r>
      <w:r w:rsidRPr="00936713">
        <w:t xml:space="preserve"> wurde</w:t>
      </w:r>
      <w:r w:rsidR="000255BB" w:rsidRPr="00936713">
        <w:t xml:space="preserve"> am 27.01.2025 entschieden, die Zielsetzung „ein MVP der Baustellen App umzusetzen“ </w:t>
      </w:r>
      <w:r w:rsidR="00377CED">
        <w:t>anzupassen</w:t>
      </w:r>
      <w:r w:rsidR="000255BB" w:rsidRPr="00936713">
        <w:t xml:space="preserve">. Neu </w:t>
      </w:r>
      <w:r w:rsidR="00377CED" w:rsidRPr="00936713">
        <w:t>lautet</w:t>
      </w:r>
      <w:r w:rsidR="000255BB" w:rsidRPr="00936713">
        <w:t xml:space="preserve"> das Ziel:</w:t>
      </w:r>
    </w:p>
    <w:p w14:paraId="18133E23" w14:textId="3E886FFF" w:rsidR="000255BB" w:rsidRPr="00936713" w:rsidRDefault="000255BB">
      <w:pPr>
        <w:pStyle w:val="ListParagraph"/>
        <w:numPr>
          <w:ilvl w:val="0"/>
          <w:numId w:val="11"/>
        </w:numPr>
      </w:pPr>
      <w:r w:rsidRPr="00936713">
        <w:t>Ein PoC der Baustellen App umsetzen.</w:t>
      </w:r>
    </w:p>
    <w:p w14:paraId="362F24B5" w14:textId="4E80E40E" w:rsidR="000255BB" w:rsidRPr="00936713" w:rsidRDefault="000255BB" w:rsidP="000255BB">
      <w:r w:rsidRPr="00936713">
        <w:t>Der PoC muss folgende Anforderungen erfüllen:</w:t>
      </w:r>
    </w:p>
    <w:p w14:paraId="0F78BF1E" w14:textId="7BB472EC" w:rsidR="000255BB" w:rsidRPr="00936713" w:rsidRDefault="000255BB">
      <w:pPr>
        <w:pStyle w:val="ListParagraph"/>
        <w:numPr>
          <w:ilvl w:val="0"/>
          <w:numId w:val="11"/>
        </w:numPr>
      </w:pPr>
      <w:r w:rsidRPr="00936713">
        <w:t>Er zeigt die Funktion des eingesetzten Entwurfsmusters für die Datensynchronisation.</w:t>
      </w:r>
    </w:p>
    <w:p w14:paraId="7B023448" w14:textId="6691F36F" w:rsidR="000255BB" w:rsidRPr="00936713" w:rsidRDefault="000255BB">
      <w:pPr>
        <w:pStyle w:val="ListParagraph"/>
        <w:numPr>
          <w:ilvl w:val="0"/>
          <w:numId w:val="11"/>
        </w:numPr>
      </w:pPr>
      <w:r w:rsidRPr="00936713">
        <w:t>Er demonstriert den Zugriff eines Benutzers auf Projektdaten.</w:t>
      </w:r>
    </w:p>
    <w:p w14:paraId="1D2EE680" w14:textId="1C0F8C22" w:rsidR="00133169" w:rsidRPr="00936713" w:rsidRDefault="00133169" w:rsidP="00133169">
      <w:pPr>
        <w:pStyle w:val="Heading2"/>
      </w:pPr>
      <w:bookmarkStart w:id="11" w:name="_Toc190802572"/>
      <w:r w:rsidRPr="00936713">
        <w:t>Abgrenzung</w:t>
      </w:r>
      <w:bookmarkEnd w:id="11"/>
    </w:p>
    <w:p w14:paraId="0B08A52F" w14:textId="75BD7EE9" w:rsidR="00133169" w:rsidRPr="00936713" w:rsidRDefault="00133169" w:rsidP="00133169">
      <w:r w:rsidRPr="00936713">
        <w:t>Folgende Punkte sind nicht Teil der Masterthesis:</w:t>
      </w:r>
    </w:p>
    <w:p w14:paraId="31F04DA1" w14:textId="6BE697C0" w:rsidR="00133169" w:rsidRPr="00936713" w:rsidRDefault="00133169">
      <w:pPr>
        <w:pStyle w:val="ListParagraph"/>
        <w:numPr>
          <w:ilvl w:val="0"/>
          <w:numId w:val="9"/>
        </w:numPr>
      </w:pPr>
      <w:r w:rsidRPr="00936713">
        <w:t>Die Lösungsarchitektur konzentriert sich auf die Datensy</w:t>
      </w:r>
      <w:r w:rsidR="00A10A6E">
        <w:t>n</w:t>
      </w:r>
      <w:r w:rsidRPr="00936713">
        <w:t xml:space="preserve">chronisation und </w:t>
      </w:r>
      <w:r w:rsidR="00A10A6E">
        <w:t>den offline Modus</w:t>
      </w:r>
      <w:r w:rsidRPr="00936713">
        <w:t xml:space="preserve">. Eine vollständige Implementierung der </w:t>
      </w:r>
      <w:r w:rsidR="000004EA">
        <w:t>f</w:t>
      </w:r>
      <w:r w:rsidRPr="00936713">
        <w:t>unktionalen Anforderungen ist nicht Teil dieser Arbeit.</w:t>
      </w:r>
    </w:p>
    <w:p w14:paraId="38615F24" w14:textId="63BA5544" w:rsidR="00133169" w:rsidRPr="00936713" w:rsidRDefault="00133169">
      <w:pPr>
        <w:pStyle w:val="ListParagraph"/>
        <w:numPr>
          <w:ilvl w:val="0"/>
          <w:numId w:val="9"/>
        </w:numPr>
      </w:pPr>
      <w:r w:rsidRPr="00936713">
        <w:t xml:space="preserve">Auf Grund der vorhandenen Infrastruktur </w:t>
      </w:r>
      <w:r w:rsidR="00B9673E" w:rsidRPr="00936713">
        <w:t>beschränkt sich der PoC auf die Plattform Apple iOS.</w:t>
      </w:r>
    </w:p>
    <w:p w14:paraId="277CFFFF" w14:textId="465CCDD2" w:rsidR="00B9673E" w:rsidRPr="00936713" w:rsidRDefault="00B9673E">
      <w:pPr>
        <w:pStyle w:val="ListParagraph"/>
        <w:numPr>
          <w:ilvl w:val="0"/>
          <w:numId w:val="9"/>
        </w:numPr>
      </w:pPr>
      <w:r w:rsidRPr="00936713">
        <w:t xml:space="preserve">Eine Integration in die IT-Landschaft der Helion AG ist nicht </w:t>
      </w:r>
      <w:r w:rsidR="00A10A6E" w:rsidRPr="00936713">
        <w:t>Teil</w:t>
      </w:r>
      <w:r w:rsidRPr="00936713">
        <w:t xml:space="preserve"> dieser Masterthesis.</w:t>
      </w:r>
    </w:p>
    <w:p w14:paraId="48DA0310" w14:textId="34C8DCAB" w:rsidR="00B9673E" w:rsidRPr="00936713" w:rsidRDefault="00B9673E" w:rsidP="00B9673E">
      <w:r w:rsidRPr="00936713">
        <w:t>Wie bereits in der Ausgangslage erwähnt, hat sich die Helion AG aus dem Projekt zurückgezogen. Das führt zu einigen Einschränkungen:</w:t>
      </w:r>
    </w:p>
    <w:p w14:paraId="0B206420" w14:textId="038B9C6E" w:rsidR="00B9673E" w:rsidRPr="00936713" w:rsidRDefault="00B9673E">
      <w:pPr>
        <w:pStyle w:val="ListParagraph"/>
        <w:numPr>
          <w:ilvl w:val="0"/>
          <w:numId w:val="10"/>
        </w:numPr>
      </w:pPr>
      <w:r w:rsidRPr="00936713">
        <w:t xml:space="preserve">Es steht kein Backend zur Verfügung. Deshalb muss für den </w:t>
      </w:r>
      <w:r w:rsidR="00A27498" w:rsidRPr="00936713">
        <w:t>MVP</w:t>
      </w:r>
      <w:r w:rsidRPr="00936713">
        <w:t xml:space="preserve"> ein </w:t>
      </w:r>
      <w:r w:rsidR="00A27498" w:rsidRPr="00936713">
        <w:t xml:space="preserve">eigenes </w:t>
      </w:r>
      <w:r w:rsidRPr="00936713">
        <w:t>Backend erstellt werden.</w:t>
      </w:r>
    </w:p>
    <w:p w14:paraId="1EC0BEC6" w14:textId="70907E88" w:rsidR="00B9673E" w:rsidRPr="00936713" w:rsidRDefault="00B9673E">
      <w:pPr>
        <w:pStyle w:val="ListParagraph"/>
        <w:numPr>
          <w:ilvl w:val="0"/>
          <w:numId w:val="10"/>
        </w:numPr>
      </w:pPr>
      <w:r w:rsidRPr="00936713">
        <w:t>Auf Grund der zeitlichen Einschränkung ist Sicherheit kein Bestandteil dieser Arbeit</w:t>
      </w:r>
      <w:r w:rsidR="007F5B4E" w:rsidRPr="00936713">
        <w:t>.</w:t>
      </w:r>
    </w:p>
    <w:p w14:paraId="2963BBAD" w14:textId="749D4CCF" w:rsidR="00D05DA7" w:rsidRPr="00936713" w:rsidRDefault="00B9673E">
      <w:pPr>
        <w:pStyle w:val="ListParagraph"/>
        <w:numPr>
          <w:ilvl w:val="0"/>
          <w:numId w:val="10"/>
        </w:numPr>
      </w:pPr>
      <w:r w:rsidRPr="00936713">
        <w:t xml:space="preserve">Die Lösungsarchitektur beschreibt den MVP entsprechend </w:t>
      </w:r>
      <w:r w:rsidR="00A10A6E" w:rsidRPr="00936713">
        <w:t>den Anforderungen</w:t>
      </w:r>
      <w:r w:rsidRPr="00936713">
        <w:t xml:space="preserve"> der Helion AG</w:t>
      </w:r>
      <w:r w:rsidR="00D05DA7" w:rsidRPr="00936713">
        <w:t>.</w:t>
      </w:r>
    </w:p>
    <w:p w14:paraId="0B1DCBF3" w14:textId="77777777" w:rsidR="007F5B4E" w:rsidRPr="00936713" w:rsidRDefault="007F5B4E" w:rsidP="007F5B4E"/>
    <w:p w14:paraId="1C87A72D" w14:textId="32240C80" w:rsidR="007F5B4E" w:rsidRPr="00936713" w:rsidRDefault="007F5B4E" w:rsidP="007F5B4E">
      <w:r w:rsidRPr="00936713">
        <w:t>In Absprache mit dem Expertengremium wurde am 27.01.2025 die Zielsetzung für die „Umsetzung eines MVP der Baustellen App“ angepasst. Deshalb ergeben sich zusätzliche Abgrenzungen:</w:t>
      </w:r>
    </w:p>
    <w:p w14:paraId="262A4E60" w14:textId="725315D9" w:rsidR="007F5B4E" w:rsidRPr="00936713" w:rsidRDefault="007F5B4E">
      <w:pPr>
        <w:pStyle w:val="ListParagraph"/>
        <w:numPr>
          <w:ilvl w:val="0"/>
          <w:numId w:val="12"/>
        </w:numPr>
      </w:pPr>
      <w:r w:rsidRPr="00936713">
        <w:t>Der PoC hat keine Benutzerverwaltung. Es wird ein statischer Benutzer hinterlegt.</w:t>
      </w:r>
    </w:p>
    <w:p w14:paraId="65B09287" w14:textId="064B7065" w:rsidR="007F5B4E" w:rsidRPr="00936713" w:rsidRDefault="007F5B4E">
      <w:pPr>
        <w:pStyle w:val="ListParagraph"/>
        <w:numPr>
          <w:ilvl w:val="0"/>
          <w:numId w:val="12"/>
        </w:numPr>
      </w:pPr>
      <w:r w:rsidRPr="00936713">
        <w:t>Der PoC wird nicht den Funktionsumfang enthalten, wie er in der Lösungsarchitektur beschrieben wird.</w:t>
      </w:r>
    </w:p>
    <w:p w14:paraId="511AF817" w14:textId="7AFD0CCD" w:rsidR="00D05DA7" w:rsidRPr="00936713" w:rsidRDefault="00D05DA7" w:rsidP="00D05DA7">
      <w:pPr>
        <w:pStyle w:val="Heading2"/>
      </w:pPr>
      <w:bookmarkStart w:id="12" w:name="_Toc190802573"/>
      <w:r w:rsidRPr="00936713">
        <w:t>Aufbau der Arbeit</w:t>
      </w:r>
      <w:bookmarkEnd w:id="12"/>
    </w:p>
    <w:p w14:paraId="3723BFA1" w14:textId="7702664B" w:rsidR="0011235C" w:rsidRPr="00936713" w:rsidRDefault="0011235C" w:rsidP="0011235C">
      <w:r w:rsidRPr="00936713">
        <w:t>Die Masterarbeit ist folgendermassen aufgebaut</w:t>
      </w:r>
      <w:r w:rsidR="000004EA">
        <w:t xml:space="preserve">: </w:t>
      </w:r>
      <w:r w:rsidRPr="00936713">
        <w:t xml:space="preserve">Zuerst wird in einer Einführung die Ausgangslage, Motivation, Problemstellung und die Zielsetzung erläutert. </w:t>
      </w:r>
    </w:p>
    <w:p w14:paraId="56CB02AC" w14:textId="77777777" w:rsidR="0011235C" w:rsidRPr="00936713" w:rsidRDefault="0011235C" w:rsidP="0011235C"/>
    <w:p w14:paraId="3B1E4D07" w14:textId="1381916B" w:rsidR="0011235C" w:rsidRPr="00936713" w:rsidRDefault="0011235C" w:rsidP="0011235C">
      <w:r w:rsidRPr="00936713">
        <w:t xml:space="preserve">Das zweite Kapitel beschäftigt sich mit dem Literaturreview </w:t>
      </w:r>
      <w:r w:rsidR="006E006B">
        <w:t>zum</w:t>
      </w:r>
      <w:r w:rsidRPr="00936713">
        <w:t xml:space="preserve"> Thema Datensynchronisation. Der Autor setzt sich mit der Beziehung und Problematik von Partitionstoleranz, Konsistenz und Verfügbarkeit in einem </w:t>
      </w:r>
      <w:r w:rsidR="006E006B">
        <w:t>v</w:t>
      </w:r>
      <w:r w:rsidRPr="00936713">
        <w:t xml:space="preserve">erteilten System </w:t>
      </w:r>
      <w:r w:rsidR="006E006B" w:rsidRPr="00936713">
        <w:t>auseinander</w:t>
      </w:r>
      <w:r w:rsidRPr="00936713">
        <w:t xml:space="preserve"> und beleuchtet Datenübertragung, -synchronisation und -speicherung für mobile Applikationen.</w:t>
      </w:r>
    </w:p>
    <w:p w14:paraId="28ED7956" w14:textId="77777777" w:rsidR="0011235C" w:rsidRPr="00936713" w:rsidRDefault="0011235C" w:rsidP="0011235C"/>
    <w:p w14:paraId="7C753885" w14:textId="592486A3" w:rsidR="0011235C" w:rsidRPr="00936713" w:rsidRDefault="0011235C" w:rsidP="0011235C">
      <w:r w:rsidRPr="00936713">
        <w:t>Im dritten Kapitel geht der Autor auf die Methodik ein. Durch Transparenz in der Methodik soll die Reproduzierbarkeit gewährleistet und die Grundlage für eine kritische Bewertung legen</w:t>
      </w:r>
      <w:r w:rsidR="002F1E80">
        <w:t xml:space="preserve"> werden</w:t>
      </w:r>
      <w:r w:rsidRPr="00936713">
        <w:t>.</w:t>
      </w:r>
    </w:p>
    <w:p w14:paraId="44FA08E0" w14:textId="77777777" w:rsidR="0011235C" w:rsidRPr="00936713" w:rsidRDefault="0011235C" w:rsidP="0011235C"/>
    <w:p w14:paraId="150F6D8C" w14:textId="7C19EF6A" w:rsidR="0011235C" w:rsidRPr="00936713" w:rsidRDefault="0011235C" w:rsidP="0011235C">
      <w:r w:rsidRPr="00936713">
        <w:t>Im vierten Kapitel ist das Pflichtenheft aus der Anfrage der Helion AG an die Isolutions AG aufgeführt. Dieses Pflichtenheft ist die Grundlage für die Lösungsarchitektur.</w:t>
      </w:r>
    </w:p>
    <w:p w14:paraId="2283B594" w14:textId="77777777" w:rsidR="0011235C" w:rsidRPr="00936713" w:rsidRDefault="0011235C" w:rsidP="0011235C"/>
    <w:p w14:paraId="31E8B3E1" w14:textId="58A3BA56" w:rsidR="00CB4DB0" w:rsidRPr="00936713" w:rsidRDefault="0011235C" w:rsidP="0011235C">
      <w:r w:rsidRPr="00936713">
        <w:t xml:space="preserve">Im fünften Kapitel werden die Lieferobjekte beschrieben. Im ersten Teil wird die Lösungsarchitektur aufgezeigt. </w:t>
      </w:r>
      <w:r w:rsidR="00CB4DB0" w:rsidRPr="00936713">
        <w:t xml:space="preserve">Der zweite Teil befasst sich </w:t>
      </w:r>
      <w:r w:rsidR="002F1E80" w:rsidRPr="00936713">
        <w:t>besonders</w:t>
      </w:r>
      <w:r w:rsidR="00CB4DB0" w:rsidRPr="00936713">
        <w:t xml:space="preserve"> mit der Datensynchronisation und des gewählten Entwurfsmusters. Die Validierung de</w:t>
      </w:r>
      <w:r w:rsidR="00101B32" w:rsidRPr="00936713">
        <w:t xml:space="preserve">r Umsetzung des MVPs </w:t>
      </w:r>
      <w:r w:rsidR="00CB4DB0" w:rsidRPr="00936713">
        <w:t>schliesst dieses Kapitel ab.</w:t>
      </w:r>
    </w:p>
    <w:p w14:paraId="54C5D40F" w14:textId="329C84EC" w:rsidR="00432DB1" w:rsidRPr="00936713" w:rsidRDefault="00432DB1">
      <w:pPr>
        <w:spacing w:line="240" w:lineRule="auto"/>
      </w:pPr>
      <w:r w:rsidRPr="00936713">
        <w:br w:type="page"/>
      </w:r>
    </w:p>
    <w:p w14:paraId="2CF24AAF" w14:textId="5B8E42F4" w:rsidR="007872DC" w:rsidRPr="00936713" w:rsidRDefault="0095577C" w:rsidP="007872DC">
      <w:pPr>
        <w:pStyle w:val="Heading1"/>
      </w:pPr>
      <w:bookmarkStart w:id="13" w:name="_Toc188879060"/>
      <w:bookmarkStart w:id="14" w:name="_Toc190802574"/>
      <w:r w:rsidRPr="00936713">
        <w:lastRenderedPageBreak/>
        <w:t>Literaturreview</w:t>
      </w:r>
      <w:bookmarkEnd w:id="13"/>
      <w:bookmarkEnd w:id="14"/>
    </w:p>
    <w:p w14:paraId="6627F69C" w14:textId="78113CBE" w:rsidR="007872DC" w:rsidRPr="00936713" w:rsidRDefault="0095577C" w:rsidP="007872DC">
      <w:r w:rsidRPr="00936713">
        <w:t>Dieses Kapitel beinhaltet die Grundlagen zur Datensynchronisation und Datenkonsistenz.</w:t>
      </w:r>
    </w:p>
    <w:p w14:paraId="262CB31D" w14:textId="69FC8EA1" w:rsidR="007872DC" w:rsidRPr="00936713" w:rsidRDefault="00EF6F67" w:rsidP="007872DC">
      <w:pPr>
        <w:pStyle w:val="Heading2"/>
      </w:pPr>
      <w:bookmarkStart w:id="15" w:name="_Toc190802575"/>
      <w:r w:rsidRPr="00936713">
        <w:t>Grundlagen</w:t>
      </w:r>
      <w:bookmarkEnd w:id="15"/>
    </w:p>
    <w:p w14:paraId="0535A86B" w14:textId="44AAC4B1" w:rsidR="009F745A" w:rsidRPr="00936713" w:rsidRDefault="00EF6F67" w:rsidP="00EF6F67">
      <w:r w:rsidRPr="00936713">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r w:rsidR="006A3BC7" w:rsidRPr="00936713">
        <w:t>mehreren</w:t>
      </w:r>
      <w:r w:rsidRPr="00936713">
        <w:t xml:space="preserve"> Clients auf die möglicherweise gleichen Datensätze. Der Aspekt der Datensynchronisation hat vor allem Einfluss auf die Verfügbarkeit der Anwendung und </w:t>
      </w:r>
      <w:r w:rsidR="009F745A" w:rsidRPr="00936713">
        <w:t xml:space="preserve">damit auf </w:t>
      </w:r>
      <w:r w:rsidRPr="00936713">
        <w:t xml:space="preserve">das Benutzererlebnis. Der zweite Aspekt beeinflusst primär die </w:t>
      </w:r>
      <w:r w:rsidR="009F745A" w:rsidRPr="00936713">
        <w:t>Konsistenz der Daten, welche für eine Geschäftsapplikation</w:t>
      </w:r>
      <w:ins w:id="16" w:author="Anna Zürcher" w:date="2025-02-17T11:59:00Z" w16du:dateUtc="2025-02-17T10:59:00Z">
        <w:r w:rsidR="006A3BC7">
          <w:t>,</w:t>
        </w:r>
      </w:ins>
      <w:r w:rsidR="009F745A" w:rsidRPr="00936713">
        <w:t xml:space="preserve"> wie in diesem Fall, von grosser Bedeutung ist.</w:t>
      </w:r>
    </w:p>
    <w:p w14:paraId="7FE9C70C" w14:textId="522D992A" w:rsidR="0040451C" w:rsidRPr="00936713" w:rsidRDefault="0040451C" w:rsidP="0040451C">
      <w:pPr>
        <w:pStyle w:val="Heading3"/>
      </w:pPr>
      <w:bookmarkStart w:id="17" w:name="_Toc190802576"/>
      <w:r w:rsidRPr="00936713">
        <w:t>Set Reconciliation Problem</w:t>
      </w:r>
      <w:bookmarkEnd w:id="17"/>
    </w:p>
    <w:p w14:paraId="5E53DC0C" w14:textId="611214F7" w:rsidR="0040451C" w:rsidRPr="00936713" w:rsidRDefault="0040451C" w:rsidP="0040451C">
      <w:r w:rsidRPr="00936713">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936713">
        <w:fldChar w:fldCharType="begin"/>
      </w:r>
      <w:r w:rsidRPr="00936713">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936713">
        <w:fldChar w:fldCharType="separate"/>
      </w:r>
      <w:r w:rsidRPr="00936713">
        <w:t>[1]</w:t>
      </w:r>
      <w:r w:rsidRPr="00936713">
        <w:fldChar w:fldCharType="end"/>
      </w:r>
      <w:r w:rsidRPr="00936713">
        <w:t xml:space="preserve">. </w:t>
      </w:r>
      <w:r w:rsidR="001F13D3" w:rsidRPr="00936713">
        <w:t>Jedes Client/Server System oder ein System bestehend aus Backend/Server und mobilen Clients wird mit diesem Problem konfrontiert. Eine einfache Lösung wäre ein Reset der Datensets</w:t>
      </w:r>
      <w:r w:rsidR="000004EA">
        <w:t>,</w:t>
      </w:r>
      <w:r w:rsidR="001F13D3" w:rsidRPr="00936713">
        <w:t xml:space="preserve"> </w:t>
      </w:r>
      <w:r w:rsidR="006A3BC7">
        <w:t xml:space="preserve">welches </w:t>
      </w:r>
      <w:r w:rsidR="001F13D3" w:rsidRPr="00936713">
        <w:t>von einem Masterset aus</w:t>
      </w:r>
      <w:r w:rsidR="006A3BC7">
        <w:t xml:space="preserve">geführt </w:t>
      </w:r>
      <w:r w:rsidR="005C2FDB">
        <w:t>wird</w:t>
      </w:r>
      <w:r w:rsidR="001F13D3" w:rsidRPr="00936713">
        <w:t xml:space="preserve"> </w:t>
      </w:r>
      <w:r w:rsidR="001F13D3" w:rsidRPr="00936713">
        <w:fldChar w:fldCharType="begin"/>
      </w:r>
      <w:r w:rsidR="001F13D3" w:rsidRPr="00936713">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 Komplexere Lösungen verwenden Algorithmen</w:t>
      </w:r>
      <w:r w:rsidR="000004EA">
        <w:t>,</w:t>
      </w:r>
      <w:r w:rsidR="001F13D3" w:rsidRPr="00936713">
        <w:t xml:space="preserve"> um die Differenz der Datensets zu bestimmen und zusammenzuführen </w:t>
      </w:r>
      <w:r w:rsidR="001F13D3" w:rsidRPr="00936713">
        <w:fldChar w:fldCharType="begin"/>
      </w:r>
      <w:r w:rsidR="001F13D3" w:rsidRPr="00936713">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936713">
        <w:fldChar w:fldCharType="separate"/>
      </w:r>
      <w:r w:rsidR="001F13D3" w:rsidRPr="00936713">
        <w:t>[2]</w:t>
      </w:r>
      <w:r w:rsidR="001F13D3" w:rsidRPr="00936713">
        <w:fldChar w:fldCharType="end"/>
      </w:r>
      <w:r w:rsidR="001F13D3" w:rsidRPr="00936713">
        <w:t xml:space="preserve">. Primär hängt die Wahl der verwendeten Lösung von den Anforderungen an das System, die für die Umsetzung verfügbare Zeit und Budget </w:t>
      </w:r>
      <w:r w:rsidR="005C2FDB">
        <w:t>sowie</w:t>
      </w:r>
      <w:r w:rsidR="005C2FDB" w:rsidRPr="00936713">
        <w:t xml:space="preserve"> </w:t>
      </w:r>
      <w:r w:rsidR="001F13D3" w:rsidRPr="00936713">
        <w:t>der verfügbaren Infrastruktur</w:t>
      </w:r>
      <w:r w:rsidR="005C2FDB">
        <w:t>en</w:t>
      </w:r>
      <w:r w:rsidR="001F13D3" w:rsidRPr="00936713">
        <w:t xml:space="preserve"> (Speicher, Netzwerkbandbreite, Rechenleistung) ab </w:t>
      </w:r>
      <w:r w:rsidR="001F13D3" w:rsidRPr="00936713">
        <w:fldChar w:fldCharType="begin"/>
      </w:r>
      <w:r w:rsidR="001F13D3" w:rsidRPr="00936713">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w:t>
      </w:r>
    </w:p>
    <w:p w14:paraId="458FB103" w14:textId="39763E9C" w:rsidR="009F745A" w:rsidRPr="00936713" w:rsidRDefault="009F745A" w:rsidP="0040451C">
      <w:pPr>
        <w:pStyle w:val="Heading3"/>
      </w:pPr>
      <w:bookmarkStart w:id="18" w:name="_Toc190802577"/>
      <w:r w:rsidRPr="00936713">
        <w:t>CAP Theorem</w:t>
      </w:r>
      <w:bookmarkEnd w:id="18"/>
    </w:p>
    <w:p w14:paraId="1BE01D5B" w14:textId="2C2118FA" w:rsidR="00DA60F9" w:rsidRPr="00936713" w:rsidRDefault="006B3B18" w:rsidP="00DA60F9">
      <w:r w:rsidRPr="00936713">
        <w:t xml:space="preserve">Gemäss </w:t>
      </w:r>
      <w:r w:rsidRPr="00936713">
        <w:fldChar w:fldCharType="begin"/>
      </w:r>
      <w:r w:rsidR="001F13D3" w:rsidRPr="0093671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 xml:space="preserve"> </w:t>
      </w:r>
      <w:r w:rsidR="009822B8" w:rsidRPr="00936713">
        <w:t>spielt in einem verteilten System das CAP Theorem eine Rolle</w:t>
      </w:r>
      <w:r w:rsidR="0073130A" w:rsidRPr="00936713">
        <w:t xml:space="preserve">. </w:t>
      </w:r>
      <w:r w:rsidR="0073130A" w:rsidRPr="00EB54FC">
        <w:t>Das CAP Theorem wurde als erstes von Eric Brewer</w:t>
      </w:r>
      <w:r w:rsidR="00EB54FC" w:rsidRPr="00EB54FC">
        <w:t>,</w:t>
      </w:r>
      <w:r w:rsidR="0073130A" w:rsidRPr="00EB54FC">
        <w:t xml:space="preserve"> im Kontext </w:t>
      </w:r>
      <w:r w:rsidR="00EB54FC" w:rsidRPr="00EB54FC">
        <w:t>von geografisch verteilten Webservices, postuliert</w:t>
      </w:r>
      <w:r w:rsidR="0073130A" w:rsidRPr="00936713">
        <w:fldChar w:fldCharType="begin"/>
      </w:r>
      <w:r w:rsidR="0073130A" w:rsidRPr="00936713">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9822B8" w:rsidRPr="00936713">
        <w:t xml:space="preserve">. </w:t>
      </w:r>
      <w:r w:rsidR="0073130A" w:rsidRPr="00936713">
        <w:t xml:space="preserve">Der Einflussbereich des CAP Theorems ist </w:t>
      </w:r>
      <w:r w:rsidR="005C2FDB" w:rsidRPr="00936713">
        <w:t xml:space="preserve">auf jedes System </w:t>
      </w:r>
      <w:r w:rsidR="0073130A" w:rsidRPr="00936713">
        <w:t>anwendbar</w:t>
      </w:r>
      <w:r w:rsidR="000004EA">
        <w:t>,</w:t>
      </w:r>
      <w:r w:rsidR="0073130A" w:rsidRPr="00936713">
        <w:t xml:space="preserve"> welches gemeinsame Datensets in verteilten Konten verwendet </w:t>
      </w:r>
      <w:r w:rsidR="0073130A" w:rsidRPr="00936713">
        <w:fldChar w:fldCharType="begin"/>
      </w:r>
      <w:r w:rsidR="0073130A" w:rsidRPr="00936713">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73130A" w:rsidRPr="00936713">
        <w:t xml:space="preserve">. In den nächsten </w:t>
      </w:r>
      <w:r w:rsidR="005C2FDB">
        <w:t>Kapiteln</w:t>
      </w:r>
      <w:r w:rsidR="005C2FDB" w:rsidRPr="00936713">
        <w:t xml:space="preserve"> </w:t>
      </w:r>
      <w:r w:rsidR="0073130A" w:rsidRPr="00936713">
        <w:t>werden die drei Komponenten des Cap Theorems erläutert.</w:t>
      </w:r>
    </w:p>
    <w:p w14:paraId="31D72205" w14:textId="22C99AE9" w:rsidR="00DA60F9" w:rsidRPr="00936713" w:rsidRDefault="00DA60F9" w:rsidP="0040451C">
      <w:pPr>
        <w:pStyle w:val="Heading4"/>
      </w:pPr>
      <w:r w:rsidRPr="00936713">
        <w:t>Konsistenz</w:t>
      </w:r>
    </w:p>
    <w:p w14:paraId="1ED58CFF" w14:textId="0B23FA7C" w:rsidR="00DA60F9" w:rsidRPr="00936713" w:rsidRDefault="00DA60F9" w:rsidP="00DA60F9">
      <w:r w:rsidRPr="00936713">
        <w:t xml:space="preserve">Consistency bzw. Konsistenz beschreibt die Eigenschaft, dass der Informationsgehalt von Daten für alle Komponenten oder Teilnehmer in einem System zu jedem Zeitpunkt gleich ist </w:t>
      </w:r>
      <w:r w:rsidRPr="00936713">
        <w:fldChar w:fldCharType="begin"/>
      </w:r>
      <w:r w:rsidR="008A4F20" w:rsidRPr="00936713">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936713">
        <w:fldChar w:fldCharType="separate"/>
      </w:r>
      <w:r w:rsidRPr="00936713">
        <w:t>[3]</w:t>
      </w:r>
      <w:r w:rsidRPr="00936713">
        <w:fldChar w:fldCharType="end"/>
      </w:r>
      <w:r w:rsidRPr="00936713">
        <w:t>.</w:t>
      </w:r>
    </w:p>
    <w:p w14:paraId="1386C9E3" w14:textId="77777777" w:rsidR="00F57B58" w:rsidRPr="00936713" w:rsidRDefault="00F57B58" w:rsidP="00F57B58">
      <w:pPr>
        <w:keepNext/>
        <w:jc w:val="center"/>
      </w:pPr>
      <w:r w:rsidRPr="00936713">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1A9A63A5" w:rsidR="00F57B58" w:rsidRPr="00936713" w:rsidRDefault="00F57B58" w:rsidP="00F57B58">
      <w:pPr>
        <w:pStyle w:val="Caption"/>
        <w:jc w:val="center"/>
      </w:pPr>
      <w:bookmarkStart w:id="19" w:name="_Ref188710911"/>
      <w:bookmarkStart w:id="20" w:name="_Ref188710903"/>
      <w:bookmarkStart w:id="21" w:name="_Toc188879473"/>
      <w:bookmarkStart w:id="22" w:name="_Toc190802481"/>
      <w:r w:rsidRPr="00936713">
        <w:t xml:space="preserve">Abbildung </w:t>
      </w:r>
      <w:fldSimple w:instr=" SEQ Abbildung \* ARABIC ">
        <w:r w:rsidR="00460E0F">
          <w:rPr>
            <w:noProof/>
          </w:rPr>
          <w:t>1</w:t>
        </w:r>
      </w:fldSimple>
      <w:bookmarkEnd w:id="19"/>
      <w:r w:rsidRPr="00936713">
        <w:t xml:space="preserve"> Konsistentes System</w:t>
      </w:r>
      <w:bookmarkEnd w:id="20"/>
      <w:bookmarkEnd w:id="21"/>
      <w:bookmarkEnd w:id="22"/>
    </w:p>
    <w:p w14:paraId="7552648F" w14:textId="77777777" w:rsidR="00F57B58" w:rsidRPr="00936713" w:rsidRDefault="00F57B58" w:rsidP="00F57B58">
      <w:pPr>
        <w:keepNext/>
        <w:jc w:val="center"/>
      </w:pPr>
      <w:r w:rsidRPr="00936713">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27F0CB5A" w:rsidR="00B5002F" w:rsidRPr="00936713" w:rsidRDefault="00F57B58" w:rsidP="00F57B58">
      <w:pPr>
        <w:pStyle w:val="Caption"/>
        <w:jc w:val="center"/>
      </w:pPr>
      <w:bookmarkStart w:id="23" w:name="_Ref188711079"/>
      <w:bookmarkStart w:id="24" w:name="_Toc188879474"/>
      <w:bookmarkStart w:id="25" w:name="_Toc190802482"/>
      <w:r w:rsidRPr="00936713">
        <w:t xml:space="preserve">Abbildung </w:t>
      </w:r>
      <w:fldSimple w:instr=" SEQ Abbildung \* ARABIC ">
        <w:r w:rsidR="00460E0F">
          <w:rPr>
            <w:noProof/>
          </w:rPr>
          <w:t>2</w:t>
        </w:r>
      </w:fldSimple>
      <w:bookmarkEnd w:id="23"/>
      <w:r w:rsidRPr="00936713">
        <w:t xml:space="preserve"> Inkonsistentes System</w:t>
      </w:r>
      <w:bookmarkEnd w:id="24"/>
      <w:bookmarkEnd w:id="25"/>
    </w:p>
    <w:p w14:paraId="41BA883F" w14:textId="1CB2B0C0" w:rsidR="00F57B58" w:rsidRPr="00936713" w:rsidRDefault="006D754E" w:rsidP="00DA60F9">
      <w:r>
        <w:fldChar w:fldCharType="begin"/>
      </w:r>
      <w:r>
        <w:instrText xml:space="preserve"> REF _Ref188710911 \h </w:instrText>
      </w:r>
      <w:r>
        <w:fldChar w:fldCharType="separate"/>
      </w:r>
      <w:r w:rsidRPr="00936713">
        <w:t xml:space="preserve">Abbildung </w:t>
      </w:r>
      <w:r>
        <w:rPr>
          <w:noProof/>
        </w:rPr>
        <w:t>1</w:t>
      </w:r>
      <w:r>
        <w:fldChar w:fldCharType="end"/>
      </w:r>
      <w:r>
        <w:t xml:space="preserve"> </w:t>
      </w:r>
      <w:r w:rsidR="00F57B58" w:rsidRPr="00936713">
        <w:t>zeigt ein verteiltes System von drei Clients, welche den Datensatz {p} vom Server abfragen. {p} ist in diesem Fall konsistent, da alle Komponenten im System mit {p1} den gleichen Informationsgehalt von {p} haben.</w:t>
      </w:r>
    </w:p>
    <w:p w14:paraId="0CFA65A6" w14:textId="418B6BC8" w:rsidR="00F57B58" w:rsidRPr="00936713" w:rsidRDefault="006D754E" w:rsidP="00DA60F9">
      <w:r>
        <w:fldChar w:fldCharType="begin"/>
      </w:r>
      <w:r>
        <w:instrText xml:space="preserve"> REF _Ref188711079 \h </w:instrText>
      </w:r>
      <w:r>
        <w:fldChar w:fldCharType="separate"/>
      </w:r>
      <w:r w:rsidRPr="00936713">
        <w:t xml:space="preserve">Abbildung </w:t>
      </w:r>
      <w:r>
        <w:rPr>
          <w:noProof/>
        </w:rPr>
        <w:t>2</w:t>
      </w:r>
      <w:r>
        <w:fldChar w:fldCharType="end"/>
      </w:r>
      <w:r>
        <w:t xml:space="preserve"> </w:t>
      </w:r>
      <w:commentRangeStart w:id="26"/>
      <w:r w:rsidR="00F57B58" w:rsidRPr="00936713">
        <w:t>zeigt ein inkonsistentes System. Dies ist beispielsweise in dem Moment der Fall, wenn der Clie</w:t>
      </w:r>
      <w:commentRangeEnd w:id="26"/>
      <w:r w:rsidR="0060051D">
        <w:rPr>
          <w:rStyle w:val="CommentReference"/>
        </w:rPr>
        <w:commentReference w:id="26"/>
      </w:r>
      <w:r w:rsidR="00F57B58" w:rsidRPr="00936713">
        <w:t xml:space="preserve">nt A den Datensatz {p} </w:t>
      </w:r>
      <w:r w:rsidR="00850397" w:rsidRPr="00936713">
        <w:t xml:space="preserve">bearbeitet und an den Server sendet, mit der Anweisung den Datensatz {p} anzupassen zu {p2}. Der Datensatz {p} ist nicht mehr </w:t>
      </w:r>
      <w:r w:rsidR="0060051D" w:rsidRPr="00936713">
        <w:t>konsistent</w:t>
      </w:r>
      <w:r w:rsidR="00850397" w:rsidRPr="00936713">
        <w:t xml:space="preserve"> da der Client B und C den Datensatz {p1} haben, wä</w:t>
      </w:r>
      <w:r w:rsidR="0060051D">
        <w:t>h</w:t>
      </w:r>
      <w:r w:rsidR="00850397" w:rsidRPr="00936713">
        <w:t xml:space="preserve">rend Client A und der Server den Datensatz {p2} haben. </w:t>
      </w:r>
    </w:p>
    <w:p w14:paraId="18EE676D" w14:textId="773B7909" w:rsidR="00850397" w:rsidRPr="00936713" w:rsidRDefault="00850397" w:rsidP="00DA60F9">
      <w:r w:rsidRPr="00936713">
        <w:t>Um die Konsistenz wieder herzustellen</w:t>
      </w:r>
      <w:r w:rsidR="000004EA">
        <w:t>,</w:t>
      </w:r>
      <w:r w:rsidRPr="00936713">
        <w:t xml:space="preserve"> muss Client B und C den Datensatz {p} abfragen, um die Version {p2} zu erhalten.</w:t>
      </w:r>
    </w:p>
    <w:p w14:paraId="35A2DDF7" w14:textId="62C90EDB" w:rsidR="00850397" w:rsidRPr="00936713" w:rsidRDefault="00850397" w:rsidP="0040451C">
      <w:pPr>
        <w:pStyle w:val="Heading4"/>
      </w:pPr>
      <w:r w:rsidRPr="00936713">
        <w:t>Verfügbarkeit</w:t>
      </w:r>
    </w:p>
    <w:p w14:paraId="388E3AF2" w14:textId="15A84287" w:rsidR="00850397" w:rsidRPr="00936713" w:rsidRDefault="008A4F20" w:rsidP="00850397">
      <w:r w:rsidRPr="00936713">
        <w:t xml:space="preserve">Als </w:t>
      </w:r>
      <w:r w:rsidR="00AB3FA9" w:rsidRPr="00936713">
        <w:t>verfügbar</w:t>
      </w:r>
      <w:r w:rsidRPr="00936713">
        <w:t xml:space="preserve"> bzw. </w:t>
      </w:r>
      <w:r w:rsidR="000004EA">
        <w:t>a</w:t>
      </w:r>
      <w:r w:rsidRPr="00936713">
        <w:t xml:space="preserve">vailable gilt ein Service, wenn </w:t>
      </w:r>
      <w:r w:rsidR="000004EA">
        <w:t xml:space="preserve">dieser </w:t>
      </w:r>
      <w:r w:rsidRPr="00936713">
        <w:t xml:space="preserve">auf eine Anfrage eine Antwort zurücksendet. Je nach Art des Systems ist die Zeitspanne von der Anfrage bis </w:t>
      </w:r>
      <w:r w:rsidR="00AB3FA9">
        <w:t>zur</w:t>
      </w:r>
      <w:r w:rsidRPr="00936713">
        <w:t xml:space="preserve"> Antwort von Bedeutung. In einem Echtzeit-System oder einer Benutzeranwendung ist eine Antwort</w:t>
      </w:r>
      <w:r w:rsidR="000004EA">
        <w:t>,</w:t>
      </w:r>
      <w:r w:rsidRPr="00936713">
        <w:t xml:space="preserve"> welche zu lange braucht genau so schlecht wie keine Antwort </w:t>
      </w:r>
      <w:r w:rsidRPr="00936713">
        <w:fldChar w:fldCharType="begin"/>
      </w:r>
      <w:r w:rsidR="001F13D3" w:rsidRPr="0093671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w:t>
      </w:r>
    </w:p>
    <w:p w14:paraId="6CD4914F" w14:textId="4CA9AD0C" w:rsidR="008A4F20" w:rsidRPr="00936713" w:rsidRDefault="008A4F20" w:rsidP="0040451C">
      <w:pPr>
        <w:pStyle w:val="Heading4"/>
      </w:pPr>
      <w:r w:rsidRPr="00936713">
        <w:t>Partitionstoleranz</w:t>
      </w:r>
    </w:p>
    <w:p w14:paraId="6230ACAE" w14:textId="46C2005F" w:rsidR="00D76B8F" w:rsidRPr="00936713" w:rsidRDefault="00D76B8F" w:rsidP="00D76B8F">
      <w:r w:rsidRPr="00936713">
        <w:t>Die Parti</w:t>
      </w:r>
      <w:r w:rsidR="00AB3FA9">
        <w:t>ti</w:t>
      </w:r>
      <w:r w:rsidRPr="00936713">
        <w:t xml:space="preserve">onstoleranz bzw. Partition Tolerance beschreibt </w:t>
      </w:r>
      <w:r w:rsidR="00D210D2" w:rsidRPr="00936713">
        <w:t>die Fähigkeit eines verteilten Systems, mit Kommunikationsausfällen oder -verzögerungen umzugehen. Ein System ist partitionstolerant, wenn es</w:t>
      </w:r>
      <w:r w:rsidR="000004EA">
        <w:t>,</w:t>
      </w:r>
      <w:r w:rsidR="00D210D2" w:rsidRPr="00936713">
        <w:t xml:space="preserve"> trotz Kommunikationsausfall zwischen Knoten im System</w:t>
      </w:r>
      <w:r w:rsidR="000004EA">
        <w:t>,</w:t>
      </w:r>
      <w:r w:rsidR="00D210D2" w:rsidRPr="00936713">
        <w:t xml:space="preserve"> weiter arbeiten kann </w:t>
      </w:r>
      <w:r w:rsidR="00D210D2" w:rsidRPr="00936713">
        <w:fldChar w:fldCharType="begin"/>
      </w:r>
      <w:r w:rsidR="001F13D3" w:rsidRPr="00936713">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936713">
        <w:fldChar w:fldCharType="separate"/>
      </w:r>
      <w:r w:rsidR="001F13D3" w:rsidRPr="00936713">
        <w:t>[4]</w:t>
      </w:r>
      <w:r w:rsidR="00D210D2" w:rsidRPr="00936713">
        <w:fldChar w:fldCharType="end"/>
      </w:r>
      <w:r w:rsidR="00D210D2" w:rsidRPr="00936713">
        <w:t>.</w:t>
      </w:r>
    </w:p>
    <w:p w14:paraId="2C4E26CB" w14:textId="1DCEC794" w:rsidR="004F7FA6" w:rsidRPr="00936713" w:rsidRDefault="004F7FA6" w:rsidP="004F7FA6">
      <w:pPr>
        <w:pStyle w:val="Heading2"/>
      </w:pPr>
      <w:bookmarkStart w:id="27" w:name="_Toc190802578"/>
      <w:r w:rsidRPr="00936713">
        <w:t>Entwurfsmuster für die Datensynchronisation</w:t>
      </w:r>
      <w:r w:rsidR="00C222F0" w:rsidRPr="00936713">
        <w:t xml:space="preserve"> in mobilen Anwendungen</w:t>
      </w:r>
      <w:bookmarkEnd w:id="27"/>
    </w:p>
    <w:p w14:paraId="7F8EDD3B" w14:textId="59D959F3" w:rsidR="004F7FA6" w:rsidRPr="00936713" w:rsidRDefault="004F7FA6" w:rsidP="004F7FA6">
      <w:r w:rsidRPr="00936713">
        <w:t xml:space="preserve">Gemäss </w:t>
      </w:r>
      <w:r w:rsidRPr="00936713">
        <w:fldChar w:fldCharType="begin"/>
      </w:r>
      <w:r w:rsidR="001F13D3" w:rsidRPr="00936713">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 xml:space="preserve"> gibt es einige Design Pattern für die </w:t>
      </w:r>
      <w:r w:rsidR="00AB3FA9" w:rsidRPr="00936713">
        <w:t>Synchronisation</w:t>
      </w:r>
      <w:r w:rsidRPr="00936713">
        <w:t xml:space="preserve"> von Daten im mobilen Applikationsdesign. Diese Entwurfsmuster werden in diesem Abschnitt beschrieben. Sie lassen sich grob in 3 Bereiche aufteilen, „Datensynchronisation“, „Datenspeicher und Verfügbarkeit“ und „Datenübertragung“ </w:t>
      </w:r>
      <w:r w:rsidRPr="00936713">
        <w:fldChar w:fldCharType="begin"/>
      </w:r>
      <w:r w:rsidR="001F13D3" w:rsidRPr="00936713">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936713">
        <w:fldChar w:fldCharType="separate"/>
      </w:r>
      <w:r w:rsidR="001F13D3" w:rsidRPr="00936713">
        <w:t>[6]</w:t>
      </w:r>
      <w:r w:rsidRPr="00936713">
        <w:fldChar w:fldCharType="end"/>
      </w:r>
      <w:r w:rsidRPr="00936713">
        <w:t>.</w:t>
      </w:r>
    </w:p>
    <w:p w14:paraId="4AA0B0A5" w14:textId="77EA5A96" w:rsidR="004F7FA6" w:rsidRPr="00936713" w:rsidRDefault="004F7FA6" w:rsidP="004F7FA6">
      <w:pPr>
        <w:pStyle w:val="Heading3"/>
      </w:pPr>
      <w:bookmarkStart w:id="28" w:name="_Ref189041130"/>
      <w:bookmarkStart w:id="29" w:name="_Toc190802579"/>
      <w:r w:rsidRPr="00936713">
        <w:t>Datensynchronisation</w:t>
      </w:r>
      <w:bookmarkEnd w:id="28"/>
      <w:bookmarkEnd w:id="29"/>
    </w:p>
    <w:p w14:paraId="08BCA6E7" w14:textId="14C44108" w:rsidR="00905EEC" w:rsidRPr="00936713" w:rsidRDefault="00905EEC" w:rsidP="00905EEC">
      <w:r w:rsidRPr="00936713">
        <w:t>Dieser Bereich lässt sich in zwei Entwurfsmuster einteilen</w:t>
      </w:r>
      <w:r w:rsidR="000004EA">
        <w:t xml:space="preserve">: </w:t>
      </w:r>
      <w:r w:rsidRPr="00936713">
        <w:t xml:space="preserve"> </w:t>
      </w:r>
      <w:r w:rsidR="000004EA">
        <w:t>s</w:t>
      </w:r>
      <w:r w:rsidRPr="00936713">
        <w:t xml:space="preserve">ynchrone und </w:t>
      </w:r>
      <w:r w:rsidR="000004EA">
        <w:t>a</w:t>
      </w:r>
      <w:r w:rsidRPr="00936713">
        <w:t xml:space="preserve">synchrone Datensynchronisation. </w:t>
      </w:r>
      <w:r w:rsidR="007E61EA" w:rsidRPr="00936713">
        <w:t>Beide Varianten haben Vor- und Nachteile und eignen sich für spezifische Einsatzgebiete.</w:t>
      </w:r>
    </w:p>
    <w:p w14:paraId="01BD3CD5" w14:textId="1147368D" w:rsidR="00372702" w:rsidRPr="00936713" w:rsidRDefault="00372702" w:rsidP="00372702">
      <w:pPr>
        <w:pStyle w:val="Heading4"/>
      </w:pPr>
      <w:bookmarkStart w:id="30" w:name="_Ref189042108"/>
      <w:r w:rsidRPr="00936713">
        <w:lastRenderedPageBreak/>
        <w:t>Synchrone Datenübertragung</w:t>
      </w:r>
      <w:bookmarkEnd w:id="30"/>
    </w:p>
    <w:p w14:paraId="09ADBE0F" w14:textId="77777777" w:rsidR="007378AE" w:rsidRPr="00936713" w:rsidRDefault="007378AE" w:rsidP="007378AE">
      <w:pPr>
        <w:keepNext/>
        <w:jc w:val="center"/>
      </w:pPr>
      <w:r w:rsidRPr="00936713">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0F10907F" w:rsidR="007E61EA" w:rsidRPr="00936713" w:rsidRDefault="007378AE" w:rsidP="007378AE">
      <w:pPr>
        <w:pStyle w:val="Caption"/>
        <w:jc w:val="center"/>
      </w:pPr>
      <w:bookmarkStart w:id="31" w:name="_Ref188784958"/>
      <w:bookmarkStart w:id="32" w:name="_Toc188879475"/>
      <w:bookmarkStart w:id="33" w:name="_Toc190802483"/>
      <w:r w:rsidRPr="00936713">
        <w:t xml:space="preserve">Abbildung </w:t>
      </w:r>
      <w:fldSimple w:instr=" SEQ Abbildung \* ARABIC ">
        <w:r w:rsidR="00460E0F">
          <w:rPr>
            <w:noProof/>
          </w:rPr>
          <w:t>3</w:t>
        </w:r>
      </w:fldSimple>
      <w:bookmarkEnd w:id="31"/>
      <w:r w:rsidRPr="00936713">
        <w:t xml:space="preserve"> Datensynchronisation als synchroner Fluss</w:t>
      </w:r>
      <w:bookmarkEnd w:id="32"/>
      <w:r w:rsidR="00C222F0" w:rsidRPr="00936713">
        <w:t xml:space="preserve"> </w:t>
      </w:r>
      <w:r w:rsidR="00C222F0" w:rsidRPr="00936713">
        <w:fldChar w:fldCharType="begin"/>
      </w:r>
      <w:r w:rsidR="001F13D3" w:rsidRPr="0093671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936713">
        <w:fldChar w:fldCharType="separate"/>
      </w:r>
      <w:r w:rsidR="001F13D3" w:rsidRPr="00936713">
        <w:t>[5]</w:t>
      </w:r>
      <w:bookmarkEnd w:id="33"/>
      <w:r w:rsidR="00C222F0" w:rsidRPr="00936713">
        <w:fldChar w:fldCharType="end"/>
      </w:r>
    </w:p>
    <w:p w14:paraId="6BCD7662" w14:textId="5EF3B9CA" w:rsidR="00372702" w:rsidRPr="00936713" w:rsidRDefault="007378AE" w:rsidP="007378AE">
      <w:r w:rsidRPr="00936713">
        <w:t xml:space="preserve">In </w:t>
      </w:r>
      <w:r w:rsidRPr="00936713">
        <w:fldChar w:fldCharType="begin"/>
      </w:r>
      <w:r w:rsidRPr="00936713">
        <w:instrText xml:space="preserve"> REF _Ref188784958 \h </w:instrText>
      </w:r>
      <w:r w:rsidRPr="00936713">
        <w:fldChar w:fldCharType="separate"/>
      </w:r>
      <w:r w:rsidR="00EE0335" w:rsidRPr="00936713">
        <w:t>Abbildung 3</w:t>
      </w:r>
      <w:r w:rsidRPr="00936713">
        <w:fldChar w:fldCharType="end"/>
      </w:r>
      <w:r w:rsidRPr="00936713">
        <w:t xml:space="preserve"> wird ein synchroner Datenfluss in</w:t>
      </w:r>
      <w:r w:rsidR="00372702" w:rsidRPr="00936713">
        <w:t xml:space="preserve"> </w:t>
      </w:r>
      <w:r w:rsidRPr="00936713">
        <w:t>einer mobilen App dargestellt.</w:t>
      </w:r>
      <w:r w:rsidR="00372702" w:rsidRPr="00936713">
        <w:t xml:space="preserve"> Eine </w:t>
      </w:r>
      <w:r w:rsidR="000004EA">
        <w:t>s</w:t>
      </w:r>
      <w:r w:rsidR="00372702" w:rsidRPr="00936713">
        <w:t xml:space="preserve">ynchrone Datenübertragung führt in jedem Softwaresystem dazu, dass der Prozess der </w:t>
      </w:r>
      <w:r w:rsidR="000004EA">
        <w:t>a</w:t>
      </w:r>
      <w:r w:rsidR="00372702" w:rsidRPr="00936713">
        <w:t>nfragenden Komponente auf die Antwort wartet.</w:t>
      </w:r>
      <w:r w:rsidRPr="00936713">
        <w:t xml:space="preserve"> </w:t>
      </w:r>
      <w:r w:rsidR="00372702" w:rsidRPr="00936713">
        <w:t xml:space="preserve">Im Kontext einer </w:t>
      </w:r>
      <w:r w:rsidR="000004EA">
        <w:t>m</w:t>
      </w:r>
      <w:r w:rsidR="00372702" w:rsidRPr="00936713">
        <w:t xml:space="preserve">obilen Applikation </w:t>
      </w:r>
      <w:r w:rsidR="00B0209A" w:rsidRPr="00936713">
        <w:t xml:space="preserve">bedeutet dies, dass die Benutzeroberfläche blockiert wird. </w:t>
      </w:r>
      <w:r w:rsidR="00864716" w:rsidRPr="00936713">
        <w:t>Erst wenn die Synchronisation der Daten abgeschlossen ist, kehrt die Applikation wieder in einen benutzbaren Zustand zurück</w:t>
      </w:r>
      <w:r w:rsidR="00B0209A" w:rsidRPr="00936713">
        <w:t>. Die synchrone Datenübertragung kommt in folgenden Fällen zur Anwendung:</w:t>
      </w:r>
    </w:p>
    <w:p w14:paraId="415CB5EB" w14:textId="4E1B2E13" w:rsidR="00B0209A" w:rsidRPr="00936713" w:rsidRDefault="00AB3FA9">
      <w:pPr>
        <w:pStyle w:val="ListParagraph"/>
        <w:numPr>
          <w:ilvl w:val="0"/>
          <w:numId w:val="17"/>
        </w:numPr>
      </w:pPr>
      <w:r>
        <w:t>Wenn dringend e</w:t>
      </w:r>
      <w:r w:rsidR="00B0209A" w:rsidRPr="00936713">
        <w:t>in komplettes Datenset für die Funktion der Applikation nötig</w:t>
      </w:r>
      <w:r w:rsidR="00F46CAC">
        <w:t xml:space="preserve"> ist</w:t>
      </w:r>
      <w:r w:rsidR="00B0209A" w:rsidRPr="00936713">
        <w:t xml:space="preserve"> </w:t>
      </w:r>
      <w:r w:rsidR="00B0209A" w:rsidRPr="00936713">
        <w:fldChar w:fldCharType="begin"/>
      </w:r>
      <w:r w:rsidR="001F13D3" w:rsidRPr="00936713">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936713">
        <w:fldChar w:fldCharType="separate"/>
      </w:r>
      <w:r w:rsidR="001F13D3" w:rsidRPr="00936713">
        <w:t>[5]</w:t>
      </w:r>
      <w:r w:rsidR="00B0209A" w:rsidRPr="00936713">
        <w:fldChar w:fldCharType="end"/>
      </w:r>
      <w:r w:rsidR="00B0209A" w:rsidRPr="00936713">
        <w:t>.</w:t>
      </w:r>
    </w:p>
    <w:p w14:paraId="46917DF3" w14:textId="2EEDAAC6" w:rsidR="00B0209A" w:rsidRPr="00936713" w:rsidRDefault="00B0209A">
      <w:pPr>
        <w:pStyle w:val="ListParagraph"/>
        <w:numPr>
          <w:ilvl w:val="0"/>
          <w:numId w:val="17"/>
        </w:numPr>
      </w:pPr>
      <w:r w:rsidRPr="00936713">
        <w:t>Wenn die Antwort nötig ist</w:t>
      </w:r>
      <w:r w:rsidR="000004EA">
        <w:t>,</w:t>
      </w:r>
      <w:r w:rsidRPr="00936713">
        <w:t xml:space="preserve"> um zu bestimmen in welchen Status die Applikation vorrücken soll </w:t>
      </w:r>
      <w:r w:rsidRPr="00936713">
        <w:fldChar w:fldCharType="begin"/>
      </w:r>
      <w:r w:rsidR="001F13D3" w:rsidRPr="00936713">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3EC4D148" w14:textId="77777777" w:rsidR="00B2123D" w:rsidRPr="00936713" w:rsidRDefault="00B2123D" w:rsidP="00B1614A"/>
    <w:p w14:paraId="3D0A0103" w14:textId="665065D1" w:rsidR="00C222F0" w:rsidRPr="00936713" w:rsidRDefault="00C222F0" w:rsidP="007378AE">
      <w:pPr>
        <w:rPr>
          <w:b/>
        </w:rPr>
      </w:pPr>
      <w:r w:rsidRPr="00936713">
        <w:rPr>
          <w:b/>
        </w:rPr>
        <w:t>Vorteile:</w:t>
      </w:r>
    </w:p>
    <w:p w14:paraId="0FDDEF99" w14:textId="6D4E9A5F" w:rsidR="007378AE" w:rsidRPr="00936713" w:rsidRDefault="00C222F0">
      <w:pPr>
        <w:pStyle w:val="ListParagraph"/>
        <w:numPr>
          <w:ilvl w:val="0"/>
          <w:numId w:val="27"/>
        </w:numPr>
      </w:pPr>
      <w:r w:rsidRPr="00936713">
        <w:t xml:space="preserve">Das Statusmanagement der Anwendung ist simpel. Da der Statuswechsel strikt </w:t>
      </w:r>
      <w:r w:rsidR="00F46CAC" w:rsidRPr="00936713">
        <w:t>sequenziell</w:t>
      </w:r>
      <w:r w:rsidRPr="00936713">
        <w:t xml:space="preserve"> ist, werden zusätzliche </w:t>
      </w:r>
      <w:r w:rsidR="00D84FF2" w:rsidRPr="00936713">
        <w:t>Zustände</w:t>
      </w:r>
      <w:r w:rsidRPr="00936713">
        <w:t xml:space="preserve">, wie sie in der asynchronen Datenübertragung verwendet werden, nicht benötigt </w:t>
      </w:r>
      <w:r w:rsidR="005346F4" w:rsidRPr="00936713">
        <w:fldChar w:fldCharType="begin"/>
      </w:r>
      <w:r w:rsidR="001F13D3" w:rsidRPr="00936713">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936713">
        <w:fldChar w:fldCharType="separate"/>
      </w:r>
      <w:r w:rsidR="001F13D3" w:rsidRPr="00936713">
        <w:t>[5]</w:t>
      </w:r>
      <w:r w:rsidR="005346F4" w:rsidRPr="00936713">
        <w:fldChar w:fldCharType="end"/>
      </w:r>
      <w:r w:rsidR="00864716" w:rsidRPr="00936713">
        <w:t>.</w:t>
      </w:r>
    </w:p>
    <w:p w14:paraId="2BD148BB" w14:textId="77777777" w:rsidR="00C222F0" w:rsidRPr="00936713" w:rsidRDefault="00C222F0" w:rsidP="00C222F0"/>
    <w:p w14:paraId="27D1340F" w14:textId="1A157ADB" w:rsidR="00C222F0" w:rsidRPr="00936713" w:rsidRDefault="00C222F0" w:rsidP="00C222F0">
      <w:pPr>
        <w:rPr>
          <w:b/>
        </w:rPr>
      </w:pPr>
      <w:r w:rsidRPr="00936713">
        <w:rPr>
          <w:b/>
        </w:rPr>
        <w:t>Nachteil:</w:t>
      </w:r>
    </w:p>
    <w:p w14:paraId="4E1C14C7" w14:textId="5D11095A" w:rsidR="00C222F0" w:rsidRPr="00936713" w:rsidRDefault="00C222F0">
      <w:pPr>
        <w:pStyle w:val="ListParagraph"/>
        <w:numPr>
          <w:ilvl w:val="0"/>
          <w:numId w:val="27"/>
        </w:numPr>
      </w:pPr>
      <w:r w:rsidRPr="00936713">
        <w:t xml:space="preserve">Wie bereits in der Erklärung beschreiben, ist die Benutzeroberfläche für den Benutzer </w:t>
      </w:r>
      <w:r w:rsidR="00EE0335" w:rsidRPr="00936713">
        <w:t xml:space="preserve">gesperrt, weil der darunterliegen Prozess auf die </w:t>
      </w:r>
      <w:r w:rsidR="000004EA" w:rsidRPr="00936713">
        <w:t>Antwort</w:t>
      </w:r>
      <w:r w:rsidR="00EE0335" w:rsidRPr="00936713">
        <w:t xml:space="preserve"> der Datensynchronisation wartet. Entsprechend leidet die Benutzererfahrung </w:t>
      </w:r>
      <w:r w:rsidR="00EE0335" w:rsidRPr="00936713">
        <w:fldChar w:fldCharType="begin"/>
      </w:r>
      <w:r w:rsidR="001F13D3" w:rsidRPr="00936713">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936713">
        <w:fldChar w:fldCharType="separate"/>
      </w:r>
      <w:r w:rsidR="001F13D3" w:rsidRPr="00936713">
        <w:t>[5]</w:t>
      </w:r>
      <w:r w:rsidR="00EE0335" w:rsidRPr="00936713">
        <w:fldChar w:fldCharType="end"/>
      </w:r>
      <w:r w:rsidR="00EE0335" w:rsidRPr="00936713">
        <w:t>.</w:t>
      </w:r>
    </w:p>
    <w:p w14:paraId="7E81DDCF" w14:textId="26773B8D" w:rsidR="00B2123D" w:rsidRPr="00936713" w:rsidRDefault="00B2123D" w:rsidP="00B2123D">
      <w:pPr>
        <w:pStyle w:val="Heading4"/>
      </w:pPr>
      <w:bookmarkStart w:id="34" w:name="_Ref189042257"/>
      <w:r w:rsidRPr="00936713">
        <w:t>Asynchrone Datenübertragung</w:t>
      </w:r>
      <w:bookmarkEnd w:id="34"/>
    </w:p>
    <w:p w14:paraId="67F37BAB" w14:textId="66A90DC3" w:rsidR="00864716" w:rsidRPr="00936713" w:rsidRDefault="00864716" w:rsidP="00864716">
      <w:pPr>
        <w:keepNext/>
        <w:jc w:val="center"/>
      </w:pPr>
      <w:r w:rsidRPr="00936713">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6AF6FA0D" w:rsidR="00864716" w:rsidRPr="00936713" w:rsidRDefault="00864716" w:rsidP="00864716">
      <w:pPr>
        <w:pStyle w:val="Caption"/>
        <w:jc w:val="center"/>
      </w:pPr>
      <w:bookmarkStart w:id="35" w:name="_Ref188786092"/>
      <w:bookmarkStart w:id="36" w:name="_Toc188879476"/>
      <w:bookmarkStart w:id="37" w:name="_Toc190802484"/>
      <w:r w:rsidRPr="00936713">
        <w:t xml:space="preserve">Abbildung </w:t>
      </w:r>
      <w:fldSimple w:instr=" SEQ Abbildung \* ARABIC ">
        <w:r w:rsidR="00460E0F">
          <w:rPr>
            <w:noProof/>
          </w:rPr>
          <w:t>4</w:t>
        </w:r>
      </w:fldSimple>
      <w:bookmarkEnd w:id="35"/>
      <w:r w:rsidRPr="00936713">
        <w:t xml:space="preserve"> Darstellung einer asynchronen Datensynchronisation</w:t>
      </w:r>
      <w:bookmarkEnd w:id="36"/>
      <w:bookmarkEnd w:id="37"/>
    </w:p>
    <w:p w14:paraId="42E67130" w14:textId="4236C1B9" w:rsidR="00B1614A" w:rsidRPr="00936713" w:rsidRDefault="00864716" w:rsidP="00864716">
      <w:r w:rsidRPr="00936713">
        <w:t xml:space="preserve">In der </w:t>
      </w:r>
      <w:r w:rsidR="005346F4" w:rsidRPr="00936713">
        <w:fldChar w:fldCharType="begin"/>
      </w:r>
      <w:r w:rsidR="005346F4" w:rsidRPr="00936713">
        <w:instrText xml:space="preserve"> REF _Ref188786092 \h </w:instrText>
      </w:r>
      <w:r w:rsidR="005346F4" w:rsidRPr="00936713">
        <w:fldChar w:fldCharType="separate"/>
      </w:r>
      <w:r w:rsidR="005346F4" w:rsidRPr="00936713">
        <w:t>Abbildung 10</w:t>
      </w:r>
      <w:r w:rsidR="005346F4" w:rsidRPr="00936713">
        <w:fldChar w:fldCharType="end"/>
      </w:r>
      <w:r w:rsidR="005346F4" w:rsidRPr="00936713">
        <w:t xml:space="preserve"> ist der </w:t>
      </w:r>
      <w:r w:rsidR="00F46CAC" w:rsidRPr="00936713">
        <w:t>Ablauf</w:t>
      </w:r>
      <w:r w:rsidR="005346F4" w:rsidRPr="00936713">
        <w:t xml:space="preserve"> einer asynchronen Datensynchronisation zu sehen. Der Unterschied zur synchronen Datensynchronisation ist, dass sich die Applikation bei der Initiierung der Synchronisation in zwei </w:t>
      </w:r>
      <w:r w:rsidR="00B1614A" w:rsidRPr="00936713">
        <w:t>verschiedene Zustände</w:t>
      </w:r>
      <w:r w:rsidR="005346F4" w:rsidRPr="00936713">
        <w:t xml:space="preserve"> begibt. Die Benutzeroberfläche kehrt in den </w:t>
      </w:r>
      <w:r w:rsidR="005346F4" w:rsidRPr="00936713">
        <w:lastRenderedPageBreak/>
        <w:t xml:space="preserve">benutzbaren </w:t>
      </w:r>
      <w:r w:rsidR="00B1614A" w:rsidRPr="00936713">
        <w:t>Zustand</w:t>
      </w:r>
      <w:r w:rsidR="005346F4" w:rsidRPr="00936713">
        <w:t xml:space="preserve"> zurück, wä</w:t>
      </w:r>
      <w:r w:rsidR="000004EA">
        <w:t>h</w:t>
      </w:r>
      <w:r w:rsidR="005346F4" w:rsidRPr="00936713">
        <w:t>rend die Datensynchronisation im Hintergrund läuft</w:t>
      </w:r>
      <w:r w:rsidR="008D01E6" w:rsidRPr="00936713">
        <w:t xml:space="preserve"> </w:t>
      </w:r>
      <w:r w:rsidR="008D01E6" w:rsidRPr="00936713">
        <w:fldChar w:fldCharType="begin"/>
      </w:r>
      <w:r w:rsidR="001F13D3" w:rsidRPr="00936713">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0004EA">
        <w:t>,</w:t>
      </w:r>
      <w:r w:rsidR="00B1614A" w:rsidRPr="00936713">
        <w:t xml:space="preserve"> dargestellt als Zustand „Synchronisieren“</w:t>
      </w:r>
      <w:r w:rsidR="005346F4" w:rsidRPr="00936713">
        <w:t>.</w:t>
      </w:r>
    </w:p>
    <w:p w14:paraId="7F7964CB" w14:textId="77777777" w:rsidR="00B1614A" w:rsidRPr="00936713" w:rsidRDefault="00B1614A" w:rsidP="00864716"/>
    <w:p w14:paraId="75428F97" w14:textId="158B8839" w:rsidR="00B1614A" w:rsidRPr="00936713" w:rsidRDefault="00B1614A" w:rsidP="00864716">
      <w:pPr>
        <w:rPr>
          <w:b/>
        </w:rPr>
      </w:pPr>
      <w:r w:rsidRPr="00936713">
        <w:rPr>
          <w:b/>
        </w:rPr>
        <w:t>Vorteil:</w:t>
      </w:r>
    </w:p>
    <w:p w14:paraId="23B3EEFD" w14:textId="0965B98C" w:rsidR="00095E66" w:rsidRPr="00936713" w:rsidRDefault="00D84FF2">
      <w:pPr>
        <w:pStyle w:val="ListParagraph"/>
        <w:numPr>
          <w:ilvl w:val="0"/>
          <w:numId w:val="27"/>
        </w:numPr>
      </w:pPr>
      <w:r w:rsidRPr="00936713">
        <w:t>D</w:t>
      </w:r>
      <w:r w:rsidR="005346F4" w:rsidRPr="00936713">
        <w:t xml:space="preserve">ie Applikation </w:t>
      </w:r>
      <w:r w:rsidRPr="00936713">
        <w:t xml:space="preserve">bleibt </w:t>
      </w:r>
      <w:r w:rsidR="005346F4" w:rsidRPr="00936713">
        <w:t>für den Benutzer benutzbar</w:t>
      </w:r>
      <w:r w:rsidR="00095E66" w:rsidRPr="00936713">
        <w:t xml:space="preserve"> </w:t>
      </w:r>
      <w:r w:rsidR="00095E66" w:rsidRPr="00936713">
        <w:fldChar w:fldCharType="begin"/>
      </w:r>
      <w:r w:rsidR="00095E66" w:rsidRPr="00936713">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936713">
        <w:fldChar w:fldCharType="separate"/>
      </w:r>
      <w:r w:rsidR="00095E66" w:rsidRPr="00936713">
        <w:t>[5]</w:t>
      </w:r>
      <w:r w:rsidR="00095E66" w:rsidRPr="00936713">
        <w:fldChar w:fldCharType="end"/>
      </w:r>
      <w:r w:rsidR="005346F4" w:rsidRPr="00936713">
        <w:t>.</w:t>
      </w:r>
    </w:p>
    <w:p w14:paraId="14497ADD" w14:textId="49568114" w:rsidR="00D84FF2" w:rsidRPr="000004EA" w:rsidRDefault="00B46A3A">
      <w:pPr>
        <w:pStyle w:val="ListParagraph"/>
        <w:numPr>
          <w:ilvl w:val="0"/>
          <w:numId w:val="27"/>
        </w:numPr>
        <w:rPr>
          <w:color w:val="ED7D31" w:themeColor="accent2"/>
        </w:rPr>
      </w:pPr>
      <w:r w:rsidRPr="000004EA">
        <w:rPr>
          <w:color w:val="ED7D31" w:themeColor="accent2"/>
        </w:rPr>
        <w:t xml:space="preserve">Erlaubt den </w:t>
      </w:r>
      <w:r w:rsidR="000004EA" w:rsidRPr="000004EA">
        <w:rPr>
          <w:color w:val="ED7D31" w:themeColor="accent2"/>
        </w:rPr>
        <w:t>Datenaustausch,</w:t>
      </w:r>
      <w:r w:rsidRPr="000004EA">
        <w:rPr>
          <w:color w:val="ED7D31" w:themeColor="accent2"/>
        </w:rPr>
        <w:t xml:space="preserve"> auch wenn die mobile App nicht im Vordergrund ist.</w:t>
      </w:r>
      <w:r w:rsidR="00095E66" w:rsidRPr="000004EA">
        <w:rPr>
          <w:color w:val="ED7D31" w:themeColor="accent2"/>
        </w:rPr>
        <w:t xml:space="preserve"> </w:t>
      </w:r>
      <w:r w:rsidR="00D84FF2" w:rsidRPr="000004EA">
        <w:rPr>
          <w:color w:val="ED7D31" w:themeColor="accent2"/>
        </w:rPr>
        <w:fldChar w:fldCharType="begin"/>
      </w:r>
      <w:r w:rsidR="00D84FF2" w:rsidRPr="000004EA">
        <w:rPr>
          <w:color w:val="ED7D31" w:themeColor="accent2"/>
        </w:rPr>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0004EA">
        <w:rPr>
          <w:color w:val="ED7D31" w:themeColor="accent2"/>
        </w:rPr>
        <w:fldChar w:fldCharType="separate"/>
      </w:r>
      <w:r w:rsidR="00D84FF2" w:rsidRPr="000004EA">
        <w:rPr>
          <w:color w:val="ED7D31" w:themeColor="accent2"/>
        </w:rPr>
        <w:t>[5]</w:t>
      </w:r>
      <w:r w:rsidR="00D84FF2" w:rsidRPr="000004EA">
        <w:rPr>
          <w:color w:val="ED7D31" w:themeColor="accent2"/>
        </w:rPr>
        <w:fldChar w:fldCharType="end"/>
      </w:r>
      <w:r w:rsidR="005346F4" w:rsidRPr="000004EA">
        <w:rPr>
          <w:color w:val="ED7D31" w:themeColor="accent2"/>
        </w:rPr>
        <w:t>.</w:t>
      </w:r>
    </w:p>
    <w:p w14:paraId="7A52C49D" w14:textId="77777777" w:rsidR="00D84FF2" w:rsidRPr="000004EA" w:rsidRDefault="00D84FF2" w:rsidP="00864716">
      <w:pPr>
        <w:rPr>
          <w:color w:val="ED7D31" w:themeColor="accent2"/>
        </w:rPr>
      </w:pPr>
    </w:p>
    <w:p w14:paraId="4296C19E" w14:textId="3C196E11" w:rsidR="00D84FF2" w:rsidRPr="00936713" w:rsidRDefault="00D84FF2" w:rsidP="00864716">
      <w:pPr>
        <w:rPr>
          <w:b/>
        </w:rPr>
      </w:pPr>
      <w:r w:rsidRPr="00936713">
        <w:rPr>
          <w:b/>
        </w:rPr>
        <w:t>Nachteile:</w:t>
      </w:r>
    </w:p>
    <w:p w14:paraId="322CA804" w14:textId="0D88429D" w:rsidR="00864716" w:rsidRPr="00936713" w:rsidRDefault="00AD703F">
      <w:pPr>
        <w:pStyle w:val="ListParagraph"/>
        <w:numPr>
          <w:ilvl w:val="0"/>
          <w:numId w:val="28"/>
        </w:numPr>
      </w:pPr>
      <w:r w:rsidRPr="00936713">
        <w:t>Mehrere konkurrierende Anfragen an ein Datenset können auftreten</w:t>
      </w:r>
      <w:r w:rsidR="008D01E6" w:rsidRPr="00936713">
        <w:t xml:space="preserve"> und müssen behandelt werden </w:t>
      </w:r>
      <w:r w:rsidR="008D01E6" w:rsidRPr="00936713">
        <w:fldChar w:fldCharType="begin"/>
      </w:r>
      <w:r w:rsidR="001F13D3" w:rsidRPr="00936713">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 xml:space="preserve">. </w:t>
      </w:r>
      <w:commentRangeStart w:id="38"/>
      <w:r w:rsidR="004B2E9C" w:rsidRPr="006D754E">
        <w:t>Eine mögliche Lösung ist die asynchrone Übertragung von Transaktionen, welche nach der Übertragung synchron angewendet werden</w:t>
      </w:r>
      <w:r w:rsidR="008D01E6" w:rsidRPr="006D754E">
        <w:t xml:space="preserve"> </w:t>
      </w:r>
      <w:commentRangeEnd w:id="38"/>
      <w:r w:rsidR="00B46A3A" w:rsidRPr="006D754E">
        <w:rPr>
          <w:rStyle w:val="CommentReference"/>
        </w:rPr>
        <w:commentReference w:id="38"/>
      </w:r>
      <w:r w:rsidR="008D01E6" w:rsidRPr="00936713">
        <w:fldChar w:fldCharType="begin"/>
      </w:r>
      <w:r w:rsidR="001F13D3" w:rsidRPr="00936713">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w:t>
      </w:r>
    </w:p>
    <w:p w14:paraId="4F2DF0AA" w14:textId="085618E6" w:rsidR="00095E66" w:rsidRPr="00936713" w:rsidRDefault="00095E66">
      <w:pPr>
        <w:pStyle w:val="ListParagraph"/>
        <w:numPr>
          <w:ilvl w:val="0"/>
          <w:numId w:val="28"/>
        </w:numPr>
      </w:pPr>
      <w:r w:rsidRPr="00936713">
        <w:t>Die übertragene Datenmenge kann nicht vorausgesagt werden. Das kann</w:t>
      </w:r>
      <w:r w:rsidR="00F70442" w:rsidRPr="00936713">
        <w:t xml:space="preserve"> einen</w:t>
      </w:r>
      <w:r w:rsidRPr="00936713">
        <w:t xml:space="preserve"> negativen Einfluss auf </w:t>
      </w:r>
      <w:r w:rsidR="00F70442" w:rsidRPr="00936713">
        <w:t xml:space="preserve">die Kosten der Netzwerkbandbreite und deren Verfügbarkeit haben </w:t>
      </w:r>
      <w:r w:rsidR="00F70442" w:rsidRPr="00936713">
        <w:fldChar w:fldCharType="begin"/>
      </w:r>
      <w:r w:rsidR="00F70442" w:rsidRPr="00936713">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936713">
        <w:fldChar w:fldCharType="separate"/>
      </w:r>
      <w:r w:rsidR="00F70442" w:rsidRPr="00936713">
        <w:t>[5]</w:t>
      </w:r>
      <w:r w:rsidR="00F70442" w:rsidRPr="00936713">
        <w:fldChar w:fldCharType="end"/>
      </w:r>
      <w:r w:rsidR="00F70442" w:rsidRPr="00936713">
        <w:t>.</w:t>
      </w:r>
    </w:p>
    <w:p w14:paraId="1A45689E" w14:textId="368F68BF" w:rsidR="004F7FA6" w:rsidRPr="00936713" w:rsidRDefault="00906923" w:rsidP="004F7FA6">
      <w:pPr>
        <w:pStyle w:val="Heading3"/>
      </w:pPr>
      <w:bookmarkStart w:id="39" w:name="_Toc190802580"/>
      <w:r w:rsidRPr="00936713">
        <w:t>Datenspeicher und Verfügbarkeit</w:t>
      </w:r>
      <w:bookmarkEnd w:id="39"/>
    </w:p>
    <w:p w14:paraId="2328BCD2" w14:textId="4AFB957F" w:rsidR="00865CBB" w:rsidRPr="00936713" w:rsidRDefault="004B3039" w:rsidP="00865CBB">
      <w:r w:rsidRPr="00936713">
        <w:t xml:space="preserve">In diesem Bereich gibt es ebenfalls zwei Entwurfsmuster, welche sich auf die lokale Verfügbarkeit auf dem Gerät auswirken. Bei der Wahl dieser Entwurfsmuster sind </w:t>
      </w:r>
      <w:r w:rsidR="00F46CAC" w:rsidRPr="00936713">
        <w:t>besonders</w:t>
      </w:r>
      <w:r w:rsidRPr="00936713">
        <w:t xml:space="preserve"> der verfügbare Speicherplatz auf dem Gerät und die Netzwerkbandbreite von Bedeutung </w:t>
      </w:r>
      <w:r w:rsidRPr="00936713">
        <w:fldChar w:fldCharType="begin"/>
      </w:r>
      <w:r w:rsidRPr="00936713">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BE828A" w14:textId="38F4C0C0" w:rsidR="00865CBB" w:rsidRPr="000004EA" w:rsidRDefault="00F46CAC" w:rsidP="00865CBB">
      <w:pPr>
        <w:pStyle w:val="Heading4"/>
        <w:rPr>
          <w:color w:val="ED7D31" w:themeColor="accent2"/>
        </w:rPr>
      </w:pPr>
      <w:bookmarkStart w:id="40" w:name="_Ref189053272"/>
      <w:r w:rsidRPr="000004EA">
        <w:rPr>
          <w:color w:val="ED7D31" w:themeColor="accent2"/>
        </w:rPr>
        <w:t>Partial</w:t>
      </w:r>
      <w:r w:rsidR="00865CBB" w:rsidRPr="000004EA">
        <w:rPr>
          <w:color w:val="ED7D31" w:themeColor="accent2"/>
        </w:rPr>
        <w:t xml:space="preserve"> Storage</w:t>
      </w:r>
      <w:bookmarkEnd w:id="40"/>
    </w:p>
    <w:p w14:paraId="137A50F8" w14:textId="331FCC63" w:rsidR="004B3039" w:rsidRPr="00936713" w:rsidRDefault="004B3039" w:rsidP="00865CBB">
      <w:r w:rsidRPr="00936713">
        <w:t xml:space="preserve">Das erste Entwurfsmuster ist „Partial Storage“ </w:t>
      </w:r>
      <w:r w:rsidR="00F46CAC" w:rsidRPr="00936713">
        <w:t>bzw.</w:t>
      </w:r>
      <w:r w:rsidRPr="00936713">
        <w:t xml:space="preserve"> Teilspeicher. Dieses Entwurfsmuster reduziert den Speicherbedarf der Daten auf dem Gerät, da mit diesem Muster nur die gerade benötigten Daten vom Backend geladen werden.</w:t>
      </w:r>
    </w:p>
    <w:p w14:paraId="15BD2C4F" w14:textId="77777777" w:rsidR="002F382F" w:rsidRPr="00936713" w:rsidRDefault="002F382F" w:rsidP="00865CBB"/>
    <w:p w14:paraId="15683F0F" w14:textId="77777777" w:rsidR="002F382F" w:rsidRPr="00936713" w:rsidRDefault="002F382F" w:rsidP="002F382F">
      <w:pPr>
        <w:keepNext/>
        <w:jc w:val="center"/>
      </w:pPr>
      <w:r w:rsidRPr="00936713">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4FB38F8F" w:rsidR="004B3039" w:rsidRPr="00936713" w:rsidRDefault="002F382F" w:rsidP="002F382F">
      <w:pPr>
        <w:pStyle w:val="Caption"/>
        <w:jc w:val="center"/>
      </w:pPr>
      <w:bookmarkStart w:id="41" w:name="_Ref189137975"/>
      <w:bookmarkStart w:id="42" w:name="_Toc190802485"/>
      <w:r w:rsidRPr="00936713">
        <w:t xml:space="preserve">Abbildung </w:t>
      </w:r>
      <w:fldSimple w:instr=" SEQ Abbildung \* ARABIC ">
        <w:r w:rsidR="00460E0F">
          <w:rPr>
            <w:noProof/>
          </w:rPr>
          <w:t>5</w:t>
        </w:r>
      </w:fldSimple>
      <w:bookmarkEnd w:id="41"/>
      <w:r w:rsidRPr="00936713">
        <w:t xml:space="preserve"> Ablauf von Partial Storage Datenabfragen</w:t>
      </w:r>
      <w:bookmarkEnd w:id="42"/>
    </w:p>
    <w:p w14:paraId="464BF8EA" w14:textId="77777777" w:rsidR="004B3039" w:rsidRPr="00936713" w:rsidRDefault="004B3039" w:rsidP="00865CBB"/>
    <w:p w14:paraId="7ED1B8A9" w14:textId="39376AE8" w:rsidR="00865CBB" w:rsidRPr="00936713" w:rsidRDefault="002F382F" w:rsidP="00865CBB">
      <w:r w:rsidRPr="00936713">
        <w:t xml:space="preserve">In </w:t>
      </w:r>
      <w:r w:rsidRPr="00936713">
        <w:fldChar w:fldCharType="begin"/>
      </w:r>
      <w:r w:rsidRPr="00936713">
        <w:instrText xml:space="preserve"> REF _Ref189137975 \h </w:instrText>
      </w:r>
      <w:r w:rsidRPr="00936713">
        <w:fldChar w:fldCharType="separate"/>
      </w:r>
      <w:r w:rsidRPr="00936713">
        <w:t>Abbildung 5</w:t>
      </w:r>
      <w:r w:rsidRPr="00936713">
        <w:fldChar w:fldCharType="end"/>
      </w:r>
      <w:r w:rsidRPr="00936713">
        <w:t xml:space="preserve"> ist der Ablauf und das Prinzip von „Partial Storage“ zu sehen. Oft wird das Muster „Partial Storage“ mit der Implementierung des „Virtual Proxy“ und des „Data Access Object“</w:t>
      </w:r>
      <w:r w:rsidR="00B46A3A">
        <w:t xml:space="preserve"> (DAO)</w:t>
      </w:r>
      <w:r w:rsidRPr="00936713">
        <w:t xml:space="preserve"> Entwurf</w:t>
      </w:r>
      <w:r w:rsidR="00F46CAC">
        <w:t>s</w:t>
      </w:r>
      <w:r w:rsidRPr="00936713">
        <w:t xml:space="preserve">musters umgesetzt </w:t>
      </w:r>
      <w:r w:rsidRPr="00936713">
        <w:fldChar w:fldCharType="begin"/>
      </w:r>
      <w:r w:rsidRPr="00936713">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D345F8" w:rsidRPr="00936713">
        <w:t xml:space="preserve">Der „Virtual Proxy“ imitiert </w:t>
      </w:r>
      <w:r w:rsidR="00EC7D96" w:rsidRPr="00936713">
        <w:t>das eigentliche Datenobjekt, in dem es das gleiche Interface wie das Datenobjekt implementiert</w:t>
      </w:r>
      <w:r w:rsidR="00AF00D4" w:rsidRPr="00936713">
        <w:t xml:space="preserve"> </w:t>
      </w:r>
      <w:r w:rsidR="00AF00D4" w:rsidRPr="00936713">
        <w:fldChar w:fldCharType="begin"/>
      </w:r>
      <w:r w:rsidR="00AF00D4" w:rsidRPr="00936713">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936713">
        <w:fldChar w:fldCharType="separate"/>
      </w:r>
      <w:r w:rsidR="00AF00D4" w:rsidRPr="00936713">
        <w:t>[7]</w:t>
      </w:r>
      <w:r w:rsidR="00AF00D4" w:rsidRPr="00936713">
        <w:fldChar w:fldCharType="end"/>
      </w:r>
      <w:r w:rsidR="00AF00D4" w:rsidRPr="00936713">
        <w:t xml:space="preserve">. </w:t>
      </w:r>
      <w:r w:rsidR="008F4084" w:rsidRPr="00936713">
        <w:t>Der virtuelle Proxy fängt Methoden</w:t>
      </w:r>
      <w:r w:rsidR="000004EA">
        <w:t xml:space="preserve"> C</w:t>
      </w:r>
      <w:r w:rsidR="008F4084" w:rsidRPr="00936713">
        <w:t>alls und Zugriffe auf Objekt</w:t>
      </w:r>
      <w:r w:rsidR="000004EA">
        <w:t>a</w:t>
      </w:r>
      <w:r w:rsidR="008F4084" w:rsidRPr="00936713">
        <w:t>ttribute ab</w:t>
      </w:r>
      <w:r w:rsidR="0055645D" w:rsidRPr="00936713">
        <w:t xml:space="preserve"> und</w:t>
      </w:r>
      <w:r w:rsidR="008F4084" w:rsidRPr="00936713">
        <w:t xml:space="preserve"> erlaubt</w:t>
      </w:r>
      <w:r w:rsidR="0055645D" w:rsidRPr="00936713">
        <w:t xml:space="preserve"> eine</w:t>
      </w:r>
      <w:r w:rsidR="008F4084" w:rsidRPr="00936713">
        <w:t xml:space="preserve"> gezielte Initialisierung von Feldern </w:t>
      </w:r>
      <w:r w:rsidR="0055645D" w:rsidRPr="00936713">
        <w:t xml:space="preserve">in dem </w:t>
      </w:r>
      <w:r w:rsidR="000004EA" w:rsidRPr="00936713">
        <w:t>Moment,</w:t>
      </w:r>
      <w:r w:rsidR="0055645D" w:rsidRPr="00936713">
        <w:t xml:space="preserve"> wenn sie gebraucht werden</w:t>
      </w:r>
      <w:r w:rsidR="000004EA">
        <w:t>.</w:t>
      </w:r>
      <w:r w:rsidR="0055645D" w:rsidRPr="00936713">
        <w:t xml:space="preserve"> </w:t>
      </w:r>
      <w:r w:rsidR="000004EA">
        <w:t>D</w:t>
      </w:r>
      <w:r w:rsidR="0055645D" w:rsidRPr="00936713">
        <w:t>ieses Vorgehen nennt sich „Lazy Loading“</w:t>
      </w:r>
      <w:r w:rsidR="008F4084" w:rsidRPr="00936713">
        <w:t xml:space="preserve"> </w:t>
      </w:r>
      <w:r w:rsidR="008F4084" w:rsidRPr="00936713">
        <w:fldChar w:fldCharType="begin"/>
      </w:r>
      <w:r w:rsidR="008F4084" w:rsidRPr="00936713">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 xml:space="preserve">. Das  DAO </w:t>
      </w:r>
      <w:r w:rsidR="00B46A3A">
        <w:t>arbeitet an der</w:t>
      </w:r>
      <w:r w:rsidR="008F4084" w:rsidRPr="00936713">
        <w:t xml:space="preserve"> Abfrage der Daten </w:t>
      </w:r>
      <w:r w:rsidR="008F4084" w:rsidRPr="00936713">
        <w:fldChar w:fldCharType="begin"/>
      </w:r>
      <w:r w:rsidR="008F4084" w:rsidRPr="00936713">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936713">
        <w:fldChar w:fldCharType="separate"/>
      </w:r>
      <w:r w:rsidR="008F4084" w:rsidRPr="00936713">
        <w:t>[7]</w:t>
      </w:r>
      <w:r w:rsidR="008F4084" w:rsidRPr="00936713">
        <w:fldChar w:fldCharType="end"/>
      </w:r>
      <w:r w:rsidR="000004EA">
        <w:t>,</w:t>
      </w:r>
      <w:r w:rsidR="008F4084" w:rsidRPr="00936713">
        <w:t xml:space="preserve"> in dem es den Zugriff auf Daten abstrahiert. Sind die angefragten Daten im lokalen Speicher oder einem Cache verfügbar, antwortet das DAO mit einer Kopie der Daten aus dem lokalen Speicher. Ansonsten </w:t>
      </w:r>
      <w:r w:rsidR="00B46A3A" w:rsidRPr="00936713">
        <w:t>initiiert</w:t>
      </w:r>
      <w:r w:rsidR="008F4084" w:rsidRPr="00936713">
        <w:t xml:space="preserve"> das DAO eine Datenabfrage über das Netzwerk an das Backend </w:t>
      </w:r>
      <w:r w:rsidR="008F4084" w:rsidRPr="00936713">
        <w:fldChar w:fldCharType="begin"/>
      </w:r>
      <w:r w:rsidR="008F4084" w:rsidRPr="00936713">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w:t>
      </w:r>
    </w:p>
    <w:p w14:paraId="18DA32D8" w14:textId="77777777" w:rsidR="008F4084" w:rsidRPr="00936713" w:rsidRDefault="008F4084" w:rsidP="00865CBB"/>
    <w:p w14:paraId="14207B47" w14:textId="6F7BACCE" w:rsidR="008F4084" w:rsidRPr="00936713" w:rsidRDefault="008F4084" w:rsidP="00865CBB">
      <w:pPr>
        <w:rPr>
          <w:b/>
        </w:rPr>
      </w:pPr>
      <w:r w:rsidRPr="00936713">
        <w:rPr>
          <w:b/>
        </w:rPr>
        <w:lastRenderedPageBreak/>
        <w:t>Vorteil</w:t>
      </w:r>
      <w:r w:rsidR="00ED7CCC" w:rsidRPr="00936713">
        <w:rPr>
          <w:b/>
        </w:rPr>
        <w:t>e</w:t>
      </w:r>
      <w:r w:rsidRPr="00936713">
        <w:rPr>
          <w:b/>
        </w:rPr>
        <w:t>:</w:t>
      </w:r>
    </w:p>
    <w:p w14:paraId="55FBC1C9" w14:textId="0AA8AA5E" w:rsidR="008F4084" w:rsidRPr="00936713" w:rsidRDefault="00766801">
      <w:pPr>
        <w:pStyle w:val="ListParagraph"/>
        <w:numPr>
          <w:ilvl w:val="0"/>
          <w:numId w:val="29"/>
        </w:numPr>
      </w:pPr>
      <w:r w:rsidRPr="00936713">
        <w:t>Der benötigte Speicher auf den mobilen Gerät ist reduziert</w:t>
      </w:r>
      <w:r w:rsidR="0055645D" w:rsidRPr="00936713">
        <w:t xml:space="preserve">, da nur die benötigten Teile eines Datensatzes in den lokalen Speicher geladen werden </w:t>
      </w:r>
      <w:r w:rsidR="0055645D" w:rsidRPr="00936713">
        <w:fldChar w:fldCharType="begin"/>
      </w:r>
      <w:r w:rsidR="0055645D" w:rsidRPr="00936713">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 xml:space="preserve">. Dieser Umstand erlaubt auch die Verwendung von weitaus umfangreicheren Datensätzen </w:t>
      </w:r>
      <w:r w:rsidR="0055645D" w:rsidRPr="00936713">
        <w:fldChar w:fldCharType="begin"/>
      </w:r>
      <w:r w:rsidR="0055645D" w:rsidRPr="00936713">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w:t>
      </w:r>
    </w:p>
    <w:p w14:paraId="27D6289A" w14:textId="4187EF76" w:rsidR="0055645D" w:rsidRPr="00936713" w:rsidRDefault="0055645D">
      <w:pPr>
        <w:pStyle w:val="ListParagraph"/>
        <w:numPr>
          <w:ilvl w:val="0"/>
          <w:numId w:val="29"/>
        </w:numPr>
      </w:pPr>
      <w:r w:rsidRPr="00936713">
        <w:t xml:space="preserve">Dieses Muster erlaubt eine granulare Kontrolle darüber, wann welche Daten synchronisiert werden </w:t>
      </w:r>
      <w:r w:rsidRPr="00936713">
        <w:fldChar w:fldCharType="begin"/>
      </w:r>
      <w:r w:rsidRPr="00936713">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097FA449" w14:textId="77777777" w:rsidR="008F4084" w:rsidRPr="00936713" w:rsidRDefault="008F4084" w:rsidP="00865CBB"/>
    <w:p w14:paraId="3D4AE1DB" w14:textId="76A141DC" w:rsidR="008F4084" w:rsidRPr="00936713" w:rsidRDefault="008F4084" w:rsidP="00865CBB">
      <w:pPr>
        <w:rPr>
          <w:b/>
        </w:rPr>
      </w:pPr>
      <w:r w:rsidRPr="00936713">
        <w:rPr>
          <w:b/>
        </w:rPr>
        <w:t>Nachteil</w:t>
      </w:r>
      <w:r w:rsidR="00ED7CCC" w:rsidRPr="00936713">
        <w:rPr>
          <w:b/>
        </w:rPr>
        <w:t>e</w:t>
      </w:r>
      <w:r w:rsidRPr="00936713">
        <w:rPr>
          <w:b/>
        </w:rPr>
        <w:t>:</w:t>
      </w:r>
    </w:p>
    <w:p w14:paraId="50C370EB" w14:textId="27F3C45E" w:rsidR="008F4084" w:rsidRPr="00936713" w:rsidRDefault="00941E4D">
      <w:pPr>
        <w:pStyle w:val="ListParagraph"/>
        <w:numPr>
          <w:ilvl w:val="0"/>
          <w:numId w:val="30"/>
        </w:numPr>
      </w:pPr>
      <w:r w:rsidRPr="00936713">
        <w:t>Die Netzwerkverbindung ist für dieses Muster ein Schwachpunkt. Da das Lazy-Loading eine Netzwerkverbindung erfordert</w:t>
      </w:r>
      <w:r w:rsidR="001A5FEE">
        <w:t>,</w:t>
      </w:r>
      <w:r w:rsidRPr="00936713">
        <w:t xml:space="preserve"> um Daten nachzuladen</w:t>
      </w:r>
      <w:r w:rsidR="003A4118">
        <w:t>.</w:t>
      </w:r>
      <w:r w:rsidRPr="00936713">
        <w:t xml:space="preserve"> </w:t>
      </w:r>
      <w:r w:rsidR="00D86A7A">
        <w:t>Ein</w:t>
      </w:r>
      <w:r w:rsidR="00D86A7A" w:rsidRPr="00936713">
        <w:t xml:space="preserve"> </w:t>
      </w:r>
      <w:r w:rsidRPr="00936713">
        <w:t xml:space="preserve">Unterbruch des Netzwerks </w:t>
      </w:r>
      <w:r w:rsidR="00D86A7A" w:rsidRPr="00936713">
        <w:t xml:space="preserve">kann </w:t>
      </w:r>
      <w:r w:rsidRPr="00936713">
        <w:t xml:space="preserve">die mobile App unbrauchbar machen </w:t>
      </w:r>
      <w:r w:rsidRPr="00936713">
        <w:fldChar w:fldCharType="begin"/>
      </w:r>
      <w:r w:rsidRPr="00936713">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92B01D5" w14:textId="22828903" w:rsidR="00DF6FE3" w:rsidRPr="00936713" w:rsidRDefault="00F65013" w:rsidP="00CA7C0A">
      <w:pPr>
        <w:pStyle w:val="Heading4"/>
      </w:pPr>
      <w:bookmarkStart w:id="43" w:name="_Ref189053347"/>
      <w:r w:rsidRPr="00936713">
        <w:t>Complete</w:t>
      </w:r>
      <w:r w:rsidR="00865CBB" w:rsidRPr="00936713">
        <w:t xml:space="preserve"> Storage</w:t>
      </w:r>
      <w:bookmarkEnd w:id="43"/>
    </w:p>
    <w:p w14:paraId="1A5C0C43" w14:textId="2DF5A442" w:rsidR="00941E4D" w:rsidRPr="00936713" w:rsidRDefault="00DF6FE3" w:rsidP="00906923">
      <w:r w:rsidRPr="00936713">
        <w:t xml:space="preserve">Das zweite Entwurfsmuster ist der Complete Storage bzw. Komplettspeicher. </w:t>
      </w:r>
      <w:r w:rsidR="0050649D" w:rsidRPr="00936713">
        <w:t xml:space="preserve">Im Gegensatz zum Partial Storage wird in diesem Muster der </w:t>
      </w:r>
      <w:r w:rsidR="00D86A7A" w:rsidRPr="00936713">
        <w:t>komplette</w:t>
      </w:r>
      <w:r w:rsidR="0050649D" w:rsidRPr="00936713">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936713" w:rsidRDefault="00941E4D" w:rsidP="00906923"/>
    <w:p w14:paraId="5A2B897D" w14:textId="77777777" w:rsidR="00B81EA9" w:rsidRPr="00936713" w:rsidRDefault="00B81EA9" w:rsidP="00B81EA9">
      <w:pPr>
        <w:keepNext/>
        <w:jc w:val="center"/>
      </w:pPr>
      <w:r w:rsidRPr="00936713">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5E5F3F5A" w:rsidR="00941E4D" w:rsidRPr="00936713" w:rsidRDefault="00B81EA9" w:rsidP="00B81EA9">
      <w:pPr>
        <w:pStyle w:val="Caption"/>
        <w:jc w:val="center"/>
      </w:pPr>
      <w:bookmarkStart w:id="44" w:name="_Ref189150361"/>
      <w:bookmarkStart w:id="45" w:name="_Toc190802486"/>
      <w:r w:rsidRPr="00936713">
        <w:t xml:space="preserve">Abbildung </w:t>
      </w:r>
      <w:fldSimple w:instr=" SEQ Abbildung \* ARABIC ">
        <w:r w:rsidR="00460E0F">
          <w:rPr>
            <w:noProof/>
          </w:rPr>
          <w:t>6</w:t>
        </w:r>
      </w:fldSimple>
      <w:bookmarkEnd w:id="44"/>
      <w:r w:rsidRPr="00936713">
        <w:t xml:space="preserve"> Darstellung der Complete Storage Datenabfrage</w:t>
      </w:r>
      <w:bookmarkEnd w:id="45"/>
    </w:p>
    <w:p w14:paraId="0C4C52B4" w14:textId="69102B71" w:rsidR="00941E4D" w:rsidRPr="00936713" w:rsidRDefault="00B81EA9" w:rsidP="00906923">
      <w:r w:rsidRPr="00936713">
        <w:t xml:space="preserve">In der </w:t>
      </w:r>
      <w:r w:rsidRPr="00936713">
        <w:fldChar w:fldCharType="begin"/>
      </w:r>
      <w:r w:rsidRPr="00936713">
        <w:instrText xml:space="preserve"> REF _Ref189150361 \h </w:instrText>
      </w:r>
      <w:r w:rsidRPr="00936713">
        <w:fldChar w:fldCharType="separate"/>
      </w:r>
      <w:r w:rsidRPr="00936713">
        <w:t>Abbildung 6</w:t>
      </w:r>
      <w:r w:rsidRPr="00936713">
        <w:fldChar w:fldCharType="end"/>
      </w:r>
      <w:r w:rsidRPr="00936713">
        <w:t xml:space="preserve"> ist zu erkennen, dass der Datentransfer initial gestartet wird und das DAO alle Datensätze aus dem Backend abfragt. Die Daten werden im lokalen Gerätespeicher abgelegt und subsequente Datenzugriffe erfolgen aus dem lokalen Speicher </w:t>
      </w:r>
      <w:r w:rsidRPr="00936713">
        <w:fldChar w:fldCharType="begin"/>
      </w:r>
      <w:r w:rsidRPr="00936713">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250EF47" w14:textId="77777777" w:rsidR="00B81EA9" w:rsidRPr="00936713" w:rsidRDefault="00B81EA9" w:rsidP="00906923"/>
    <w:p w14:paraId="322049B0" w14:textId="653E421B" w:rsidR="00B81EA9" w:rsidRPr="00936713" w:rsidRDefault="00B81EA9" w:rsidP="00906923">
      <w:pPr>
        <w:rPr>
          <w:b/>
        </w:rPr>
      </w:pPr>
      <w:r w:rsidRPr="00936713">
        <w:rPr>
          <w:b/>
        </w:rPr>
        <w:t>Vorteil:</w:t>
      </w:r>
    </w:p>
    <w:p w14:paraId="250566E4" w14:textId="1D3775E1" w:rsidR="007371C0" w:rsidRPr="00936713" w:rsidRDefault="007371C0">
      <w:pPr>
        <w:pStyle w:val="ListParagraph"/>
        <w:numPr>
          <w:ilvl w:val="0"/>
          <w:numId w:val="30"/>
        </w:numPr>
        <w:rPr>
          <w:b/>
        </w:rPr>
      </w:pPr>
      <w:r w:rsidRPr="00936713">
        <w:t xml:space="preserve">Die Abhängigkeit zur Netzwerkkonnektivität ist gering. Nachdem die Daten initial synchronisiert wurden, kann die Applikation auch ohne Konnektivität verwendet werden. </w:t>
      </w:r>
      <w:r w:rsidRPr="00936713">
        <w:fldChar w:fldCharType="begin"/>
      </w:r>
      <w:r w:rsidRPr="00936713">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6BCC389" w14:textId="77777777" w:rsidR="00B81EA9" w:rsidRPr="00936713" w:rsidRDefault="00B81EA9" w:rsidP="00906923"/>
    <w:p w14:paraId="27A0156C" w14:textId="42F852CD" w:rsidR="00B81EA9" w:rsidRPr="00936713" w:rsidRDefault="00B81EA9" w:rsidP="00906923">
      <w:pPr>
        <w:rPr>
          <w:b/>
        </w:rPr>
      </w:pPr>
      <w:r w:rsidRPr="00936713">
        <w:rPr>
          <w:b/>
        </w:rPr>
        <w:t>Nachteil:</w:t>
      </w:r>
    </w:p>
    <w:p w14:paraId="39DBBB51" w14:textId="15DED998" w:rsidR="00B81EA9" w:rsidRPr="00936713" w:rsidRDefault="007371C0">
      <w:pPr>
        <w:pStyle w:val="ListParagraph"/>
        <w:numPr>
          <w:ilvl w:val="0"/>
          <w:numId w:val="30"/>
        </w:numPr>
      </w:pPr>
      <w:r w:rsidRPr="00936713">
        <w:t>Es wird mehr Spe</w:t>
      </w:r>
      <w:r w:rsidR="001A5FEE">
        <w:t>i</w:t>
      </w:r>
      <w:r w:rsidRPr="00936713">
        <w:t xml:space="preserve">cher auf dem mobilen Gerät vorausgesetzt </w:t>
      </w:r>
      <w:r w:rsidRPr="00936713">
        <w:fldChar w:fldCharType="begin"/>
      </w:r>
      <w:r w:rsidRPr="00936713">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6168584" w14:textId="079C568D" w:rsidR="007371C0" w:rsidRPr="00936713" w:rsidRDefault="007371C0">
      <w:pPr>
        <w:pStyle w:val="ListParagraph"/>
        <w:numPr>
          <w:ilvl w:val="0"/>
          <w:numId w:val="30"/>
        </w:numPr>
      </w:pPr>
      <w:r w:rsidRPr="00936713">
        <w:t xml:space="preserve">Die Datenübertragung ist </w:t>
      </w:r>
      <w:r w:rsidR="00D86A7A" w:rsidRPr="00936713">
        <w:t>verschwenderisch,</w:t>
      </w:r>
      <w:r w:rsidRPr="00936713">
        <w:t xml:space="preserve"> was die Netzwerkbandbreite anbelangt</w:t>
      </w:r>
      <w:r w:rsidR="001A5FEE">
        <w:t>,</w:t>
      </w:r>
      <w:r w:rsidRPr="00936713">
        <w:t xml:space="preserve"> </w:t>
      </w:r>
      <w:r w:rsidR="001A5FEE">
        <w:t>w</w:t>
      </w:r>
      <w:r w:rsidRPr="00936713">
        <w:t xml:space="preserve">eil beim Synchronisationsereignis alle Daten auf </w:t>
      </w:r>
      <w:r w:rsidR="00D86A7A" w:rsidRPr="00936713">
        <w:t>einmal</w:t>
      </w:r>
      <w:r w:rsidRPr="00936713">
        <w:t xml:space="preserve"> übertragen werden </w:t>
      </w:r>
      <w:r w:rsidRPr="00936713">
        <w:fldChar w:fldCharType="begin"/>
      </w:r>
      <w:r w:rsidRPr="00936713">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C4424DB" w14:textId="1EBB7041" w:rsidR="00906923" w:rsidRPr="00936713" w:rsidRDefault="00906923" w:rsidP="00906923">
      <w:pPr>
        <w:pStyle w:val="Heading3"/>
      </w:pPr>
      <w:bookmarkStart w:id="46" w:name="_Toc190802581"/>
      <w:r w:rsidRPr="00936713">
        <w:t>Datenübertragung</w:t>
      </w:r>
      <w:bookmarkEnd w:id="46"/>
    </w:p>
    <w:p w14:paraId="2C59CB38" w14:textId="69A1C928" w:rsidR="00424770" w:rsidRPr="00936713" w:rsidRDefault="007237CC" w:rsidP="00424770">
      <w:r w:rsidRPr="00936713">
        <w:t>Dieser Abschnitt behandelt das Thema Datenübertragung. Das Ziel ist die optimierte Übertragung von Daten aus dem Backend zu</w:t>
      </w:r>
      <w:r w:rsidR="001A5FEE">
        <w:t xml:space="preserve">r </w:t>
      </w:r>
      <w:r w:rsidRPr="00936713">
        <w:t>mobilen Applikation und zurück. Bei der Wahl des Entwurf</w:t>
      </w:r>
      <w:r w:rsidR="001A5FEE">
        <w:t>s</w:t>
      </w:r>
      <w:r w:rsidRPr="00936713">
        <w:t>muster</w:t>
      </w:r>
      <w:r w:rsidR="001A5FEE">
        <w:t>s</w:t>
      </w:r>
      <w:r w:rsidRPr="00936713">
        <w:t xml:space="preserve"> zur Datenübertragung muss primär der Typ der zu übertragenden Daten</w:t>
      </w:r>
      <w:r w:rsidR="00D86A7A">
        <w:t xml:space="preserve"> und</w:t>
      </w:r>
      <w:r w:rsidRPr="00936713">
        <w:t xml:space="preserve"> die verfügbare Netzwerkbandbreite in Betracht gezogen werden </w:t>
      </w:r>
      <w:r w:rsidRPr="00936713">
        <w:fldChar w:fldCharType="begin"/>
      </w:r>
      <w:r w:rsidRPr="00936713">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5649AF9" w14:textId="2B91CEC3" w:rsidR="00424770" w:rsidRPr="00936713" w:rsidRDefault="00424770" w:rsidP="00424770">
      <w:pPr>
        <w:pStyle w:val="Heading4"/>
      </w:pPr>
      <w:bookmarkStart w:id="47" w:name="_Ref189055548"/>
      <w:r w:rsidRPr="00936713">
        <w:lastRenderedPageBreak/>
        <w:t>Full Transfer</w:t>
      </w:r>
      <w:bookmarkEnd w:id="47"/>
    </w:p>
    <w:p w14:paraId="6391E41C" w14:textId="093BA1AA" w:rsidR="007237CC" w:rsidRPr="00936713" w:rsidRDefault="007237CC" w:rsidP="00424770">
      <w:r w:rsidRPr="00936713">
        <w:t xml:space="preserve">Für kleine Datensätze oder Daten, welche jeweils als </w:t>
      </w:r>
      <w:r w:rsidR="00D86A7A" w:rsidRPr="00936713">
        <w:t>Ganzes</w:t>
      </w:r>
      <w:r w:rsidRPr="00936713">
        <w:t xml:space="preserve"> verändert werden, beispielsweise ganze Dateien, eignet sich das Entwurfsmuster „Full Transfer“. Das Entwurfsmuster zeichnet sich dadurch aus, dass der </w:t>
      </w:r>
      <w:r w:rsidR="00D86A7A" w:rsidRPr="00936713">
        <w:t>komplette</w:t>
      </w:r>
      <w:r w:rsidRPr="00936713">
        <w:t xml:space="preserve"> Datensatz übertragen wird und den aktuellen Datensatz auf dem mobilen Gerät ersetzt.</w:t>
      </w:r>
    </w:p>
    <w:p w14:paraId="49736B94" w14:textId="77777777" w:rsidR="007237CC" w:rsidRPr="00936713" w:rsidRDefault="007237CC" w:rsidP="00424770"/>
    <w:p w14:paraId="490AF31F" w14:textId="77777777" w:rsidR="006D46A6" w:rsidRPr="00936713" w:rsidRDefault="006D46A6" w:rsidP="006D46A6">
      <w:pPr>
        <w:keepNext/>
        <w:jc w:val="center"/>
      </w:pPr>
      <w:r w:rsidRPr="00936713">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5BC8F1E0" w:rsidR="007237CC" w:rsidRPr="00936713" w:rsidRDefault="006D46A6" w:rsidP="006D46A6">
      <w:pPr>
        <w:pStyle w:val="Caption"/>
        <w:jc w:val="center"/>
      </w:pPr>
      <w:bookmarkStart w:id="48" w:name="_Ref189152288"/>
      <w:bookmarkStart w:id="49" w:name="_Toc190802487"/>
      <w:r w:rsidRPr="00936713">
        <w:t xml:space="preserve">Abbildung </w:t>
      </w:r>
      <w:fldSimple w:instr=" SEQ Abbildung \* ARABIC ">
        <w:r w:rsidR="00460E0F">
          <w:rPr>
            <w:noProof/>
          </w:rPr>
          <w:t>7</w:t>
        </w:r>
      </w:fldSimple>
      <w:bookmarkEnd w:id="48"/>
      <w:r w:rsidRPr="00936713">
        <w:t xml:space="preserve"> Darstellung des Full Transfer Übertragungsmuster</w:t>
      </w:r>
      <w:bookmarkEnd w:id="49"/>
    </w:p>
    <w:p w14:paraId="7AEE9655" w14:textId="7F60754C" w:rsidR="007237CC" w:rsidRPr="00936713" w:rsidRDefault="006D46A6" w:rsidP="00424770">
      <w:r w:rsidRPr="00936713">
        <w:t xml:space="preserve">In der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ist zu erkennen, dass der „Full Transfer“ ein sehr einfaches Entwurfsmuster ist. Der Transfer wird für das gesamte Datenset initi</w:t>
      </w:r>
      <w:r w:rsidR="001A5FEE">
        <w:t>i</w:t>
      </w:r>
      <w:r w:rsidRPr="00936713">
        <w:t xml:space="preserve">ert </w:t>
      </w:r>
      <w:r w:rsidRPr="00936713">
        <w:fldChar w:fldCharType="begin"/>
      </w:r>
      <w:r w:rsidRPr="00936713">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FB1968E" w14:textId="77777777" w:rsidR="006D46A6" w:rsidRPr="00936713" w:rsidRDefault="006D46A6" w:rsidP="00424770"/>
    <w:p w14:paraId="528CC834" w14:textId="188CD2EB" w:rsidR="006D46A6" w:rsidRPr="00936713" w:rsidRDefault="006D46A6" w:rsidP="00424770">
      <w:pPr>
        <w:rPr>
          <w:b/>
        </w:rPr>
      </w:pPr>
      <w:r w:rsidRPr="00936713">
        <w:rPr>
          <w:b/>
        </w:rPr>
        <w:t>Vorteile:</w:t>
      </w:r>
    </w:p>
    <w:p w14:paraId="03066303" w14:textId="3AD08D30" w:rsidR="006D46A6" w:rsidRPr="00936713" w:rsidRDefault="007237CC">
      <w:pPr>
        <w:pStyle w:val="ListParagraph"/>
        <w:numPr>
          <w:ilvl w:val="0"/>
          <w:numId w:val="31"/>
        </w:numPr>
      </w:pPr>
      <w:r w:rsidRPr="00936713">
        <w:t xml:space="preserve">„Full Transfer“ </w:t>
      </w:r>
      <w:r w:rsidR="00D86A7A">
        <w:t>ist</w:t>
      </w:r>
      <w:r w:rsidRPr="00936713">
        <w:t xml:space="preserve"> ein einfach zu implementierendes Entwurfsmuster </w:t>
      </w:r>
      <w:r w:rsidR="006D46A6" w:rsidRPr="00936713">
        <w:fldChar w:fldCharType="begin"/>
      </w:r>
      <w:r w:rsidR="006D46A6" w:rsidRPr="00936713">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936713">
        <w:fldChar w:fldCharType="separate"/>
      </w:r>
      <w:r w:rsidR="006D46A6" w:rsidRPr="00936713">
        <w:t>[5]</w:t>
      </w:r>
      <w:r w:rsidR="006D46A6" w:rsidRPr="00936713">
        <w:fldChar w:fldCharType="end"/>
      </w:r>
      <w:r w:rsidRPr="00936713">
        <w:t>.</w:t>
      </w:r>
    </w:p>
    <w:p w14:paraId="57998A7C" w14:textId="77777777" w:rsidR="006D46A6" w:rsidRPr="00936713" w:rsidRDefault="006D46A6" w:rsidP="00424770"/>
    <w:p w14:paraId="3B9BE0C3" w14:textId="536659B8" w:rsidR="006D46A6" w:rsidRPr="00936713" w:rsidRDefault="006D46A6" w:rsidP="00424770">
      <w:pPr>
        <w:rPr>
          <w:b/>
        </w:rPr>
      </w:pPr>
      <w:r w:rsidRPr="00936713">
        <w:rPr>
          <w:b/>
        </w:rPr>
        <w:t>Nachteile:</w:t>
      </w:r>
    </w:p>
    <w:p w14:paraId="4458D0A2" w14:textId="722966FC" w:rsidR="00424770" w:rsidRPr="00936713" w:rsidRDefault="001A5FEE">
      <w:pPr>
        <w:pStyle w:val="ListParagraph"/>
        <w:numPr>
          <w:ilvl w:val="0"/>
          <w:numId w:val="31"/>
        </w:numPr>
      </w:pPr>
      <w:r>
        <w:t>D</w:t>
      </w:r>
      <w:r w:rsidR="007237CC" w:rsidRPr="00936713">
        <w:t xml:space="preserve">ie Daten </w:t>
      </w:r>
      <w:r w:rsidR="00D86A7A">
        <w:t xml:space="preserve">werden </w:t>
      </w:r>
      <w:r w:rsidR="007237CC" w:rsidRPr="00936713">
        <w:t xml:space="preserve">redundant gesendet und dadurch Bandbreite verschwendet </w:t>
      </w:r>
      <w:r w:rsidR="007237CC" w:rsidRPr="00936713">
        <w:fldChar w:fldCharType="begin"/>
      </w:r>
      <w:r w:rsidR="007237CC" w:rsidRPr="00936713">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936713">
        <w:fldChar w:fldCharType="separate"/>
      </w:r>
      <w:r w:rsidR="007237CC" w:rsidRPr="00936713">
        <w:t>[5]</w:t>
      </w:r>
      <w:r w:rsidR="007237CC" w:rsidRPr="00936713">
        <w:fldChar w:fldCharType="end"/>
      </w:r>
      <w:r w:rsidR="007237CC" w:rsidRPr="00936713">
        <w:t>.</w:t>
      </w:r>
    </w:p>
    <w:p w14:paraId="6647A11E" w14:textId="03CFED9A" w:rsidR="00424770" w:rsidRPr="00936713" w:rsidRDefault="00424770" w:rsidP="00424770">
      <w:pPr>
        <w:pStyle w:val="Heading4"/>
      </w:pPr>
      <w:bookmarkStart w:id="50" w:name="_Ref189055590"/>
      <w:r w:rsidRPr="00936713">
        <w:t>Timestamp Transfer</w:t>
      </w:r>
      <w:bookmarkEnd w:id="50"/>
    </w:p>
    <w:p w14:paraId="3D7EDFC5" w14:textId="06E8325D" w:rsidR="00EB16FD" w:rsidRPr="00936713" w:rsidRDefault="006D46A6" w:rsidP="006D46A6">
      <w:r w:rsidRPr="00936713">
        <w:t>Das Muster „Timestamp Transfer“</w:t>
      </w:r>
      <w:r w:rsidR="00EB16FD" w:rsidRPr="00936713">
        <w:t xml:space="preserve"> basiert auf dem Vergleich von Zeitstempeln in einem Datensatz.</w:t>
      </w:r>
    </w:p>
    <w:p w14:paraId="16290073" w14:textId="77777777" w:rsidR="00EB16FD" w:rsidRPr="00936713" w:rsidRDefault="00EB16FD" w:rsidP="006D46A6"/>
    <w:p w14:paraId="335EB452" w14:textId="77777777" w:rsidR="00D76756" w:rsidRPr="00936713" w:rsidRDefault="00D76756" w:rsidP="00D76756">
      <w:pPr>
        <w:keepNext/>
        <w:jc w:val="center"/>
      </w:pPr>
      <w:r w:rsidRPr="00936713">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23C4CF1C" w:rsidR="00EB16FD" w:rsidRPr="00936713" w:rsidRDefault="00D76756" w:rsidP="00D76756">
      <w:pPr>
        <w:pStyle w:val="Caption"/>
        <w:jc w:val="center"/>
      </w:pPr>
      <w:bookmarkStart w:id="51" w:name="_Ref190796760"/>
      <w:bookmarkStart w:id="52" w:name="_Toc190802488"/>
      <w:r w:rsidRPr="00936713">
        <w:t xml:space="preserve">Abbildung </w:t>
      </w:r>
      <w:fldSimple w:instr=" SEQ Abbildung \* ARABIC ">
        <w:r w:rsidR="00460E0F">
          <w:rPr>
            <w:noProof/>
          </w:rPr>
          <w:t>8</w:t>
        </w:r>
      </w:fldSimple>
      <w:bookmarkEnd w:id="51"/>
      <w:r w:rsidRPr="00936713">
        <w:t xml:space="preserve"> Darstellung des Musters Timestamp Transfer</w:t>
      </w:r>
      <w:bookmarkEnd w:id="52"/>
    </w:p>
    <w:p w14:paraId="11A1624A" w14:textId="03BADF75" w:rsidR="00EB16FD" w:rsidRPr="00936713" w:rsidRDefault="00D76756" w:rsidP="006D46A6">
      <w:r w:rsidRPr="00936713">
        <w:t xml:space="preserve">Die </w:t>
      </w:r>
      <w:r w:rsidR="006D754E">
        <w:fldChar w:fldCharType="begin"/>
      </w:r>
      <w:r w:rsidR="006D754E">
        <w:instrText xml:space="preserve"> REF _Ref190796760 \h </w:instrText>
      </w:r>
      <w:r w:rsidR="006D754E">
        <w:fldChar w:fldCharType="separate"/>
      </w:r>
      <w:r w:rsidR="006D754E" w:rsidRPr="00936713">
        <w:t xml:space="preserve">Abbildung </w:t>
      </w:r>
      <w:r w:rsidR="006D754E">
        <w:rPr>
          <w:noProof/>
        </w:rPr>
        <w:t>8</w:t>
      </w:r>
      <w:r w:rsidR="006D754E">
        <w:fldChar w:fldCharType="end"/>
      </w:r>
      <w:r w:rsidR="006D754E">
        <w:t xml:space="preserve"> </w:t>
      </w:r>
      <w:r w:rsidR="00F93C65">
        <w:t>stellt die prinzipielle Logik</w:t>
      </w:r>
      <w:r w:rsidR="00B21795" w:rsidRPr="00936713">
        <w:t xml:space="preserve"> eines „Timestamp Transfers“ </w:t>
      </w:r>
      <w:r w:rsidR="00F93C65">
        <w:t>dar</w:t>
      </w:r>
      <w:r w:rsidR="006E5EF6" w:rsidRPr="00936713">
        <w:t xml:space="preserve">. </w:t>
      </w:r>
      <w:r w:rsidR="006E5EF6" w:rsidRPr="006D754E">
        <w:t xml:space="preserve">Damit dieser Vergleich möglich ist, muss </w:t>
      </w:r>
      <w:r w:rsidR="006D754E" w:rsidRPr="006D754E">
        <w:t>zu jedem Datensatz ein Zeitstempel des Erstellungszeitpunktes und ein Zeitstempel des Zeitpunktes der letzten Änderung gespeichert werden</w:t>
      </w:r>
      <w:r w:rsidR="006E5EF6" w:rsidRPr="006D754E">
        <w:t xml:space="preserve"> </w:t>
      </w:r>
      <w:r w:rsidR="006E5EF6" w:rsidRPr="00936713">
        <w:fldChar w:fldCharType="begin"/>
      </w:r>
      <w:r w:rsidR="006E5EF6" w:rsidRPr="00936713">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 xml:space="preserve">. Die mobile Applikation sendet die Zeitstempel an den Server. Dieser </w:t>
      </w:r>
      <w:r w:rsidR="00F93C65" w:rsidRPr="00936713">
        <w:t>vergleicht</w:t>
      </w:r>
      <w:r w:rsidR="006E5EF6" w:rsidRPr="00936713">
        <w:t xml:space="preserve"> die Zeitstempel von der mobilen Applikation mit den eigenen Datensätzen und sendet aktuellere Datensätze an den Client </w:t>
      </w:r>
      <w:r w:rsidR="006E5EF6" w:rsidRPr="00936713">
        <w:fldChar w:fldCharType="begin"/>
      </w:r>
      <w:r w:rsidR="006E5EF6" w:rsidRPr="00936713">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w:t>
      </w:r>
      <w:r w:rsidR="006F73E6" w:rsidRPr="00936713">
        <w:t xml:space="preserve"> Es werden jeweils ganze Datensätze übermittelt.</w:t>
      </w:r>
    </w:p>
    <w:p w14:paraId="0216AA84" w14:textId="77777777" w:rsidR="006E5EF6" w:rsidRPr="00936713" w:rsidRDefault="006E5EF6" w:rsidP="006D46A6"/>
    <w:p w14:paraId="7B4BCFB9" w14:textId="3B102C15" w:rsidR="006E5EF6" w:rsidRPr="00936713" w:rsidRDefault="006E5EF6" w:rsidP="006D46A6">
      <w:pPr>
        <w:rPr>
          <w:b/>
          <w:bCs/>
        </w:rPr>
      </w:pPr>
      <w:r w:rsidRPr="00936713">
        <w:rPr>
          <w:b/>
          <w:bCs/>
        </w:rPr>
        <w:t>Vorteile:</w:t>
      </w:r>
    </w:p>
    <w:p w14:paraId="75C8A750" w14:textId="1407A97E" w:rsidR="006E5EF6" w:rsidRPr="00936713" w:rsidRDefault="006E5EF6">
      <w:pPr>
        <w:pStyle w:val="ListParagraph"/>
        <w:numPr>
          <w:ilvl w:val="0"/>
          <w:numId w:val="31"/>
        </w:numPr>
      </w:pPr>
      <w:r w:rsidRPr="00936713">
        <w:t xml:space="preserve">Die zu synchronisierenden Daten können anhand ihrer </w:t>
      </w:r>
      <w:r w:rsidR="00F93C65" w:rsidRPr="00936713">
        <w:t>Aktualität</w:t>
      </w:r>
      <w:r w:rsidRPr="00936713">
        <w:t xml:space="preserve"> </w:t>
      </w:r>
      <w:r w:rsidR="00F93C65" w:rsidRPr="00936713">
        <w:t xml:space="preserve">gezielt </w:t>
      </w:r>
      <w:r w:rsidRPr="00936713">
        <w:t>ausgewählt werden</w:t>
      </w:r>
      <w:r w:rsidR="001A5FEE">
        <w:t>,</w:t>
      </w:r>
      <w:r w:rsidR="00F93C65">
        <w:t xml:space="preserve"> dies</w:t>
      </w:r>
      <w:r w:rsidRPr="00936713">
        <w:t xml:space="preserve"> </w:t>
      </w:r>
      <w:r w:rsidR="001A5FEE">
        <w:t>s</w:t>
      </w:r>
      <w:r w:rsidRPr="00936713">
        <w:t xml:space="preserve">owohl für den Upload wie auch für den Download. Dadurch wird die Menge an zu übertragenden Daten verringert </w:t>
      </w:r>
      <w:r w:rsidRPr="00936713">
        <w:fldChar w:fldCharType="begin"/>
      </w:r>
      <w:r w:rsidRPr="00936713">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78FAE94" w14:textId="77777777" w:rsidR="004040BE" w:rsidRPr="00936713" w:rsidRDefault="004040BE" w:rsidP="004040BE"/>
    <w:p w14:paraId="2B0AEA8D" w14:textId="3D50F901" w:rsidR="004040BE" w:rsidRPr="00936713" w:rsidRDefault="004040BE" w:rsidP="004040BE">
      <w:pPr>
        <w:rPr>
          <w:b/>
          <w:bCs/>
        </w:rPr>
      </w:pPr>
      <w:r w:rsidRPr="00936713">
        <w:rPr>
          <w:b/>
          <w:bCs/>
        </w:rPr>
        <w:t>Nachteile:</w:t>
      </w:r>
    </w:p>
    <w:p w14:paraId="6B32C45F" w14:textId="4FF4CA1F" w:rsidR="006E5EF6" w:rsidRPr="00936713" w:rsidRDefault="00F93C65">
      <w:pPr>
        <w:pStyle w:val="ListParagraph"/>
        <w:numPr>
          <w:ilvl w:val="0"/>
          <w:numId w:val="31"/>
        </w:numPr>
      </w:pPr>
      <w:r>
        <w:lastRenderedPageBreak/>
        <w:t>Das Löschen</w:t>
      </w:r>
      <w:r w:rsidR="004040BE" w:rsidRPr="00936713">
        <w:t xml:space="preserve"> von Datensätzen benötigt zusätzliche Logik</w:t>
      </w:r>
      <w:r w:rsidR="001A5FEE">
        <w:t>, d</w:t>
      </w:r>
      <w:r w:rsidR="004040BE" w:rsidRPr="00936713">
        <w:t>a in diesem Fall der gelöschte Datensatz nicht mehr für den Zeitstempelvergleich zur Verfügung steht</w:t>
      </w:r>
      <w:r w:rsidR="004040BE" w:rsidRPr="00936713">
        <w:fldChar w:fldCharType="begin"/>
      </w:r>
      <w:r w:rsidR="004040BE" w:rsidRPr="00936713">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936713">
        <w:fldChar w:fldCharType="separate"/>
      </w:r>
      <w:r w:rsidR="004040BE" w:rsidRPr="00936713">
        <w:t>[5]</w:t>
      </w:r>
      <w:r w:rsidR="004040BE" w:rsidRPr="00936713">
        <w:fldChar w:fldCharType="end"/>
      </w:r>
      <w:r w:rsidR="004040BE" w:rsidRPr="00936713">
        <w:t>.</w:t>
      </w:r>
    </w:p>
    <w:p w14:paraId="21E4EC65" w14:textId="3A119E9B" w:rsidR="004040BE" w:rsidRPr="00936713" w:rsidRDefault="004040BE">
      <w:pPr>
        <w:pStyle w:val="ListParagraph"/>
        <w:numPr>
          <w:ilvl w:val="0"/>
          <w:numId w:val="31"/>
        </w:numPr>
      </w:pPr>
      <w:r w:rsidRPr="00936713">
        <w:t xml:space="preserve">Die Quelle für den Zeitstempel muss konsistent sein, damit die Zeitstempel vergleichbar bleiben </w:t>
      </w:r>
      <w:r w:rsidRPr="00936713">
        <w:fldChar w:fldCharType="begin"/>
      </w:r>
      <w:r w:rsidRPr="00936713">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640907" w14:textId="1F125C4D" w:rsidR="00424770" w:rsidRPr="00936713" w:rsidRDefault="00424770" w:rsidP="00424770">
      <w:pPr>
        <w:pStyle w:val="Heading4"/>
      </w:pPr>
      <w:bookmarkStart w:id="53" w:name="_Ref189055616"/>
      <w:r w:rsidRPr="00936713">
        <w:t>Mathematical Transfer</w:t>
      </w:r>
      <w:bookmarkEnd w:id="53"/>
    </w:p>
    <w:p w14:paraId="1D37B973" w14:textId="52169F29" w:rsidR="00534E68" w:rsidRPr="00936713" w:rsidRDefault="00BA43B2" w:rsidP="00C573F2">
      <w:r w:rsidRPr="00936713">
        <w:t xml:space="preserve">Das dritte Entwurfsmuster </w:t>
      </w:r>
      <w:r w:rsidR="006F73E6" w:rsidRPr="00936713">
        <w:t xml:space="preserve">macht sich mathematische Algorithmen zu Nutze, um zu bestimmen welche Teile eines Datensatzes übermittelt werden sollen </w:t>
      </w:r>
      <w:r w:rsidR="006F73E6" w:rsidRPr="00936713">
        <w:fldChar w:fldCharType="begin"/>
      </w:r>
      <w:r w:rsidR="006F73E6" w:rsidRPr="00936713">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936713">
        <w:fldChar w:fldCharType="separate"/>
      </w:r>
      <w:r w:rsidR="006F73E6" w:rsidRPr="00936713">
        <w:t>[5]</w:t>
      </w:r>
      <w:r w:rsidR="006F73E6" w:rsidRPr="00936713">
        <w:fldChar w:fldCharType="end"/>
      </w:r>
      <w:r w:rsidR="006F73E6" w:rsidRPr="00936713">
        <w:t xml:space="preserve">. Es werden nur Daten ausgetauscht, welche geändert wurden. Die mathematischen Algorithmen sind in der Lage, Änderungen effizienter zusammen zu führen </w:t>
      </w:r>
      <w:r w:rsidR="000A3D94" w:rsidRPr="00936713">
        <w:t xml:space="preserve">und die Menge an Daten in einer Übertragung auf ein </w:t>
      </w:r>
      <w:r w:rsidR="00F93C65" w:rsidRPr="00936713">
        <w:t>Minimum</w:t>
      </w:r>
      <w:r w:rsidR="000A3D94" w:rsidRPr="00936713">
        <w:t xml:space="preserve"> zu reduzieren </w:t>
      </w:r>
      <w:r w:rsidR="000A3D94" w:rsidRPr="00936713">
        <w:fldChar w:fldCharType="begin"/>
      </w:r>
      <w:r w:rsidR="000A3D94" w:rsidRPr="00936713">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936713">
        <w:fldChar w:fldCharType="separate"/>
      </w:r>
      <w:r w:rsidR="000A3D94" w:rsidRPr="00936713">
        <w:t>[5]</w:t>
      </w:r>
      <w:r w:rsidR="000A3D94" w:rsidRPr="00936713">
        <w:fldChar w:fldCharType="end"/>
      </w:r>
      <w:r w:rsidRPr="00936713">
        <w:t>. Beispiel</w:t>
      </w:r>
      <w:r w:rsidR="00534E68" w:rsidRPr="00936713">
        <w:t>e für mathematische Methoden sind:</w:t>
      </w:r>
    </w:p>
    <w:p w14:paraId="02D2B999" w14:textId="77777777" w:rsidR="00534E68" w:rsidRPr="00936713" w:rsidRDefault="00534E68">
      <w:pPr>
        <w:pStyle w:val="ListParagraph"/>
        <w:numPr>
          <w:ilvl w:val="0"/>
          <w:numId w:val="32"/>
        </w:numPr>
      </w:pPr>
      <w:r w:rsidRPr="00936713">
        <w:t>D</w:t>
      </w:r>
      <w:r w:rsidR="00BA43B2" w:rsidRPr="00936713">
        <w:t>er Vergleich von Checksummen</w:t>
      </w:r>
      <w:r w:rsidRPr="00936713">
        <w:t xml:space="preserve"> </w:t>
      </w:r>
      <w:r w:rsidRPr="00936713">
        <w:fldChar w:fldCharType="begin"/>
      </w:r>
      <w:r w:rsidRPr="00936713">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CFAD3FB" w14:textId="7591B92A" w:rsidR="00BA43B2" w:rsidRPr="00295D9C" w:rsidRDefault="00534E68">
      <w:pPr>
        <w:pStyle w:val="ListParagraph"/>
        <w:numPr>
          <w:ilvl w:val="0"/>
          <w:numId w:val="32"/>
        </w:numPr>
        <w:rPr>
          <w:lang w:val="en-US"/>
        </w:rPr>
      </w:pPr>
      <w:r w:rsidRPr="00295D9C">
        <w:rPr>
          <w:lang w:val="en-US"/>
        </w:rPr>
        <w:t xml:space="preserve">„Invertible Bloom Lookup Tables“ (IBLTs) </w:t>
      </w:r>
      <w:r w:rsidRPr="00936713">
        <w:fldChar w:fldCharType="begin"/>
      </w:r>
      <w:r w:rsidRPr="00295D9C">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Pr="00295D9C">
        <w:rPr>
          <w:lang w:val="en-US"/>
        </w:rPr>
        <w:t>[8]</w:t>
      </w:r>
      <w:r w:rsidRPr="00936713">
        <w:fldChar w:fldCharType="end"/>
      </w:r>
    </w:p>
    <w:p w14:paraId="611D6D7F" w14:textId="0C24A9C6" w:rsidR="00534E68" w:rsidRPr="00936713" w:rsidRDefault="00534E68">
      <w:pPr>
        <w:pStyle w:val="ListParagraph"/>
        <w:numPr>
          <w:ilvl w:val="0"/>
          <w:numId w:val="32"/>
        </w:numPr>
      </w:pPr>
      <w:r w:rsidRPr="00936713">
        <w:t xml:space="preserve">“Characteristic Polynomial Interpolation” </w:t>
      </w:r>
      <w:r w:rsidRPr="00936713">
        <w:fldChar w:fldCharType="begin"/>
      </w:r>
      <w:r w:rsidRPr="00936713">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379E7EEE" w14:textId="77777777" w:rsidR="00534E68" w:rsidRPr="00936713" w:rsidRDefault="00534E68" w:rsidP="00534E68"/>
    <w:p w14:paraId="32A99D76" w14:textId="77777777" w:rsidR="00534E68" w:rsidRPr="00936713" w:rsidRDefault="00534E68" w:rsidP="00534E68">
      <w:pPr>
        <w:keepNext/>
        <w:jc w:val="center"/>
      </w:pPr>
      <w:r w:rsidRPr="00936713">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64C89DFE" w:rsidR="00534E68" w:rsidRPr="00936713" w:rsidRDefault="00534E68" w:rsidP="00534E68">
      <w:pPr>
        <w:pStyle w:val="Caption"/>
        <w:jc w:val="center"/>
      </w:pPr>
      <w:bookmarkStart w:id="54" w:name="_Ref189321070"/>
      <w:bookmarkStart w:id="55" w:name="_Toc190802489"/>
      <w:r w:rsidRPr="00936713">
        <w:t xml:space="preserve">Abbildung </w:t>
      </w:r>
      <w:fldSimple w:instr=" SEQ Abbildung \* ARABIC ">
        <w:r w:rsidR="00460E0F">
          <w:rPr>
            <w:noProof/>
          </w:rPr>
          <w:t>9</w:t>
        </w:r>
      </w:fldSimple>
      <w:bookmarkEnd w:id="54"/>
      <w:r w:rsidRPr="00936713">
        <w:t xml:space="preserve"> Darstellung des Musters Mathematischer Transfer</w:t>
      </w:r>
      <w:bookmarkEnd w:id="55"/>
    </w:p>
    <w:p w14:paraId="6BFB356F" w14:textId="2D2A5028" w:rsidR="00D406C9" w:rsidRPr="00936713" w:rsidRDefault="00D406C9" w:rsidP="00534E68">
      <w:r w:rsidRPr="00936713">
        <w:t xml:space="preserve">Wie in </w:t>
      </w:r>
      <w:r w:rsidRPr="00936713">
        <w:fldChar w:fldCharType="begin"/>
      </w:r>
      <w:r w:rsidRPr="00936713">
        <w:instrText xml:space="preserve"> REF _Ref189321070 \h </w:instrText>
      </w:r>
      <w:r w:rsidRPr="00936713">
        <w:fldChar w:fldCharType="separate"/>
      </w:r>
      <w:r w:rsidRPr="00936713">
        <w:t>Abbildung 9</w:t>
      </w:r>
      <w:r w:rsidRPr="00936713">
        <w:fldChar w:fldCharType="end"/>
      </w:r>
      <w:r w:rsidRPr="00936713">
        <w:t xml:space="preserve"> zu sehen ist, weist das Muster „mathematischer Transfer“ Ähnlichkeiten zum „Timestamp Transfer“ Muster auf. Der Unterschied ist die mathematische Berechnung der Änderungen </w:t>
      </w:r>
      <w:r w:rsidRPr="00936713">
        <w:fldChar w:fldCharType="begin"/>
      </w:r>
      <w:r w:rsidRPr="00936713">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1ACD99B" w14:textId="77777777" w:rsidR="00534E68" w:rsidRPr="00936713" w:rsidRDefault="00534E68" w:rsidP="00C573F2"/>
    <w:p w14:paraId="202F977B" w14:textId="66C8BBAA" w:rsidR="00D406C9" w:rsidRPr="00936713" w:rsidRDefault="00D406C9" w:rsidP="00C573F2">
      <w:r w:rsidRPr="00936713">
        <w:t>Vorteile:</w:t>
      </w:r>
    </w:p>
    <w:p w14:paraId="365A7FB8" w14:textId="77777777" w:rsidR="006D754E" w:rsidRPr="006D754E" w:rsidRDefault="00D406C9">
      <w:pPr>
        <w:pStyle w:val="ListParagraph"/>
        <w:numPr>
          <w:ilvl w:val="0"/>
          <w:numId w:val="33"/>
        </w:numPr>
      </w:pPr>
      <w:r w:rsidRPr="006D754E">
        <w:t xml:space="preserve">Mit diesem Muster kann die benötigte Bandbreite auf ein Minimum reduziert werden </w:t>
      </w:r>
      <w:r w:rsidRPr="006D754E">
        <w:fldChar w:fldCharType="begin"/>
      </w:r>
      <w:r w:rsidRPr="006D754E">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6D754E">
        <w:fldChar w:fldCharType="separate"/>
      </w:r>
      <w:r w:rsidRPr="006D754E">
        <w:t>[5]</w:t>
      </w:r>
      <w:r w:rsidRPr="006D754E">
        <w:fldChar w:fldCharType="end"/>
      </w:r>
      <w:r w:rsidRPr="006D754E">
        <w:t xml:space="preserve">. </w:t>
      </w:r>
    </w:p>
    <w:p w14:paraId="18781ACB" w14:textId="000A655E" w:rsidR="00D406C9" w:rsidRPr="006D754E" w:rsidRDefault="006D754E">
      <w:pPr>
        <w:pStyle w:val="ListParagraph"/>
        <w:numPr>
          <w:ilvl w:val="0"/>
          <w:numId w:val="33"/>
        </w:numPr>
      </w:pPr>
      <w:r w:rsidRPr="006D754E">
        <w:t xml:space="preserve">Geeignet für Szenarien, wenn die effiziente Nutzung der verfügbaren Bandbreite kritisch ist. </w:t>
      </w:r>
    </w:p>
    <w:p w14:paraId="28706287" w14:textId="77777777" w:rsidR="00D406C9" w:rsidRPr="001A5FEE" w:rsidRDefault="00D406C9" w:rsidP="00C573F2">
      <w:pPr>
        <w:rPr>
          <w:color w:val="7030A0"/>
        </w:rPr>
      </w:pPr>
    </w:p>
    <w:p w14:paraId="31B43476" w14:textId="2A8B9A4B" w:rsidR="00D406C9" w:rsidRPr="00936713" w:rsidRDefault="00D406C9" w:rsidP="00C573F2">
      <w:r w:rsidRPr="00936713">
        <w:t>Nachteile:</w:t>
      </w:r>
    </w:p>
    <w:p w14:paraId="617A85D7" w14:textId="23322B56" w:rsidR="00D406C9" w:rsidRPr="00936713" w:rsidRDefault="00D406C9">
      <w:pPr>
        <w:pStyle w:val="ListParagraph"/>
        <w:numPr>
          <w:ilvl w:val="0"/>
          <w:numId w:val="33"/>
        </w:numPr>
      </w:pPr>
      <w:r w:rsidRPr="00936713">
        <w:t xml:space="preserve">Mathematische </w:t>
      </w:r>
      <w:r w:rsidR="00F93C65" w:rsidRPr="00936713">
        <w:t>Methoden</w:t>
      </w:r>
      <w:r w:rsidRPr="00936713">
        <w:t xml:space="preserve"> für die Berechnung sind oft stark abhängig vom Kontext der Daten </w:t>
      </w:r>
      <w:r w:rsidRPr="00936713">
        <w:fldChar w:fldCharType="begin"/>
      </w:r>
      <w:r w:rsidRPr="00936713">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Ändert der Datenkontext muss auch der Algorithmus angepasst werden.</w:t>
      </w:r>
    </w:p>
    <w:p w14:paraId="3FCE4B87" w14:textId="7CECAD3F" w:rsidR="00D406C9" w:rsidRPr="00936713" w:rsidRDefault="00D406C9">
      <w:pPr>
        <w:pStyle w:val="ListParagraph"/>
        <w:numPr>
          <w:ilvl w:val="0"/>
          <w:numId w:val="33"/>
        </w:numPr>
      </w:pPr>
      <w:r w:rsidRPr="00936713">
        <w:t xml:space="preserve">Die Komplexität von Mathematischen Methoden ist hoch. Entsprechend wird für die Implementierung mehr Zeit benötigt </w:t>
      </w:r>
      <w:r w:rsidRPr="00936713">
        <w:fldChar w:fldCharType="begin"/>
      </w:r>
      <w:r w:rsidRPr="00936713">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EBD4282" w14:textId="75F07F6D" w:rsidR="00432DB1" w:rsidRPr="00936713" w:rsidRDefault="00432DB1">
      <w:pPr>
        <w:spacing w:line="240" w:lineRule="auto"/>
      </w:pPr>
      <w:r w:rsidRPr="00936713">
        <w:br w:type="page"/>
      </w:r>
    </w:p>
    <w:p w14:paraId="6740CBCE" w14:textId="77777777" w:rsidR="0011235C" w:rsidRPr="00936713" w:rsidRDefault="0011235C" w:rsidP="0011235C">
      <w:pPr>
        <w:pStyle w:val="Heading1"/>
      </w:pPr>
      <w:bookmarkStart w:id="56" w:name="_Toc188879061"/>
      <w:bookmarkStart w:id="57" w:name="_Toc190802582"/>
      <w:r w:rsidRPr="00936713">
        <w:lastRenderedPageBreak/>
        <w:t>Methodik</w:t>
      </w:r>
      <w:bookmarkEnd w:id="56"/>
      <w:bookmarkEnd w:id="57"/>
    </w:p>
    <w:p w14:paraId="083194BC" w14:textId="77777777" w:rsidR="00B23358" w:rsidRPr="00936713" w:rsidRDefault="00B23358" w:rsidP="0011235C">
      <w:r w:rsidRPr="00936713">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936713" w:rsidRDefault="00B23358" w:rsidP="00B23358">
      <w:pPr>
        <w:pStyle w:val="Heading2"/>
      </w:pPr>
      <w:bookmarkStart w:id="58" w:name="_Toc190802583"/>
      <w:r w:rsidRPr="00936713">
        <w:t>Projektmanagement</w:t>
      </w:r>
      <w:bookmarkEnd w:id="58"/>
    </w:p>
    <w:p w14:paraId="1AE0D21C" w14:textId="5E8D3E71" w:rsidR="00DD788E" w:rsidRPr="00936713" w:rsidRDefault="00B23358" w:rsidP="00B23358">
      <w:r w:rsidRPr="00936713">
        <w:t xml:space="preserve">Für die Umsetzung wurde eine </w:t>
      </w:r>
      <w:r w:rsidR="001A5FEE">
        <w:t>a</w:t>
      </w:r>
      <w:r w:rsidRPr="00936713">
        <w:t>gile Vorgehensweise gewählt.</w:t>
      </w:r>
      <w:r w:rsidR="00DD788E" w:rsidRPr="00936713">
        <w:t xml:space="preserve"> Der </w:t>
      </w:r>
      <w:r w:rsidR="00A41427">
        <w:t>geplante F</w:t>
      </w:r>
      <w:r w:rsidR="00DD788E" w:rsidRPr="00936713">
        <w:t>ortschritt</w:t>
      </w:r>
      <w:r w:rsidR="00A41427">
        <w:t xml:space="preserve"> und der tatsächliche Fortschritt</w:t>
      </w:r>
      <w:r w:rsidR="00DD788E" w:rsidRPr="00936713">
        <w:t xml:space="preserve"> der Master</w:t>
      </w:r>
      <w:r w:rsidR="00A41427">
        <w:t>arbeit wird</w:t>
      </w:r>
      <w:r w:rsidR="00DD788E" w:rsidRPr="00936713">
        <w:t xml:space="preserve"> i</w:t>
      </w:r>
      <w:r w:rsidR="00A41427">
        <w:t>m</w:t>
      </w:r>
      <w:r w:rsidR="00DD788E" w:rsidRPr="00936713">
        <w:t xml:space="preserve"> </w:t>
      </w:r>
      <w:r w:rsidR="00A41427">
        <w:t>folgenden</w:t>
      </w:r>
      <w:r w:rsidR="00DD788E" w:rsidRPr="00936713">
        <w:t xml:space="preserve"> Projektplan dargestellt. Er zeigt die Termine, Meilensteine</w:t>
      </w:r>
      <w:r w:rsidR="00A41427">
        <w:t>,</w:t>
      </w:r>
      <w:r w:rsidR="00DD788E" w:rsidRPr="00936713">
        <w:t xml:space="preserve"> geplante</w:t>
      </w:r>
      <w:r w:rsidR="00A41427">
        <w:t xml:space="preserve"> und effektive</w:t>
      </w:r>
      <w:r w:rsidR="00DD788E" w:rsidRPr="00936713">
        <w:t xml:space="preserve"> Umsetzungsabschnitte.</w:t>
      </w:r>
    </w:p>
    <w:p w14:paraId="065013CA" w14:textId="77777777" w:rsidR="00DD788E" w:rsidRPr="00936713" w:rsidRDefault="00DD788E" w:rsidP="00B23358">
      <w:pPr>
        <w:sectPr w:rsidR="00DD788E" w:rsidRPr="00936713" w:rsidSect="00A54C2F">
          <w:pgSz w:w="11906" w:h="16838" w:code="9"/>
          <w:pgMar w:top="1758" w:right="1004" w:bottom="680" w:left="1435" w:header="709" w:footer="510" w:gutter="0"/>
          <w:cols w:space="708"/>
          <w:docGrid w:linePitch="360"/>
        </w:sectPr>
      </w:pPr>
    </w:p>
    <w:p w14:paraId="0EB8CBE0" w14:textId="2C94879C" w:rsidR="00692428" w:rsidRPr="00936713" w:rsidRDefault="00692428" w:rsidP="00692428">
      <w:pPr>
        <w:pStyle w:val="Heading2"/>
      </w:pPr>
      <w:bookmarkStart w:id="59" w:name="_Toc190802584"/>
      <w:r w:rsidRPr="00936713">
        <w:lastRenderedPageBreak/>
        <w:t>Masterthesis Zeitplan</w:t>
      </w:r>
      <w:bookmarkEnd w:id="59"/>
    </w:p>
    <w:p w14:paraId="52E8F35A" w14:textId="64B4FF73" w:rsidR="00DD788E" w:rsidRPr="00936713" w:rsidRDefault="00692428">
      <w:pPr>
        <w:spacing w:line="240" w:lineRule="auto"/>
      </w:pPr>
      <w:r w:rsidRPr="00936713">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936713" w:rsidRDefault="00DD788E">
      <w:pPr>
        <w:spacing w:line="240" w:lineRule="auto"/>
      </w:pPr>
    </w:p>
    <w:p w14:paraId="1AC1E99F" w14:textId="77777777" w:rsidR="00DD788E" w:rsidRPr="00936713" w:rsidRDefault="00DD788E">
      <w:pPr>
        <w:spacing w:line="240" w:lineRule="auto"/>
        <w:sectPr w:rsidR="00DD788E" w:rsidRPr="00936713" w:rsidSect="00DD788E">
          <w:pgSz w:w="16838" w:h="11906" w:orient="landscape" w:code="9"/>
          <w:pgMar w:top="1435" w:right="1758" w:bottom="1004" w:left="680" w:header="709" w:footer="510" w:gutter="0"/>
          <w:cols w:space="708"/>
          <w:docGrid w:linePitch="360"/>
        </w:sectPr>
      </w:pPr>
    </w:p>
    <w:p w14:paraId="75A1124B" w14:textId="0CDB3FA7" w:rsidR="00C91AB6" w:rsidRPr="00936713" w:rsidRDefault="00C91AB6" w:rsidP="00C91AB6">
      <w:pPr>
        <w:pStyle w:val="Heading2"/>
      </w:pPr>
      <w:bookmarkStart w:id="60" w:name="_Toc190802585"/>
      <w:bookmarkStart w:id="61" w:name="_Toc188879062"/>
      <w:r w:rsidRPr="00936713">
        <w:lastRenderedPageBreak/>
        <w:t>Entwurf der Lösungsarchitektur</w:t>
      </w:r>
      <w:bookmarkEnd w:id="60"/>
    </w:p>
    <w:p w14:paraId="29A6D03A" w14:textId="2B3162A5" w:rsidR="00C91AB6" w:rsidRPr="00936713" w:rsidRDefault="0029742F" w:rsidP="00C91AB6">
      <w:r>
        <w:t xml:space="preserve">Die Lösungsarchitektur wurde auf Basis der Qualitätsanforderungen </w:t>
      </w:r>
      <w:r w:rsidR="00DA27DE">
        <w:t>erstellt</w:t>
      </w:r>
      <w:r>
        <w:t xml:space="preserve">. </w:t>
      </w:r>
      <w:r w:rsidR="00F44F76">
        <w:t xml:space="preserve">Als Modell für das Software Architektur Dokument diente das arc42-Modell von Dr. Peter Hruschka und Dr. Gernot Starke </w:t>
      </w:r>
      <w:r w:rsidR="00F44F76">
        <w:fldChar w:fldCharType="begin"/>
      </w:r>
      <w:r w:rsidR="00F44F76">
        <w:instrText xml:space="preserve"> ADDIN ZOTERO_ITEM CSL_CITATION {"citationID":"ZMy2E6ZF","properties":{"formattedCitation":"[10]","plainCitation":"[10]","noteIndex":0},"citationItems":[{"id":74,"uris":["http://zotero.org/users/15041600/items/LIY6Y5T8"],"itemData":{"id":74,"type":"webpage","abstract":"arc42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fldChar w:fldCharType="separate"/>
      </w:r>
      <w:r w:rsidR="00F44F76" w:rsidRPr="00F44F76">
        <w:t>[10]</w:t>
      </w:r>
      <w:r w:rsidR="00F44F76">
        <w:fldChar w:fldCharType="end"/>
      </w:r>
      <w:r w:rsidR="00F44F76">
        <w:t>. Die Lösungsarchitektur beschreibt die statische</w:t>
      </w:r>
      <w:r w:rsidR="001A5FEE">
        <w:t>n</w:t>
      </w:r>
      <w:r w:rsidR="00F44F76">
        <w:t xml:space="preserve"> Sichtweisen auf die Bausteine, die erwarteten Verhaltensweisen der Anwendung</w:t>
      </w:r>
      <w:r w:rsidR="001A5FEE">
        <w:t>en</w:t>
      </w:r>
      <w:r w:rsidR="00F44F76">
        <w:t xml:space="preserve">, Konzepte, Strategien und Architekturentscheidungen. Dies fördert eine klare Kommunikation und ein gemeinsames </w:t>
      </w:r>
      <w:r w:rsidR="00646A1D">
        <w:t>Verständnis</w:t>
      </w:r>
      <w:r w:rsidR="00F44F76">
        <w:t xml:space="preserve"> mit den Stakeholdern. Alle Diagramme und visuellen Darstellungen wurden mittels der Software «Draw.Io» erstellt.</w:t>
      </w:r>
    </w:p>
    <w:p w14:paraId="2D33CEE8" w14:textId="7F42F02F" w:rsidR="00C91AB6" w:rsidRPr="00936713" w:rsidRDefault="00C91AB6" w:rsidP="00C91AB6">
      <w:pPr>
        <w:pStyle w:val="Heading2"/>
      </w:pPr>
      <w:bookmarkStart w:id="62" w:name="_Toc190802586"/>
      <w:r w:rsidRPr="00936713">
        <w:t>Analyse der Datensynchronisation</w:t>
      </w:r>
      <w:bookmarkEnd w:id="62"/>
    </w:p>
    <w:p w14:paraId="50025882" w14:textId="6C7106E1" w:rsidR="00C91AB6" w:rsidRPr="00936713" w:rsidRDefault="00F44F76" w:rsidP="00C91AB6">
      <w:r>
        <w:t xml:space="preserve">Um die Frage nach der geeignetsten Methode für die Datensynchronisation zu </w:t>
      </w:r>
      <w:r w:rsidR="00646A1D">
        <w:t>beantworten,</w:t>
      </w:r>
      <w:r w:rsidR="00A43913">
        <w:t xml:space="preserve"> wurde eine Nutzwertanalyse durchgeführt. Beurteilt wurden die drei </w:t>
      </w:r>
      <w:r w:rsidR="001A5FEE">
        <w:t>Varianten</w:t>
      </w:r>
      <w:r w:rsidR="00A43913">
        <w:t xml:space="preserve"> «Full Transfer», «Timestamp Transfer» und «Mathematical Transfer».</w:t>
      </w:r>
      <w:r w:rsidR="000E2F7E">
        <w:t xml:space="preserve"> </w:t>
      </w:r>
      <w:r w:rsidR="00646A1D">
        <w:t>Folgende</w:t>
      </w:r>
      <w:r w:rsidR="000E2F7E">
        <w:t xml:space="preserve"> Kriterien </w:t>
      </w:r>
      <w:r w:rsidR="00646A1D">
        <w:t xml:space="preserve">wurden analysiert: </w:t>
      </w:r>
      <w:r w:rsidR="000E2F7E">
        <w:t xml:space="preserve">Komplexität, Speicherbedarf, Rechenleistung, Netzwerkbandbreite und </w:t>
      </w:r>
      <w:r w:rsidR="00646A1D">
        <w:t>Umgang</w:t>
      </w:r>
      <w:r w:rsidR="000E2F7E">
        <w:t xml:space="preserve"> mit Datenkonflikten. </w:t>
      </w:r>
    </w:p>
    <w:p w14:paraId="7AE74C8E" w14:textId="33FF4A67" w:rsidR="00C91AB6" w:rsidRDefault="00C91AB6" w:rsidP="00C91AB6">
      <w:pPr>
        <w:pStyle w:val="Heading2"/>
      </w:pPr>
      <w:bookmarkStart w:id="63" w:name="_Toc190802587"/>
      <w:r w:rsidRPr="00936713">
        <w:t xml:space="preserve">Umsetzung der Baustellen App als </w:t>
      </w:r>
      <w:r w:rsidR="0001344D">
        <w:t>PoC</w:t>
      </w:r>
      <w:bookmarkEnd w:id="63"/>
    </w:p>
    <w:p w14:paraId="0328DEB9" w14:textId="647764D6" w:rsidR="0001344D" w:rsidRPr="004D43D5" w:rsidRDefault="0001344D" w:rsidP="0001344D">
      <w:r w:rsidRPr="004D43D5">
        <w:t xml:space="preserve">Ursprünglich wurde die Umsetzung der «Baustellen App» im </w:t>
      </w:r>
      <w:r w:rsidR="00646A1D" w:rsidRPr="004D43D5">
        <w:t>MVP-Umfang</w:t>
      </w:r>
      <w:r w:rsidRPr="004D43D5">
        <w:t xml:space="preserve"> als Ziel der Arbeit gesetzt. </w:t>
      </w:r>
      <w:r w:rsidR="00291C33" w:rsidRPr="004D43D5">
        <w:t>I</w:t>
      </w:r>
      <w:commentRangeStart w:id="64"/>
      <w:r w:rsidRPr="004D43D5">
        <w:t xml:space="preserve">n Kapitel </w:t>
      </w:r>
      <w:r w:rsidRPr="004D43D5">
        <w:fldChar w:fldCharType="begin"/>
      </w:r>
      <w:r w:rsidRPr="004D43D5">
        <w:instrText xml:space="preserve"> REF _Ref189387369 \r \h </w:instrText>
      </w:r>
      <w:r w:rsidRPr="004D43D5">
        <w:fldChar w:fldCharType="separate"/>
      </w:r>
      <w:r w:rsidRPr="004D43D5">
        <w:t>4.3</w:t>
      </w:r>
      <w:r w:rsidRPr="004D43D5">
        <w:fldChar w:fldCharType="end"/>
      </w:r>
      <w:r w:rsidR="00291C33" w:rsidRPr="004D43D5">
        <w:t xml:space="preserve"> ist die Lösungsarchitektur für den MVP</w:t>
      </w:r>
      <w:r w:rsidRPr="004D43D5">
        <w:t xml:space="preserve"> beschri</w:t>
      </w:r>
      <w:r w:rsidR="00291C33" w:rsidRPr="004D43D5">
        <w:t>e</w:t>
      </w:r>
      <w:r w:rsidRPr="004D43D5">
        <w:t>ben</w:t>
      </w:r>
      <w:commentRangeEnd w:id="64"/>
      <w:r w:rsidR="00646A1D" w:rsidRPr="004D43D5">
        <w:rPr>
          <w:rStyle w:val="CommentReference"/>
        </w:rPr>
        <w:commentReference w:id="64"/>
      </w:r>
      <w:r w:rsidRPr="004D43D5">
        <w:t xml:space="preserve">. Auf Grund des Umfangs des MVPs würde dies den Rahmen der </w:t>
      </w:r>
      <w:r w:rsidR="00646A1D" w:rsidRPr="004D43D5">
        <w:t>Masterarbeit</w:t>
      </w:r>
      <w:r w:rsidRPr="004D43D5">
        <w:t xml:space="preserve"> sprengen. Deshalb wurde entschieden, den </w:t>
      </w:r>
      <w:r w:rsidR="001A5FEE" w:rsidRPr="004D43D5">
        <w:t>u</w:t>
      </w:r>
      <w:r w:rsidRPr="004D43D5">
        <w:t xml:space="preserve">mzusetzenden Umfang zu reduzieren. Für die Umsetzung wird deshalb ein PoC als Ziel gesetzt. Dieser PoC soll insbesondere die folgenden Punkte aufzeigen: </w:t>
      </w:r>
    </w:p>
    <w:p w14:paraId="30E97A4D" w14:textId="77777777" w:rsidR="001F79A0" w:rsidRDefault="001F79A0" w:rsidP="0001344D"/>
    <w:p w14:paraId="1E54CD7F" w14:textId="523AE264" w:rsidR="0001344D" w:rsidRDefault="0001344D" w:rsidP="0001344D">
      <w:pPr>
        <w:pStyle w:val="ListParagraph"/>
        <w:numPr>
          <w:ilvl w:val="0"/>
          <w:numId w:val="52"/>
        </w:numPr>
      </w:pPr>
      <w:r>
        <w:t>Das Projekt Feature wurde im Backend und im Mobile Client umgesetzt.</w:t>
      </w:r>
    </w:p>
    <w:p w14:paraId="3F3CD9F2" w14:textId="62B60B8F" w:rsidR="0001344D" w:rsidRDefault="0001344D" w:rsidP="0001344D">
      <w:pPr>
        <w:pStyle w:val="ListParagraph"/>
        <w:numPr>
          <w:ilvl w:val="0"/>
          <w:numId w:val="52"/>
        </w:numPr>
      </w:pPr>
      <w:r>
        <w:t xml:space="preserve">Benutzer müssen sich </w:t>
      </w:r>
      <w:r w:rsidR="00646A1D">
        <w:t>authentifizieren,</w:t>
      </w:r>
      <w:r>
        <w:t xml:space="preserve"> um auf Projekte zuzugreifen. </w:t>
      </w:r>
    </w:p>
    <w:p w14:paraId="415B9E83" w14:textId="22EA318C" w:rsidR="0001344D" w:rsidRDefault="0001344D" w:rsidP="0001344D">
      <w:pPr>
        <w:pStyle w:val="ListParagraph"/>
        <w:numPr>
          <w:ilvl w:val="0"/>
          <w:numId w:val="52"/>
        </w:numPr>
      </w:pPr>
      <w:r>
        <w:t xml:space="preserve">Die offline Funktionalität und Datensynchronisation </w:t>
      </w:r>
      <w:r w:rsidR="00646A1D">
        <w:t>müssen</w:t>
      </w:r>
      <w:r>
        <w:t xml:space="preserve"> umgesetzt sein.</w:t>
      </w:r>
    </w:p>
    <w:p w14:paraId="656B4C14" w14:textId="77777777" w:rsidR="001F79A0" w:rsidRDefault="001F79A0" w:rsidP="001F79A0"/>
    <w:p w14:paraId="3AA27AFD" w14:textId="41347309" w:rsidR="001F79A0" w:rsidRPr="0001344D" w:rsidRDefault="001F79A0" w:rsidP="001F79A0">
      <w:r>
        <w:t xml:space="preserve">Die Backend Services werden mit ASP.NET 9 und C# umgesetzt. Die </w:t>
      </w:r>
      <w:r w:rsidR="001A5FEE">
        <w:t>m</w:t>
      </w:r>
      <w:r>
        <w:t>obile App wird mit dem multiplattform Framework .NET MAUI umgesetzt. Verwendet wird «Visual Studio 2022» als Entwicklungsumgebung.</w:t>
      </w:r>
      <w:r w:rsidR="00F43E66">
        <w:t xml:space="preserve"> Für die Quellcodeverwaltung und CI/CD Pipeline werden GitHub Workflows verwendet. Die Plattform für die «Baustellen App» wird der Public Cloud «Azure» gehostet.</w:t>
      </w:r>
    </w:p>
    <w:p w14:paraId="1217F0C5" w14:textId="77777777" w:rsidR="00C91AB6" w:rsidRPr="00936713" w:rsidRDefault="00C91AB6" w:rsidP="00C91AB6"/>
    <w:p w14:paraId="09B992B8" w14:textId="2F3E4B87" w:rsidR="00C91AB6" w:rsidRPr="00936713" w:rsidRDefault="00C91AB6">
      <w:pPr>
        <w:spacing w:line="240" w:lineRule="auto"/>
      </w:pPr>
      <w:r w:rsidRPr="00936713">
        <w:br w:type="page"/>
      </w:r>
    </w:p>
    <w:p w14:paraId="1521B426" w14:textId="420FDD14" w:rsidR="0011235C" w:rsidRPr="00936713" w:rsidRDefault="002B342E" w:rsidP="0011235C">
      <w:pPr>
        <w:pStyle w:val="Heading1"/>
      </w:pPr>
      <w:bookmarkStart w:id="65" w:name="_Toc190802588"/>
      <w:r w:rsidRPr="00936713">
        <w:lastRenderedPageBreak/>
        <w:t>Ergebnisse</w:t>
      </w:r>
      <w:bookmarkEnd w:id="61"/>
      <w:bookmarkEnd w:id="65"/>
    </w:p>
    <w:p w14:paraId="4908CEE6" w14:textId="504CC1D3" w:rsidR="0011235C" w:rsidRPr="0092584F" w:rsidRDefault="009C55AB" w:rsidP="0011235C">
      <w:r w:rsidRPr="00936713">
        <w:t xml:space="preserve">In diesem Kapitel werden die Ergebnisse der Arbeit dargelegt. Zuerst werden die Anforderungen an die „Baustellen App“ dargelegt (Kapitel </w:t>
      </w:r>
      <w:r w:rsidRPr="00936713">
        <w:fldChar w:fldCharType="begin"/>
      </w:r>
      <w:r w:rsidRPr="00936713">
        <w:instrText xml:space="preserve"> REF _Ref189387333 \r \h </w:instrText>
      </w:r>
      <w:r w:rsidRPr="00936713">
        <w:fldChar w:fldCharType="separate"/>
      </w:r>
      <w:r w:rsidRPr="00936713">
        <w:t>4.1</w:t>
      </w:r>
      <w:r w:rsidRPr="00936713">
        <w:fldChar w:fldCharType="end"/>
      </w:r>
      <w:r w:rsidRPr="00936713">
        <w:t>). Anschliessend folg</w:t>
      </w:r>
      <w:r w:rsidR="001A5FEE">
        <w:t>t</w:t>
      </w:r>
      <w:r w:rsidRPr="00936713">
        <w:t xml:space="preserve"> die Lösungsarchitektur für den MVP (Kapitel </w:t>
      </w:r>
      <w:r w:rsidRPr="00936713">
        <w:fldChar w:fldCharType="begin"/>
      </w:r>
      <w:r w:rsidRPr="00936713">
        <w:instrText xml:space="preserve"> REF _Ref189387369 \r \h </w:instrText>
      </w:r>
      <w:r w:rsidRPr="00936713">
        <w:fldChar w:fldCharType="separate"/>
      </w:r>
      <w:r w:rsidRPr="00936713">
        <w:t>4.3</w:t>
      </w:r>
      <w:r w:rsidRPr="00936713">
        <w:fldChar w:fldCharType="end"/>
      </w:r>
      <w:r w:rsidRPr="00936713">
        <w:t>) inklusive der Nutz</w:t>
      </w:r>
      <w:r w:rsidR="001A5FEE">
        <w:t>w</w:t>
      </w:r>
      <w:r w:rsidRPr="00936713">
        <w:t xml:space="preserve">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Zum Abschluss wird die Implementierung beschrieben </w:t>
      </w:r>
      <w:r w:rsidRPr="0092584F">
        <w:t>(</w:t>
      </w:r>
      <w:commentRangeStart w:id="66"/>
      <w:r w:rsidRPr="0092584F">
        <w:t xml:space="preserve">Kapitel </w:t>
      </w:r>
      <w:r w:rsidR="0092584F" w:rsidRPr="0092584F">
        <w:fldChar w:fldCharType="begin"/>
      </w:r>
      <w:r w:rsidR="0092584F" w:rsidRPr="0092584F">
        <w:instrText xml:space="preserve"> REF _Ref190797705 \r \h </w:instrText>
      </w:r>
      <w:r w:rsidR="0092584F" w:rsidRPr="0092584F">
        <w:fldChar w:fldCharType="separate"/>
      </w:r>
      <w:r w:rsidR="0092584F" w:rsidRPr="0092584F">
        <w:t>4.4</w:t>
      </w:r>
      <w:r w:rsidR="0092584F" w:rsidRPr="0092584F">
        <w:fldChar w:fldCharType="end"/>
      </w:r>
      <w:r w:rsidRPr="0092584F">
        <w:t>).</w:t>
      </w:r>
      <w:commentRangeEnd w:id="66"/>
      <w:r w:rsidR="00646A1D" w:rsidRPr="0092584F">
        <w:rPr>
          <w:rStyle w:val="CommentReference"/>
        </w:rPr>
        <w:commentReference w:id="66"/>
      </w:r>
    </w:p>
    <w:p w14:paraId="71F63720" w14:textId="77777777" w:rsidR="0011235C" w:rsidRPr="00936713" w:rsidRDefault="0011235C" w:rsidP="0011235C">
      <w:pPr>
        <w:pStyle w:val="Heading2"/>
      </w:pPr>
      <w:bookmarkStart w:id="67" w:name="_Ref189387333"/>
      <w:bookmarkStart w:id="68" w:name="_Toc190802589"/>
      <w:r w:rsidRPr="00936713">
        <w:t>Pflichtenheft</w:t>
      </w:r>
      <w:bookmarkEnd w:id="67"/>
      <w:bookmarkEnd w:id="68"/>
    </w:p>
    <w:p w14:paraId="0DADC435" w14:textId="7C1259B5" w:rsidR="0011235C" w:rsidRPr="00936713" w:rsidRDefault="0011235C" w:rsidP="0011235C">
      <w:r w:rsidRPr="00936713">
        <w:t xml:space="preserve">Im Pflichtenheft sind die </w:t>
      </w:r>
      <w:r w:rsidR="00646A1D" w:rsidRPr="00936713">
        <w:t>Business</w:t>
      </w:r>
      <w:r w:rsidR="00646A1D">
        <w:t xml:space="preserve"> </w:t>
      </w:r>
      <w:r w:rsidRPr="00936713">
        <w:t xml:space="preserve">relevanten Anforderungen an die Applikation </w:t>
      </w:r>
      <w:r w:rsidR="00F92A08">
        <w:t xml:space="preserve">sowie Mockups </w:t>
      </w:r>
      <w:r w:rsidRPr="00936713">
        <w:t xml:space="preserve">aufgeführt. Die Mockups </w:t>
      </w:r>
      <w:r w:rsidR="00F92A08" w:rsidRPr="00936713">
        <w:t>visualisieren,</w:t>
      </w:r>
      <w:r w:rsidRPr="00936713">
        <w:t xml:space="preserve"> wie Anforderungen in die Benutzeroberfläche realisiert werden sollen. Die Mockups sind Illustrationen und </w:t>
      </w:r>
      <w:r w:rsidR="00F92A08" w:rsidRPr="00936713">
        <w:t>fokussieren</w:t>
      </w:r>
      <w:r w:rsidRPr="00936713">
        <w:t xml:space="preserve"> sich auf das Layout und </w:t>
      </w:r>
      <w:r w:rsidR="00F92A08">
        <w:t xml:space="preserve">die </w:t>
      </w:r>
      <w:r w:rsidR="00F92A08" w:rsidRPr="00936713">
        <w:t>Positionierung</w:t>
      </w:r>
      <w:r w:rsidRPr="00936713">
        <w:t xml:space="preserve"> von Informationen auf dem Bildschirm. Je nach Plattform werden sich die Elemente visuell von den Mockups unterscheiden.</w:t>
      </w:r>
    </w:p>
    <w:p w14:paraId="5E4CE936" w14:textId="77777777" w:rsidR="0011235C" w:rsidRPr="00936713" w:rsidRDefault="0011235C" w:rsidP="0011235C"/>
    <w:p w14:paraId="479BB327" w14:textId="57555B67" w:rsidR="0011235C" w:rsidRPr="00936713" w:rsidRDefault="0011235C" w:rsidP="0011235C">
      <w:r w:rsidRPr="00936713">
        <w:t>Die Anforderungen und Mockups sind aus dem Angebot «Konzeption THEIA für die Baustelle» für die Helion AG abgeleitet. Das Angebotsdokument wurde von der Isolutions AG verfasst. Da das Angebotsdokument interne Informationen enthält, wurden die Anforderungen generalisiert.</w:t>
      </w:r>
    </w:p>
    <w:p w14:paraId="21CE5481" w14:textId="77777777" w:rsidR="009C55AB" w:rsidRPr="00936713" w:rsidRDefault="009C55AB" w:rsidP="0011235C"/>
    <w:p w14:paraId="45DBF5A5" w14:textId="26C9F5FD" w:rsidR="009C55AB" w:rsidRPr="00936713" w:rsidRDefault="009C55AB" w:rsidP="0011235C">
      <w:r w:rsidRPr="00936713">
        <w:t xml:space="preserve">Die Helion AG will die «Baustellen App» </w:t>
      </w:r>
      <w:r w:rsidR="00F92A08">
        <w:t xml:space="preserve">in </w:t>
      </w:r>
      <w:r w:rsidRPr="00936713">
        <w:t>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936713" w:rsidRDefault="0011235C" w:rsidP="0011235C">
      <w:pPr>
        <w:pStyle w:val="Heading3"/>
      </w:pPr>
      <w:bookmarkStart w:id="69" w:name="_Toc190802590"/>
      <w:r w:rsidRPr="00936713">
        <w:t>Authentifizierung</w:t>
      </w:r>
      <w:bookmarkEnd w:id="69"/>
    </w:p>
    <w:p w14:paraId="110DA939" w14:textId="73B0E33E" w:rsidR="00B47247" w:rsidRPr="00936713" w:rsidRDefault="00B47247" w:rsidP="00B47247">
      <w:r w:rsidRPr="00936713">
        <w:t>In diesem Abschnitt sind die Anforderungen an die Authentifizierung aufgelistet.</w:t>
      </w:r>
    </w:p>
    <w:p w14:paraId="72B57BDC" w14:textId="111E6904" w:rsidR="0011235C" w:rsidRPr="00936713" w:rsidRDefault="0011235C" w:rsidP="0011235C">
      <w:pPr>
        <w:pStyle w:val="Caption"/>
        <w:keepNext/>
      </w:pPr>
      <w:bookmarkStart w:id="70" w:name="_Toc190802524"/>
      <w:r w:rsidRPr="00936713">
        <w:t xml:space="preserve">Tabelle </w:t>
      </w:r>
      <w:fldSimple w:instr=" SEQ Tabelle \* ARABIC ">
        <w:r w:rsidR="00D64016">
          <w:rPr>
            <w:noProof/>
          </w:rPr>
          <w:t>1</w:t>
        </w:r>
      </w:fldSimple>
      <w:r w:rsidRPr="00936713">
        <w:t xml:space="preserve"> Anforderungen an die Authentifizierung</w:t>
      </w:r>
      <w:bookmarkEnd w:id="70"/>
    </w:p>
    <w:tbl>
      <w:tblPr>
        <w:tblStyle w:val="TabelleBFH2"/>
        <w:tblW w:w="8852" w:type="dxa"/>
        <w:tblLook w:val="04A0" w:firstRow="1" w:lastRow="0" w:firstColumn="1" w:lastColumn="0" w:noHBand="0" w:noVBand="1"/>
      </w:tblPr>
      <w:tblGrid>
        <w:gridCol w:w="1062"/>
        <w:gridCol w:w="1910"/>
        <w:gridCol w:w="5880"/>
      </w:tblGrid>
      <w:tr w:rsidR="0011235C" w:rsidRPr="00936713"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936713" w:rsidRDefault="0011235C" w:rsidP="001C4032">
            <w:r w:rsidRPr="00936713">
              <w:t>Nr</w:t>
            </w:r>
          </w:p>
        </w:tc>
        <w:tc>
          <w:tcPr>
            <w:tcW w:w="1910" w:type="dxa"/>
          </w:tcPr>
          <w:p w14:paraId="1BA56D9F" w14:textId="77777777" w:rsidR="0011235C" w:rsidRPr="00936713" w:rsidRDefault="0011235C" w:rsidP="001C4032">
            <w:r w:rsidRPr="00936713">
              <w:t>Name</w:t>
            </w:r>
          </w:p>
        </w:tc>
        <w:tc>
          <w:tcPr>
            <w:tcW w:w="5880" w:type="dxa"/>
          </w:tcPr>
          <w:p w14:paraId="346B245C" w14:textId="77777777" w:rsidR="0011235C" w:rsidRPr="00936713" w:rsidRDefault="0011235C" w:rsidP="001C4032">
            <w:r w:rsidRPr="00936713">
              <w:t>Beschreibung</w:t>
            </w:r>
          </w:p>
        </w:tc>
      </w:tr>
      <w:tr w:rsidR="0011235C" w:rsidRPr="00936713" w14:paraId="04A3F956" w14:textId="77777777" w:rsidTr="002202ED">
        <w:tc>
          <w:tcPr>
            <w:tcW w:w="1062" w:type="dxa"/>
          </w:tcPr>
          <w:p w14:paraId="0461A5C2" w14:textId="677BD4DB" w:rsidR="0011235C" w:rsidRPr="00936713" w:rsidRDefault="0011235C" w:rsidP="001C4032">
            <w:r w:rsidRPr="00936713">
              <w:t>REQ-</w:t>
            </w:r>
            <w:r w:rsidR="00DA1E46" w:rsidRPr="00936713">
              <w:t>001</w:t>
            </w:r>
          </w:p>
        </w:tc>
        <w:tc>
          <w:tcPr>
            <w:tcW w:w="1910" w:type="dxa"/>
          </w:tcPr>
          <w:p w14:paraId="3120BFF2" w14:textId="67528D39" w:rsidR="0011235C" w:rsidRPr="00936713" w:rsidRDefault="0011235C" w:rsidP="001C4032">
            <w:r w:rsidRPr="00936713">
              <w:t>Authenti</w:t>
            </w:r>
            <w:r w:rsidR="00F92A08">
              <w:t>fiz</w:t>
            </w:r>
            <w:r w:rsidRPr="00936713">
              <w:t>ierung</w:t>
            </w:r>
          </w:p>
        </w:tc>
        <w:tc>
          <w:tcPr>
            <w:tcW w:w="5880" w:type="dxa"/>
          </w:tcPr>
          <w:p w14:paraId="507070CB" w14:textId="6E32D633" w:rsidR="0011235C" w:rsidRPr="00936713" w:rsidRDefault="0011235C" w:rsidP="001C4032">
            <w:r w:rsidRPr="00936713">
              <w:t>Die Benutzer müssen sich beim Einstieg in die App als erstes authentifizieren. Erst nach Authenti</w:t>
            </w:r>
            <w:r w:rsidR="00F92A08">
              <w:t>fiz</w:t>
            </w:r>
            <w:r w:rsidRPr="00936713">
              <w:t>ierung und Autorisierung können die Benutzer auf die Inhalte zugreifen.</w:t>
            </w:r>
          </w:p>
        </w:tc>
      </w:tr>
      <w:tr w:rsidR="0011235C" w:rsidRPr="00936713" w14:paraId="3B29389C" w14:textId="77777777" w:rsidTr="002202ED">
        <w:tc>
          <w:tcPr>
            <w:tcW w:w="1062" w:type="dxa"/>
          </w:tcPr>
          <w:p w14:paraId="21A106B3" w14:textId="4A8E9CE7" w:rsidR="0011235C" w:rsidRPr="00936713" w:rsidRDefault="0011235C" w:rsidP="001C4032">
            <w:r w:rsidRPr="00936713">
              <w:t>REQ-</w:t>
            </w:r>
            <w:r w:rsidR="00DA1E46" w:rsidRPr="00936713">
              <w:t>002</w:t>
            </w:r>
          </w:p>
        </w:tc>
        <w:tc>
          <w:tcPr>
            <w:tcW w:w="1910" w:type="dxa"/>
          </w:tcPr>
          <w:p w14:paraId="398ACC2E" w14:textId="77777777" w:rsidR="0011235C" w:rsidRPr="00936713" w:rsidRDefault="0011235C" w:rsidP="001C4032">
            <w:r w:rsidRPr="00936713">
              <w:t>Speicherung der Session</w:t>
            </w:r>
          </w:p>
        </w:tc>
        <w:tc>
          <w:tcPr>
            <w:tcW w:w="5880" w:type="dxa"/>
          </w:tcPr>
          <w:p w14:paraId="1CC7E1AC" w14:textId="5C8F2E0D" w:rsidR="0011235C" w:rsidRPr="00936713" w:rsidRDefault="0011235C" w:rsidP="001C4032">
            <w:r w:rsidRPr="00936713">
              <w:t>Nach dem Einloggen bleibt die Session des Benutzers in der App gespeichert, damit sich der Benutzer nicht immer wieder neu anmelden muss. Nach einer definier</w:t>
            </w:r>
            <w:r w:rsidR="001A5FEE">
              <w:t>ten</w:t>
            </w:r>
            <w:r w:rsidRPr="00936713">
              <w:t xml:space="preserve"> Zeitdauer wird die Session ungültig und der Benutzer muss sich neu anmelden.</w:t>
            </w:r>
          </w:p>
        </w:tc>
      </w:tr>
      <w:tr w:rsidR="0011235C" w:rsidRPr="00936713" w14:paraId="7DA9A9A6" w14:textId="77777777" w:rsidTr="002202ED">
        <w:tc>
          <w:tcPr>
            <w:tcW w:w="1062" w:type="dxa"/>
          </w:tcPr>
          <w:p w14:paraId="376D8A32" w14:textId="07323C54" w:rsidR="0011235C" w:rsidRPr="00936713" w:rsidRDefault="0011235C" w:rsidP="001C4032">
            <w:r w:rsidRPr="00936713">
              <w:t>REQ-</w:t>
            </w:r>
            <w:r w:rsidR="00DA1E46" w:rsidRPr="00936713">
              <w:t>003</w:t>
            </w:r>
          </w:p>
        </w:tc>
        <w:tc>
          <w:tcPr>
            <w:tcW w:w="1910" w:type="dxa"/>
          </w:tcPr>
          <w:p w14:paraId="005B6B9F" w14:textId="77777777" w:rsidR="0011235C" w:rsidRPr="00936713" w:rsidRDefault="0011235C" w:rsidP="001C4032">
            <w:r w:rsidRPr="00936713">
              <w:t>Logout</w:t>
            </w:r>
          </w:p>
        </w:tc>
        <w:tc>
          <w:tcPr>
            <w:tcW w:w="5880" w:type="dxa"/>
          </w:tcPr>
          <w:p w14:paraId="4E3C62DD" w14:textId="77777777" w:rsidR="0011235C" w:rsidRPr="00936713" w:rsidRDefault="0011235C" w:rsidP="001C4032">
            <w:pPr>
              <w:keepNext/>
            </w:pPr>
            <w:r w:rsidRPr="00936713">
              <w:t>Der Benutzer muss die Möglichkeit haben, sich wieder abzumelden.</w:t>
            </w:r>
          </w:p>
        </w:tc>
      </w:tr>
    </w:tbl>
    <w:p w14:paraId="70DE4D12" w14:textId="77777777" w:rsidR="0011235C" w:rsidRPr="00936713" w:rsidRDefault="0011235C" w:rsidP="0011235C">
      <w:pPr>
        <w:pStyle w:val="Heading3"/>
      </w:pPr>
      <w:bookmarkStart w:id="71" w:name="_Toc190802591"/>
      <w:r w:rsidRPr="00936713">
        <w:t>Projektübersicht</w:t>
      </w:r>
      <w:bookmarkEnd w:id="71"/>
    </w:p>
    <w:p w14:paraId="0821D780" w14:textId="509F2DAD" w:rsidR="00B47247" w:rsidRPr="00936713" w:rsidRDefault="00B47247" w:rsidP="00B47247">
      <w:r w:rsidRPr="00936713">
        <w:t>In diesem Abschnitt sind Anforderungen an die Projektübersicht.</w:t>
      </w:r>
    </w:p>
    <w:p w14:paraId="1B3FB0D7" w14:textId="4434C742" w:rsidR="0011235C" w:rsidRPr="00936713" w:rsidRDefault="0011235C" w:rsidP="0011235C">
      <w:pPr>
        <w:pStyle w:val="Caption"/>
        <w:keepNext/>
      </w:pPr>
      <w:bookmarkStart w:id="72" w:name="_Toc190802525"/>
      <w:r w:rsidRPr="00936713">
        <w:t xml:space="preserve">Tabelle </w:t>
      </w:r>
      <w:fldSimple w:instr=" SEQ Tabelle \* ARABIC ">
        <w:r w:rsidR="00D64016">
          <w:rPr>
            <w:noProof/>
          </w:rPr>
          <w:t>2</w:t>
        </w:r>
      </w:fldSimple>
      <w:r w:rsidRPr="00936713">
        <w:t xml:space="preserve"> Anforderungen an die Projektübersicht</w:t>
      </w:r>
      <w:bookmarkEnd w:id="72"/>
    </w:p>
    <w:tbl>
      <w:tblPr>
        <w:tblStyle w:val="TabelleBFH2"/>
        <w:tblW w:w="8852" w:type="dxa"/>
        <w:tblLook w:val="04A0" w:firstRow="1" w:lastRow="0" w:firstColumn="1" w:lastColumn="0" w:noHBand="0" w:noVBand="1"/>
      </w:tblPr>
      <w:tblGrid>
        <w:gridCol w:w="1062"/>
        <w:gridCol w:w="1910"/>
        <w:gridCol w:w="5880"/>
      </w:tblGrid>
      <w:tr w:rsidR="0011235C" w:rsidRPr="00936713"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936713" w:rsidRDefault="0011235C" w:rsidP="001C4032">
            <w:r w:rsidRPr="00936713">
              <w:t>Nr</w:t>
            </w:r>
          </w:p>
        </w:tc>
        <w:tc>
          <w:tcPr>
            <w:tcW w:w="1910" w:type="dxa"/>
          </w:tcPr>
          <w:p w14:paraId="6016AB7D" w14:textId="77777777" w:rsidR="0011235C" w:rsidRPr="00936713" w:rsidRDefault="0011235C" w:rsidP="001C4032">
            <w:r w:rsidRPr="00936713">
              <w:t>Name</w:t>
            </w:r>
          </w:p>
        </w:tc>
        <w:tc>
          <w:tcPr>
            <w:tcW w:w="5880" w:type="dxa"/>
          </w:tcPr>
          <w:p w14:paraId="60BDBE23" w14:textId="77777777" w:rsidR="0011235C" w:rsidRPr="00936713" w:rsidRDefault="0011235C" w:rsidP="001C4032">
            <w:r w:rsidRPr="00936713">
              <w:t>Beschreibung</w:t>
            </w:r>
          </w:p>
        </w:tc>
      </w:tr>
      <w:tr w:rsidR="0011235C" w:rsidRPr="00936713" w14:paraId="559553E7" w14:textId="77777777" w:rsidTr="002202ED">
        <w:tc>
          <w:tcPr>
            <w:tcW w:w="1062" w:type="dxa"/>
          </w:tcPr>
          <w:p w14:paraId="70E8ECB0" w14:textId="0057EF75" w:rsidR="0011235C" w:rsidRPr="00936713" w:rsidRDefault="0011235C" w:rsidP="001C4032">
            <w:r w:rsidRPr="00936713">
              <w:t>REQ-</w:t>
            </w:r>
            <w:r w:rsidR="00DA1E46" w:rsidRPr="00936713">
              <w:t>004</w:t>
            </w:r>
          </w:p>
        </w:tc>
        <w:tc>
          <w:tcPr>
            <w:tcW w:w="1910" w:type="dxa"/>
          </w:tcPr>
          <w:p w14:paraId="32CD1B9E" w14:textId="77777777" w:rsidR="0011235C" w:rsidRPr="00936713" w:rsidRDefault="0011235C" w:rsidP="001C4032">
            <w:r w:rsidRPr="00936713">
              <w:t>Projektliste</w:t>
            </w:r>
          </w:p>
        </w:tc>
        <w:tc>
          <w:tcPr>
            <w:tcW w:w="5880" w:type="dxa"/>
          </w:tcPr>
          <w:p w14:paraId="01A943A9" w14:textId="77777777" w:rsidR="0011235C" w:rsidRPr="00936713" w:rsidRDefault="0011235C" w:rsidP="001C4032">
            <w:r w:rsidRPr="00936713">
              <w:t xml:space="preserve">Nach dem Start der Applikation soll als erste Seite eine Liste mit den Projekten dargestellt werden. Vorausgesetzt der Benutzer ist eingeloggt. </w:t>
            </w:r>
          </w:p>
        </w:tc>
      </w:tr>
      <w:tr w:rsidR="0011235C" w:rsidRPr="00936713" w14:paraId="21F00FF4" w14:textId="77777777" w:rsidTr="002202ED">
        <w:tc>
          <w:tcPr>
            <w:tcW w:w="1062" w:type="dxa"/>
          </w:tcPr>
          <w:p w14:paraId="5CC0B6E2" w14:textId="59CC6B0D" w:rsidR="0011235C" w:rsidRPr="00936713" w:rsidRDefault="0011235C" w:rsidP="001C4032">
            <w:r w:rsidRPr="00936713">
              <w:t>REQ-</w:t>
            </w:r>
            <w:r w:rsidR="00DA1E46" w:rsidRPr="00936713">
              <w:t>005</w:t>
            </w:r>
          </w:p>
        </w:tc>
        <w:tc>
          <w:tcPr>
            <w:tcW w:w="1910" w:type="dxa"/>
          </w:tcPr>
          <w:p w14:paraId="6834EBF8" w14:textId="77777777" w:rsidR="0011235C" w:rsidRPr="00936713" w:rsidRDefault="0011235C" w:rsidP="001C4032">
            <w:r w:rsidRPr="00936713">
              <w:t>Personalisierte Projekte</w:t>
            </w:r>
          </w:p>
        </w:tc>
        <w:tc>
          <w:tcPr>
            <w:tcW w:w="5880" w:type="dxa"/>
          </w:tcPr>
          <w:p w14:paraId="514D6A33" w14:textId="4A3FE3A9" w:rsidR="0011235C" w:rsidRPr="00936713" w:rsidRDefault="0011235C" w:rsidP="001C4032">
            <w:r w:rsidRPr="00936713">
              <w:t xml:space="preserve">In der Projektliste werden nur diejenigen Projekte angezeigt, auf die der Benutzer die </w:t>
            </w:r>
            <w:r w:rsidR="00F92A08">
              <w:t>Zugriffsb</w:t>
            </w:r>
            <w:r w:rsidRPr="00936713">
              <w:t>erechtigung hat.</w:t>
            </w:r>
          </w:p>
        </w:tc>
      </w:tr>
      <w:tr w:rsidR="0011235C" w:rsidRPr="00936713" w14:paraId="52D96A31" w14:textId="77777777" w:rsidTr="002202ED">
        <w:tc>
          <w:tcPr>
            <w:tcW w:w="1062" w:type="dxa"/>
          </w:tcPr>
          <w:p w14:paraId="11A0CCEC" w14:textId="2161ADBA" w:rsidR="0011235C" w:rsidRPr="00936713" w:rsidRDefault="0011235C" w:rsidP="001C4032">
            <w:r w:rsidRPr="00936713">
              <w:t>REQ-</w:t>
            </w:r>
            <w:r w:rsidR="00DA1E46" w:rsidRPr="00936713">
              <w:t>006</w:t>
            </w:r>
          </w:p>
        </w:tc>
        <w:tc>
          <w:tcPr>
            <w:tcW w:w="1910" w:type="dxa"/>
          </w:tcPr>
          <w:p w14:paraId="60E245EF" w14:textId="77777777" w:rsidR="0011235C" w:rsidRPr="00936713" w:rsidRDefault="0011235C" w:rsidP="001C4032">
            <w:r w:rsidRPr="00936713">
              <w:t>Projektname</w:t>
            </w:r>
          </w:p>
        </w:tc>
        <w:tc>
          <w:tcPr>
            <w:tcW w:w="5880" w:type="dxa"/>
          </w:tcPr>
          <w:p w14:paraId="63A1D79C" w14:textId="77777777" w:rsidR="0011235C" w:rsidRPr="00936713" w:rsidRDefault="0011235C" w:rsidP="001C4032">
            <w:r w:rsidRPr="00936713">
              <w:t>Jedes Projekt ist mit dem Namen und der Ortschaft der Baustelle aufgelistet.</w:t>
            </w:r>
          </w:p>
        </w:tc>
      </w:tr>
      <w:tr w:rsidR="0011235C" w:rsidRPr="00936713" w14:paraId="1475E55D" w14:textId="77777777" w:rsidTr="002202ED">
        <w:tc>
          <w:tcPr>
            <w:tcW w:w="1062" w:type="dxa"/>
          </w:tcPr>
          <w:p w14:paraId="79CBB091" w14:textId="2AB741F2" w:rsidR="0011235C" w:rsidRPr="00936713" w:rsidRDefault="0011235C" w:rsidP="001C4032">
            <w:r w:rsidRPr="00936713">
              <w:lastRenderedPageBreak/>
              <w:t>REQ-</w:t>
            </w:r>
            <w:r w:rsidR="00DA1E46" w:rsidRPr="00936713">
              <w:t>007</w:t>
            </w:r>
          </w:p>
        </w:tc>
        <w:tc>
          <w:tcPr>
            <w:tcW w:w="1910" w:type="dxa"/>
          </w:tcPr>
          <w:p w14:paraId="1641918E" w14:textId="77777777" w:rsidR="0011235C" w:rsidRPr="00936713" w:rsidRDefault="0011235C" w:rsidP="001C4032">
            <w:r w:rsidRPr="00936713">
              <w:t>Projektsuche</w:t>
            </w:r>
          </w:p>
        </w:tc>
        <w:tc>
          <w:tcPr>
            <w:tcW w:w="5880" w:type="dxa"/>
          </w:tcPr>
          <w:p w14:paraId="6C79B732" w14:textId="77777777" w:rsidR="0011235C" w:rsidRPr="00936713" w:rsidRDefault="0011235C" w:rsidP="001C4032">
            <w:r w:rsidRPr="00936713">
              <w:t>In einem Suchfeld kann ein Projekt nach dem Namen und der Ortschaft gesucht werden. Die Liste passt sich entsprechend dem Suchbegriff laufend an. Der Suchbegriff muss wieder gelöscht werden können.</w:t>
            </w:r>
          </w:p>
        </w:tc>
      </w:tr>
      <w:tr w:rsidR="0011235C" w:rsidRPr="00936713" w14:paraId="0CF916EC" w14:textId="77777777" w:rsidTr="002202ED">
        <w:tc>
          <w:tcPr>
            <w:tcW w:w="1062" w:type="dxa"/>
          </w:tcPr>
          <w:p w14:paraId="09ECDF5B" w14:textId="1865803A" w:rsidR="0011235C" w:rsidRPr="00936713" w:rsidRDefault="0011235C" w:rsidP="001C4032">
            <w:r w:rsidRPr="00936713">
              <w:t>REQ-</w:t>
            </w:r>
            <w:r w:rsidR="00DA1E46" w:rsidRPr="00936713">
              <w:t>008</w:t>
            </w:r>
          </w:p>
        </w:tc>
        <w:tc>
          <w:tcPr>
            <w:tcW w:w="1910" w:type="dxa"/>
          </w:tcPr>
          <w:p w14:paraId="5F414CDF" w14:textId="77777777" w:rsidR="0011235C" w:rsidRPr="00936713" w:rsidRDefault="0011235C" w:rsidP="001C4032">
            <w:r w:rsidRPr="00936713">
              <w:t>Projektauswahl</w:t>
            </w:r>
          </w:p>
        </w:tc>
        <w:tc>
          <w:tcPr>
            <w:tcW w:w="5880" w:type="dxa"/>
          </w:tcPr>
          <w:p w14:paraId="672EE44C" w14:textId="77777777" w:rsidR="0011235C" w:rsidRPr="00936713" w:rsidRDefault="0011235C" w:rsidP="001C4032">
            <w:r w:rsidRPr="00936713">
              <w:t>Mittels Touch auf eines der Projekte können die Projektdetails aufgerufen werden.</w:t>
            </w:r>
          </w:p>
        </w:tc>
      </w:tr>
      <w:tr w:rsidR="0011235C" w:rsidRPr="00936713" w14:paraId="016E3C86" w14:textId="77777777" w:rsidTr="002202ED">
        <w:tc>
          <w:tcPr>
            <w:tcW w:w="1062" w:type="dxa"/>
          </w:tcPr>
          <w:p w14:paraId="4AF11102" w14:textId="24BDF3F3" w:rsidR="0011235C" w:rsidRPr="00936713" w:rsidRDefault="0011235C" w:rsidP="001C4032">
            <w:r w:rsidRPr="00936713">
              <w:t>REQ-</w:t>
            </w:r>
            <w:r w:rsidR="00DA1E46" w:rsidRPr="00936713">
              <w:t>009</w:t>
            </w:r>
          </w:p>
        </w:tc>
        <w:tc>
          <w:tcPr>
            <w:tcW w:w="1910" w:type="dxa"/>
          </w:tcPr>
          <w:p w14:paraId="1D265930" w14:textId="77777777" w:rsidR="0011235C" w:rsidRPr="00936713" w:rsidRDefault="0011235C" w:rsidP="001C4032">
            <w:r w:rsidRPr="00936713">
              <w:t>Offlinefähigkeit</w:t>
            </w:r>
          </w:p>
        </w:tc>
        <w:tc>
          <w:tcPr>
            <w:tcW w:w="5880" w:type="dxa"/>
          </w:tcPr>
          <w:p w14:paraId="633849A5" w14:textId="0F313C50" w:rsidR="0011235C" w:rsidRPr="00936713" w:rsidRDefault="0011235C" w:rsidP="001C4032">
            <w:pPr>
              <w:keepNext/>
            </w:pPr>
            <w:r w:rsidRPr="00936713">
              <w:t xml:space="preserve">Projekte sollen auch </w:t>
            </w:r>
            <w:r w:rsidR="00F92A08" w:rsidRPr="00936713">
              <w:t>offline</w:t>
            </w:r>
            <w:r w:rsidRPr="00936713">
              <w:t xml:space="preserve"> verfügbar sein. Der Benutzer kann in der Projektliste Projekte </w:t>
            </w:r>
            <w:r w:rsidR="00F92A08" w:rsidRPr="00936713">
              <w:t>markieren,</w:t>
            </w:r>
            <w:r w:rsidRPr="00936713">
              <w:t xml:space="preserve"> welche offline verfügbar sein sollen. Sämtliche Projektdaten zu einem markierten Projekt sollen offline verfügbar sein.</w:t>
            </w:r>
          </w:p>
        </w:tc>
      </w:tr>
    </w:tbl>
    <w:p w14:paraId="7D14A4A3" w14:textId="77777777" w:rsidR="0011235C" w:rsidRPr="00936713" w:rsidRDefault="0011235C" w:rsidP="0011235C">
      <w:pPr>
        <w:pStyle w:val="Heading3"/>
      </w:pPr>
      <w:bookmarkStart w:id="73" w:name="_Toc190802592"/>
      <w:r w:rsidRPr="00936713">
        <w:t>Projektdetails</w:t>
      </w:r>
      <w:bookmarkEnd w:id="73"/>
    </w:p>
    <w:p w14:paraId="1EB1CAA7" w14:textId="2BE82407" w:rsidR="00B47247" w:rsidRPr="00936713" w:rsidRDefault="00B47247" w:rsidP="00B47247">
      <w:r w:rsidRPr="00936713">
        <w:t>In diesem Abschnitt sind Anforderungen an die Projektdetails.</w:t>
      </w:r>
    </w:p>
    <w:p w14:paraId="1BFCF7C1" w14:textId="74435C3B" w:rsidR="0011235C" w:rsidRPr="00936713" w:rsidRDefault="0011235C" w:rsidP="0011235C">
      <w:pPr>
        <w:pStyle w:val="Caption"/>
        <w:keepNext/>
      </w:pPr>
      <w:bookmarkStart w:id="74" w:name="_Toc190802526"/>
      <w:r w:rsidRPr="00936713">
        <w:t xml:space="preserve">Tabelle </w:t>
      </w:r>
      <w:fldSimple w:instr=" SEQ Tabelle \* ARABIC ">
        <w:r w:rsidR="00D64016">
          <w:rPr>
            <w:noProof/>
          </w:rPr>
          <w:t>3</w:t>
        </w:r>
      </w:fldSimple>
      <w:r w:rsidRPr="00936713">
        <w:t xml:space="preserve"> Anforderungen an die Projektdetails</w:t>
      </w:r>
      <w:bookmarkEnd w:id="74"/>
    </w:p>
    <w:tbl>
      <w:tblPr>
        <w:tblStyle w:val="TabelleBFH2"/>
        <w:tblW w:w="8852" w:type="dxa"/>
        <w:tblLook w:val="04A0" w:firstRow="1" w:lastRow="0" w:firstColumn="1" w:lastColumn="0" w:noHBand="0" w:noVBand="1"/>
      </w:tblPr>
      <w:tblGrid>
        <w:gridCol w:w="1062"/>
        <w:gridCol w:w="1910"/>
        <w:gridCol w:w="5880"/>
      </w:tblGrid>
      <w:tr w:rsidR="0011235C" w:rsidRPr="00936713"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936713" w:rsidRDefault="0011235C" w:rsidP="001C4032">
            <w:r w:rsidRPr="00936713">
              <w:t>Nr</w:t>
            </w:r>
          </w:p>
        </w:tc>
        <w:tc>
          <w:tcPr>
            <w:tcW w:w="1910" w:type="dxa"/>
          </w:tcPr>
          <w:p w14:paraId="2F9AF913" w14:textId="77777777" w:rsidR="0011235C" w:rsidRPr="00936713" w:rsidRDefault="0011235C" w:rsidP="001C4032">
            <w:r w:rsidRPr="00936713">
              <w:t>Name</w:t>
            </w:r>
          </w:p>
        </w:tc>
        <w:tc>
          <w:tcPr>
            <w:tcW w:w="5880" w:type="dxa"/>
          </w:tcPr>
          <w:p w14:paraId="675223B1" w14:textId="77777777" w:rsidR="0011235C" w:rsidRPr="00936713" w:rsidRDefault="0011235C" w:rsidP="001C4032">
            <w:r w:rsidRPr="00936713">
              <w:t>Beschreibung</w:t>
            </w:r>
          </w:p>
        </w:tc>
      </w:tr>
      <w:tr w:rsidR="0011235C" w:rsidRPr="00936713" w14:paraId="552C2AF5" w14:textId="77777777" w:rsidTr="002202ED">
        <w:tc>
          <w:tcPr>
            <w:tcW w:w="1062" w:type="dxa"/>
          </w:tcPr>
          <w:p w14:paraId="3694B0F5" w14:textId="7B4770D6" w:rsidR="0011235C" w:rsidRPr="00936713" w:rsidRDefault="0011235C" w:rsidP="001C4032">
            <w:r w:rsidRPr="00936713">
              <w:t>REQ-</w:t>
            </w:r>
            <w:r w:rsidR="00DA1E46" w:rsidRPr="00936713">
              <w:t>010</w:t>
            </w:r>
          </w:p>
        </w:tc>
        <w:tc>
          <w:tcPr>
            <w:tcW w:w="1910" w:type="dxa"/>
          </w:tcPr>
          <w:p w14:paraId="0155875E" w14:textId="77777777" w:rsidR="0011235C" w:rsidRPr="00936713" w:rsidRDefault="0011235C" w:rsidP="001C4032">
            <w:r w:rsidRPr="00936713">
              <w:t>Projektdetails</w:t>
            </w:r>
          </w:p>
        </w:tc>
        <w:tc>
          <w:tcPr>
            <w:tcW w:w="5880" w:type="dxa"/>
          </w:tcPr>
          <w:p w14:paraId="4936C4E4" w14:textId="36F2FE1E" w:rsidR="0011235C" w:rsidRPr="00936713" w:rsidRDefault="0011235C" w:rsidP="001C4032">
            <w:r w:rsidRPr="00936713">
              <w:t xml:space="preserve">Es werden die wichtigsten Infos eines Projektes gemäss obigen Mockups angezeigt. Ist eine Internetverbindung vorhanden, werden die Daten vom Backend geladen. Ohne Internetverbindung werden die Daten </w:t>
            </w:r>
            <w:r w:rsidR="00F92A08" w:rsidRPr="00936713">
              <w:t>aus dem lokalen Speicher</w:t>
            </w:r>
            <w:r w:rsidRPr="00936713">
              <w:t xml:space="preserve"> geladen.</w:t>
            </w:r>
          </w:p>
        </w:tc>
      </w:tr>
      <w:tr w:rsidR="0011235C" w:rsidRPr="00936713" w14:paraId="22BD59CD" w14:textId="77777777" w:rsidTr="002202ED">
        <w:tc>
          <w:tcPr>
            <w:tcW w:w="1062" w:type="dxa"/>
          </w:tcPr>
          <w:p w14:paraId="1A78CCED" w14:textId="133B170C" w:rsidR="0011235C" w:rsidRPr="00936713" w:rsidRDefault="0011235C" w:rsidP="001C4032">
            <w:r w:rsidRPr="00936713">
              <w:t>REQ-</w:t>
            </w:r>
            <w:r w:rsidR="00DA1E46" w:rsidRPr="00936713">
              <w:t>011</w:t>
            </w:r>
          </w:p>
        </w:tc>
        <w:tc>
          <w:tcPr>
            <w:tcW w:w="1910" w:type="dxa"/>
          </w:tcPr>
          <w:p w14:paraId="275A645C" w14:textId="77777777" w:rsidR="0011235C" w:rsidRPr="00936713" w:rsidRDefault="0011235C" w:rsidP="001C4032">
            <w:r w:rsidRPr="00936713">
              <w:t>Adressen in Maps öffnen</w:t>
            </w:r>
          </w:p>
        </w:tc>
        <w:tc>
          <w:tcPr>
            <w:tcW w:w="5880" w:type="dxa"/>
          </w:tcPr>
          <w:p w14:paraId="51C8E31B" w14:textId="77777777" w:rsidR="0011235C" w:rsidRPr="00936713" w:rsidRDefault="0011235C" w:rsidP="001C4032">
            <w:r w:rsidRPr="00936713">
              <w:t>Kontakt- und Objektadresse können per Touch in Karten (ios) oder Maps (android) geöffnet werden.</w:t>
            </w:r>
          </w:p>
        </w:tc>
      </w:tr>
      <w:tr w:rsidR="0011235C" w:rsidRPr="00936713" w14:paraId="2913C433" w14:textId="77777777" w:rsidTr="002202ED">
        <w:tc>
          <w:tcPr>
            <w:tcW w:w="1062" w:type="dxa"/>
          </w:tcPr>
          <w:p w14:paraId="552AE2E4" w14:textId="1F7046CF" w:rsidR="0011235C" w:rsidRPr="00936713" w:rsidRDefault="0011235C" w:rsidP="001C4032">
            <w:r w:rsidRPr="00936713">
              <w:t>REQ-</w:t>
            </w:r>
            <w:r w:rsidR="00DA1E46" w:rsidRPr="00936713">
              <w:t>012</w:t>
            </w:r>
          </w:p>
        </w:tc>
        <w:tc>
          <w:tcPr>
            <w:tcW w:w="1910" w:type="dxa"/>
          </w:tcPr>
          <w:p w14:paraId="694F215D" w14:textId="77777777" w:rsidR="0011235C" w:rsidRPr="00936713" w:rsidRDefault="0011235C" w:rsidP="001C4032">
            <w:r w:rsidRPr="00936713">
              <w:t>Absprung auf externe Ablagen</w:t>
            </w:r>
          </w:p>
        </w:tc>
        <w:tc>
          <w:tcPr>
            <w:tcW w:w="5880" w:type="dxa"/>
          </w:tcPr>
          <w:p w14:paraId="1BBFD324" w14:textId="27A7EF99" w:rsidR="0011235C" w:rsidRPr="00936713" w:rsidRDefault="0011235C" w:rsidP="001C4032">
            <w:r w:rsidRPr="00936713">
              <w:t xml:space="preserve">Wird auf dem Projekt ein Link zu einer externen Ablage mitgeliefert, wird in der Detailansicht ein Link Button auf die externe Ablage angezeigt. </w:t>
            </w:r>
          </w:p>
        </w:tc>
      </w:tr>
      <w:tr w:rsidR="0011235C" w:rsidRPr="00936713" w14:paraId="3F3CDC60" w14:textId="77777777" w:rsidTr="002202ED">
        <w:tc>
          <w:tcPr>
            <w:tcW w:w="1062" w:type="dxa"/>
          </w:tcPr>
          <w:p w14:paraId="765AB43D" w14:textId="07AC3549" w:rsidR="0011235C" w:rsidRPr="00936713" w:rsidRDefault="0011235C" w:rsidP="001C4032">
            <w:r w:rsidRPr="00936713">
              <w:t>REQ-</w:t>
            </w:r>
            <w:r w:rsidR="00DA1E46" w:rsidRPr="00936713">
              <w:t>013</w:t>
            </w:r>
          </w:p>
        </w:tc>
        <w:tc>
          <w:tcPr>
            <w:tcW w:w="1910" w:type="dxa"/>
          </w:tcPr>
          <w:p w14:paraId="10C16E97" w14:textId="77777777" w:rsidR="0011235C" w:rsidRPr="00936713" w:rsidRDefault="0011235C" w:rsidP="001C4032">
            <w:r w:rsidRPr="00936713">
              <w:t>Notizen zum Auftrag</w:t>
            </w:r>
          </w:p>
        </w:tc>
        <w:tc>
          <w:tcPr>
            <w:tcW w:w="5880" w:type="dxa"/>
          </w:tcPr>
          <w:p w14:paraId="67BC5605" w14:textId="77777777" w:rsidR="0011235C" w:rsidRPr="00936713" w:rsidRDefault="0011235C" w:rsidP="001C4032">
            <w:r w:rsidRPr="00936713">
              <w:t>Über einen weiteren Button kann die Projektnotizen-Funktion aufgerufen werden.</w:t>
            </w:r>
          </w:p>
        </w:tc>
      </w:tr>
      <w:tr w:rsidR="0011235C" w:rsidRPr="00936713" w14:paraId="6659F719" w14:textId="77777777" w:rsidTr="002202ED">
        <w:tc>
          <w:tcPr>
            <w:tcW w:w="1062" w:type="dxa"/>
          </w:tcPr>
          <w:p w14:paraId="1CDF318F" w14:textId="4C820971" w:rsidR="0011235C" w:rsidRPr="00936713" w:rsidRDefault="0011235C" w:rsidP="001C4032">
            <w:r w:rsidRPr="00936713">
              <w:t>REQ-</w:t>
            </w:r>
            <w:r w:rsidR="00DA1E46" w:rsidRPr="00936713">
              <w:t>014</w:t>
            </w:r>
          </w:p>
        </w:tc>
        <w:tc>
          <w:tcPr>
            <w:tcW w:w="1910" w:type="dxa"/>
          </w:tcPr>
          <w:p w14:paraId="397CF6E5" w14:textId="14BA81DE" w:rsidR="0011235C" w:rsidRPr="00936713" w:rsidRDefault="0011235C" w:rsidP="001C4032">
            <w:r w:rsidRPr="00936713">
              <w:t>Inbetriebnahme</w:t>
            </w:r>
            <w:r w:rsidR="006B5BA9">
              <w:t xml:space="preserve"> (IBN)</w:t>
            </w:r>
          </w:p>
        </w:tc>
        <w:tc>
          <w:tcPr>
            <w:tcW w:w="5880" w:type="dxa"/>
          </w:tcPr>
          <w:p w14:paraId="0A186EA9" w14:textId="4F935EED" w:rsidR="0011235C" w:rsidRPr="00936713" w:rsidRDefault="0011235C" w:rsidP="001C4032">
            <w:r w:rsidRPr="00936713">
              <w:t>Über einen weiteren Button kann die I</w:t>
            </w:r>
            <w:r w:rsidR="006B5BA9">
              <w:t>BN</w:t>
            </w:r>
            <w:r w:rsidRPr="00936713">
              <w:t>-Funktion aufgerufen werden.</w:t>
            </w:r>
          </w:p>
        </w:tc>
      </w:tr>
      <w:tr w:rsidR="0011235C" w:rsidRPr="00936713" w14:paraId="5988B26B" w14:textId="77777777" w:rsidTr="002202ED">
        <w:tc>
          <w:tcPr>
            <w:tcW w:w="1062" w:type="dxa"/>
          </w:tcPr>
          <w:p w14:paraId="246972A5" w14:textId="68C239B3" w:rsidR="0011235C" w:rsidRPr="00936713" w:rsidRDefault="0011235C" w:rsidP="001C4032">
            <w:r w:rsidRPr="00936713">
              <w:t>REQ-</w:t>
            </w:r>
            <w:r w:rsidR="00DA1E46" w:rsidRPr="00936713">
              <w:t>015</w:t>
            </w:r>
          </w:p>
        </w:tc>
        <w:tc>
          <w:tcPr>
            <w:tcW w:w="1910" w:type="dxa"/>
          </w:tcPr>
          <w:p w14:paraId="7C5FE161" w14:textId="77777777" w:rsidR="0011235C" w:rsidRPr="00936713" w:rsidRDefault="0011235C" w:rsidP="001C4032">
            <w:r w:rsidRPr="00936713">
              <w:t>Zurück zur Übersicht</w:t>
            </w:r>
          </w:p>
        </w:tc>
        <w:tc>
          <w:tcPr>
            <w:tcW w:w="5880" w:type="dxa"/>
          </w:tcPr>
          <w:p w14:paraId="05564459" w14:textId="77777777" w:rsidR="0011235C" w:rsidRPr="00936713" w:rsidRDefault="0011235C" w:rsidP="001C4032">
            <w:r w:rsidRPr="00936713">
              <w:t>Mittels eines Zurück-Buttons muss wieder in die Projektübersicht gewechselt werden können.</w:t>
            </w:r>
          </w:p>
        </w:tc>
      </w:tr>
      <w:tr w:rsidR="0011235C" w:rsidRPr="00936713" w14:paraId="57388D7A" w14:textId="77777777" w:rsidTr="002202ED">
        <w:tc>
          <w:tcPr>
            <w:tcW w:w="1062" w:type="dxa"/>
          </w:tcPr>
          <w:p w14:paraId="6C319387" w14:textId="07766FE7" w:rsidR="0011235C" w:rsidRPr="00936713" w:rsidRDefault="0011235C" w:rsidP="001C4032">
            <w:r w:rsidRPr="00936713">
              <w:t>REQ-</w:t>
            </w:r>
            <w:r w:rsidR="00DA1E46" w:rsidRPr="00936713">
              <w:t>016</w:t>
            </w:r>
          </w:p>
        </w:tc>
        <w:tc>
          <w:tcPr>
            <w:tcW w:w="1910" w:type="dxa"/>
          </w:tcPr>
          <w:p w14:paraId="44F58805" w14:textId="77777777" w:rsidR="0011235C" w:rsidRPr="00936713" w:rsidRDefault="0011235C" w:rsidP="001C4032">
            <w:r w:rsidRPr="00936713">
              <w:t>Offlinefähigkeit</w:t>
            </w:r>
          </w:p>
        </w:tc>
        <w:tc>
          <w:tcPr>
            <w:tcW w:w="5880" w:type="dxa"/>
          </w:tcPr>
          <w:p w14:paraId="1A7009E6" w14:textId="046E6E5C" w:rsidR="0011235C" w:rsidRPr="00936713" w:rsidRDefault="0011235C" w:rsidP="001C4032">
            <w:pPr>
              <w:keepNext/>
            </w:pPr>
            <w:r w:rsidRPr="00936713">
              <w:t xml:space="preserve">Sämtliche Daten dieses Projekts müssen auch ohne aktive Internetverbindung auf den Smartphones abrufbar sein. </w:t>
            </w:r>
            <w:r w:rsidR="00F92A08" w:rsidRPr="00936713">
              <w:t>Online-Links</w:t>
            </w:r>
            <w:r w:rsidRPr="00936713">
              <w:t xml:space="preserve"> auf externe Ablagen funktionieren im Offline-Modus nicht.</w:t>
            </w:r>
          </w:p>
        </w:tc>
      </w:tr>
      <w:tr w:rsidR="00B47247" w:rsidRPr="00936713" w14:paraId="387EEAA6" w14:textId="77777777" w:rsidTr="002202ED">
        <w:tc>
          <w:tcPr>
            <w:tcW w:w="1062" w:type="dxa"/>
          </w:tcPr>
          <w:p w14:paraId="773F6CD9" w14:textId="13F30097" w:rsidR="00B47247" w:rsidRPr="00936713" w:rsidRDefault="00B47247" w:rsidP="001C4032">
            <w:r w:rsidRPr="00936713">
              <w:t>REQ-</w:t>
            </w:r>
            <w:r w:rsidR="00DA1E46" w:rsidRPr="00936713">
              <w:t>017</w:t>
            </w:r>
          </w:p>
        </w:tc>
        <w:tc>
          <w:tcPr>
            <w:tcW w:w="1910" w:type="dxa"/>
          </w:tcPr>
          <w:p w14:paraId="573FC767" w14:textId="07B30CA1" w:rsidR="00B47247" w:rsidRPr="00936713" w:rsidRDefault="00B47247" w:rsidP="001C4032">
            <w:r w:rsidRPr="00936713">
              <w:t>Absprung nach MS Teams</w:t>
            </w:r>
          </w:p>
        </w:tc>
        <w:tc>
          <w:tcPr>
            <w:tcW w:w="5880" w:type="dxa"/>
          </w:tcPr>
          <w:p w14:paraId="44D19CF3" w14:textId="3E2CA022" w:rsidR="00B47247" w:rsidRPr="00936713" w:rsidRDefault="00B47247" w:rsidP="001C4032">
            <w:pPr>
              <w:keepNext/>
            </w:pPr>
            <w:r w:rsidRPr="00936713">
              <w:t xml:space="preserve">In den Projekten </w:t>
            </w:r>
            <w:r w:rsidR="00174CC2" w:rsidRPr="00936713">
              <w:t>kann ein Link auf einen Teams Channel oder Chat hinterlegt werden. In der Projektansicht wird dieser Link als Button angezeigt. Ein Klick auf den Button, leitet den Benutzer weiter zu Teams.</w:t>
            </w:r>
          </w:p>
        </w:tc>
      </w:tr>
      <w:tr w:rsidR="00174CC2" w:rsidRPr="00936713" w14:paraId="6E00AA80" w14:textId="77777777" w:rsidTr="002202ED">
        <w:tc>
          <w:tcPr>
            <w:tcW w:w="1062" w:type="dxa"/>
          </w:tcPr>
          <w:p w14:paraId="03B9681A" w14:textId="1E7A5338" w:rsidR="00174CC2" w:rsidRPr="00936713" w:rsidRDefault="00174CC2" w:rsidP="001C4032">
            <w:r w:rsidRPr="00936713">
              <w:t>REQ-</w:t>
            </w:r>
            <w:r w:rsidR="00DA1E46" w:rsidRPr="00936713">
              <w:t>018</w:t>
            </w:r>
          </w:p>
        </w:tc>
        <w:tc>
          <w:tcPr>
            <w:tcW w:w="1910" w:type="dxa"/>
          </w:tcPr>
          <w:p w14:paraId="7ADB55D4" w14:textId="774D2FD2" w:rsidR="00174CC2" w:rsidRPr="00936713" w:rsidRDefault="00174CC2" w:rsidP="001C4032">
            <w:r w:rsidRPr="00936713">
              <w:t>Absprung nach MS SharePoint</w:t>
            </w:r>
          </w:p>
        </w:tc>
        <w:tc>
          <w:tcPr>
            <w:tcW w:w="5880" w:type="dxa"/>
          </w:tcPr>
          <w:p w14:paraId="4B78A28C" w14:textId="3116407E" w:rsidR="00174CC2" w:rsidRPr="00936713" w:rsidRDefault="00174CC2" w:rsidP="001C4032">
            <w:pPr>
              <w:keepNext/>
            </w:pPr>
            <w:r w:rsidRPr="00936713">
              <w:t>In den Projekten kann ein Link auf eine SharePoint Ablage hinterlegt werden. In der Projektansicht wird dieser Link als Button angezeigt. Ein Klick auf den Button leitet den Benutzer weiter auf die SharePoint Ablage.</w:t>
            </w:r>
          </w:p>
        </w:tc>
      </w:tr>
      <w:tr w:rsidR="00174CC2" w:rsidRPr="00936713" w14:paraId="2F66ED6A" w14:textId="77777777" w:rsidTr="002202ED">
        <w:tc>
          <w:tcPr>
            <w:tcW w:w="1062" w:type="dxa"/>
          </w:tcPr>
          <w:p w14:paraId="13A3BD60" w14:textId="4A45CB97" w:rsidR="00174CC2" w:rsidRPr="00936713" w:rsidRDefault="00174CC2" w:rsidP="001C4032">
            <w:r w:rsidRPr="00936713">
              <w:t>REQ-</w:t>
            </w:r>
            <w:r w:rsidR="00DA1E46" w:rsidRPr="00936713">
              <w:t>019</w:t>
            </w:r>
          </w:p>
        </w:tc>
        <w:tc>
          <w:tcPr>
            <w:tcW w:w="1910" w:type="dxa"/>
          </w:tcPr>
          <w:p w14:paraId="0BA4BEC1" w14:textId="5C88E366" w:rsidR="00174CC2" w:rsidRPr="00936713" w:rsidRDefault="00174CC2" w:rsidP="001C4032">
            <w:r w:rsidRPr="00936713">
              <w:t>Logistik</w:t>
            </w:r>
            <w:r w:rsidR="00981003">
              <w:t xml:space="preserve"> F</w:t>
            </w:r>
            <w:r w:rsidRPr="00936713">
              <w:t>ehler melden</w:t>
            </w:r>
          </w:p>
        </w:tc>
        <w:tc>
          <w:tcPr>
            <w:tcW w:w="5880" w:type="dxa"/>
          </w:tcPr>
          <w:p w14:paraId="4A36B267" w14:textId="7AE7886C" w:rsidR="00174CC2" w:rsidRPr="00936713" w:rsidRDefault="00174CC2" w:rsidP="001C4032">
            <w:pPr>
              <w:keepNext/>
            </w:pPr>
            <w:r w:rsidRPr="00936713">
              <w:t>Logistik</w:t>
            </w:r>
            <w:r w:rsidR="00981003">
              <w:t xml:space="preserve"> F</w:t>
            </w:r>
            <w:r w:rsidRPr="00936713">
              <w:t xml:space="preserve">ehler werden in einer </w:t>
            </w:r>
            <w:r w:rsidR="00576E20" w:rsidRPr="00936713">
              <w:t>bestehenden</w:t>
            </w:r>
            <w:r w:rsidRPr="00936713">
              <w:t xml:space="preserve"> Power App erfasst. In der Projektansicht gibt es einen Button mit einem Deeplink auf diese Power App. Ein Klick auf den Button leitet den Benutzer zur Power App für die Meldung von Logistik</w:t>
            </w:r>
            <w:r w:rsidR="00981003">
              <w:t xml:space="preserve"> F</w:t>
            </w:r>
            <w:r w:rsidRPr="00936713">
              <w:t>ehlern.</w:t>
            </w:r>
          </w:p>
        </w:tc>
      </w:tr>
    </w:tbl>
    <w:p w14:paraId="2F9861C1" w14:textId="538CDD9F" w:rsidR="0011235C" w:rsidRPr="00936713" w:rsidRDefault="0011235C" w:rsidP="0011235C">
      <w:pPr>
        <w:pStyle w:val="Heading3"/>
      </w:pPr>
      <w:bookmarkStart w:id="75" w:name="_Toc190802593"/>
      <w:r w:rsidRPr="00936713">
        <w:lastRenderedPageBreak/>
        <w:t xml:space="preserve">Notizen zum </w:t>
      </w:r>
      <w:r w:rsidR="00B47247" w:rsidRPr="00936713">
        <w:t>Projekt</w:t>
      </w:r>
      <w:bookmarkEnd w:id="75"/>
    </w:p>
    <w:p w14:paraId="6690EA6A" w14:textId="6AC7D896" w:rsidR="00174CC2" w:rsidRPr="00936713" w:rsidRDefault="00174CC2" w:rsidP="00174CC2">
      <w:r w:rsidRPr="00936713">
        <w:t xml:space="preserve">In diesem Abschnitt werden Anforderungen zu den Projektnotizen </w:t>
      </w:r>
      <w:r w:rsidR="00DA1E46" w:rsidRPr="00936713">
        <w:t>aufgeführt.</w:t>
      </w:r>
    </w:p>
    <w:p w14:paraId="03EAFA31" w14:textId="757CBDA3" w:rsidR="0011235C" w:rsidRPr="00936713" w:rsidRDefault="0011235C" w:rsidP="0011235C">
      <w:pPr>
        <w:pStyle w:val="Caption"/>
        <w:keepNext/>
      </w:pPr>
      <w:bookmarkStart w:id="76" w:name="_Toc190802527"/>
      <w:r w:rsidRPr="00936713">
        <w:t xml:space="preserve">Tabelle </w:t>
      </w:r>
      <w:fldSimple w:instr=" SEQ Tabelle \* ARABIC ">
        <w:r w:rsidR="00D64016">
          <w:rPr>
            <w:noProof/>
          </w:rPr>
          <w:t>4</w:t>
        </w:r>
      </w:fldSimple>
      <w:r w:rsidRPr="00936713">
        <w:t xml:space="preserve"> Anforderung zu den Notizen</w:t>
      </w:r>
      <w:bookmarkEnd w:id="76"/>
    </w:p>
    <w:tbl>
      <w:tblPr>
        <w:tblStyle w:val="TabelleBFH2"/>
        <w:tblW w:w="8852" w:type="dxa"/>
        <w:tblLook w:val="04A0" w:firstRow="1" w:lastRow="0" w:firstColumn="1" w:lastColumn="0" w:noHBand="0" w:noVBand="1"/>
      </w:tblPr>
      <w:tblGrid>
        <w:gridCol w:w="1062"/>
        <w:gridCol w:w="1910"/>
        <w:gridCol w:w="5880"/>
      </w:tblGrid>
      <w:tr w:rsidR="0011235C" w:rsidRPr="00936713"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936713" w:rsidRDefault="0011235C" w:rsidP="001C4032">
            <w:r w:rsidRPr="00936713">
              <w:t>Nr</w:t>
            </w:r>
          </w:p>
        </w:tc>
        <w:tc>
          <w:tcPr>
            <w:tcW w:w="1910" w:type="dxa"/>
          </w:tcPr>
          <w:p w14:paraId="7C659D3E" w14:textId="77777777" w:rsidR="0011235C" w:rsidRPr="00936713" w:rsidRDefault="0011235C" w:rsidP="001C4032">
            <w:r w:rsidRPr="00936713">
              <w:t>Name</w:t>
            </w:r>
          </w:p>
        </w:tc>
        <w:tc>
          <w:tcPr>
            <w:tcW w:w="5880" w:type="dxa"/>
          </w:tcPr>
          <w:p w14:paraId="614E42A4" w14:textId="77777777" w:rsidR="0011235C" w:rsidRPr="00936713" w:rsidRDefault="0011235C" w:rsidP="001C4032">
            <w:r w:rsidRPr="00936713">
              <w:t>Beschreibung</w:t>
            </w:r>
          </w:p>
        </w:tc>
      </w:tr>
      <w:tr w:rsidR="0011235C" w:rsidRPr="00936713" w14:paraId="265830C6" w14:textId="77777777" w:rsidTr="002202ED">
        <w:tc>
          <w:tcPr>
            <w:tcW w:w="1062" w:type="dxa"/>
          </w:tcPr>
          <w:p w14:paraId="73372CB6" w14:textId="2AA45438" w:rsidR="0011235C" w:rsidRPr="00936713" w:rsidRDefault="0011235C" w:rsidP="001C4032">
            <w:r w:rsidRPr="00936713">
              <w:t>REQ-</w:t>
            </w:r>
            <w:r w:rsidR="00DA1E46" w:rsidRPr="00936713">
              <w:t>020</w:t>
            </w:r>
          </w:p>
        </w:tc>
        <w:tc>
          <w:tcPr>
            <w:tcW w:w="1910" w:type="dxa"/>
          </w:tcPr>
          <w:p w14:paraId="26BB29E5" w14:textId="77777777" w:rsidR="0011235C" w:rsidRPr="00936713" w:rsidRDefault="0011235C" w:rsidP="001C4032">
            <w:r w:rsidRPr="00936713">
              <w:t>Notizen-Übersicht</w:t>
            </w:r>
          </w:p>
        </w:tc>
        <w:tc>
          <w:tcPr>
            <w:tcW w:w="5880" w:type="dxa"/>
          </w:tcPr>
          <w:p w14:paraId="7542FFB1" w14:textId="77777777" w:rsidR="0011235C" w:rsidRPr="00936713" w:rsidRDefault="0011235C" w:rsidP="001C4032">
            <w:r w:rsidRPr="00936713">
              <w:t xml:space="preserve">In einer Liste werden sämtliche bisher erfassten Notizen zum ausgewählten Projekt angezeigt. </w:t>
            </w:r>
          </w:p>
        </w:tc>
      </w:tr>
      <w:tr w:rsidR="0011235C" w:rsidRPr="00936713" w14:paraId="7292B2CE" w14:textId="77777777" w:rsidTr="002202ED">
        <w:tc>
          <w:tcPr>
            <w:tcW w:w="1062" w:type="dxa"/>
          </w:tcPr>
          <w:p w14:paraId="2053DEFE" w14:textId="7E4D9EA0" w:rsidR="0011235C" w:rsidRPr="00936713" w:rsidRDefault="0011235C" w:rsidP="001C4032">
            <w:r w:rsidRPr="00936713">
              <w:t>REQ-</w:t>
            </w:r>
            <w:r w:rsidR="00DA1E46" w:rsidRPr="00936713">
              <w:t>021</w:t>
            </w:r>
          </w:p>
        </w:tc>
        <w:tc>
          <w:tcPr>
            <w:tcW w:w="1910" w:type="dxa"/>
          </w:tcPr>
          <w:p w14:paraId="4C9E7F8E" w14:textId="77777777" w:rsidR="0011235C" w:rsidRPr="00936713" w:rsidRDefault="0011235C" w:rsidP="001C4032">
            <w:r w:rsidRPr="00936713">
              <w:t>Filter nach Kategorie</w:t>
            </w:r>
          </w:p>
        </w:tc>
        <w:tc>
          <w:tcPr>
            <w:tcW w:w="5880" w:type="dxa"/>
          </w:tcPr>
          <w:p w14:paraId="779036C9" w14:textId="77777777" w:rsidR="0011235C" w:rsidRPr="00936713" w:rsidRDefault="0011235C" w:rsidP="001C4032">
            <w:r w:rsidRPr="00936713">
              <w:t xml:space="preserve">In einem Dropdown Feld kann die jeweilige Notizen-Kategorie gefiltert werden. Standardmässig ist kein Filter gesetzt. </w:t>
            </w:r>
          </w:p>
        </w:tc>
      </w:tr>
      <w:tr w:rsidR="0011235C" w:rsidRPr="00936713" w14:paraId="24D43E56" w14:textId="77777777" w:rsidTr="002202ED">
        <w:tc>
          <w:tcPr>
            <w:tcW w:w="1062" w:type="dxa"/>
          </w:tcPr>
          <w:p w14:paraId="00E2775C" w14:textId="1A88886C" w:rsidR="0011235C" w:rsidRPr="00936713" w:rsidRDefault="0011235C" w:rsidP="001C4032">
            <w:r w:rsidRPr="00936713">
              <w:t>REQ-</w:t>
            </w:r>
            <w:r w:rsidR="00DA1E46" w:rsidRPr="00936713">
              <w:t>022</w:t>
            </w:r>
          </w:p>
        </w:tc>
        <w:tc>
          <w:tcPr>
            <w:tcW w:w="1910" w:type="dxa"/>
          </w:tcPr>
          <w:p w14:paraId="0B09B4E7" w14:textId="77777777" w:rsidR="0011235C" w:rsidRPr="00936713" w:rsidRDefault="0011235C" w:rsidP="001C4032">
            <w:r w:rsidRPr="00936713">
              <w:t>Detailansicht Notizen</w:t>
            </w:r>
          </w:p>
        </w:tc>
        <w:tc>
          <w:tcPr>
            <w:tcW w:w="5880" w:type="dxa"/>
          </w:tcPr>
          <w:p w14:paraId="0E6DC967" w14:textId="562E1A57" w:rsidR="0011235C" w:rsidRPr="00936713" w:rsidRDefault="0011235C" w:rsidP="001C4032">
            <w:r w:rsidRPr="00936713">
              <w:t xml:space="preserve">In einer Detailansicht können die Notizen angezeigt werden. Externe Links (z.B. auf </w:t>
            </w:r>
            <w:r w:rsidR="00576E20" w:rsidRPr="00936713">
              <w:t>Word-Dokumente,</w:t>
            </w:r>
            <w:r w:rsidRPr="00936713">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936713" w14:paraId="35E64A7A" w14:textId="77777777" w:rsidTr="002202ED">
        <w:tc>
          <w:tcPr>
            <w:tcW w:w="1062" w:type="dxa"/>
          </w:tcPr>
          <w:p w14:paraId="7D683720" w14:textId="4FE734EB" w:rsidR="0011235C" w:rsidRPr="00936713" w:rsidRDefault="0011235C" w:rsidP="001C4032">
            <w:r w:rsidRPr="00936713">
              <w:t>REQ-</w:t>
            </w:r>
            <w:r w:rsidR="00DA1E46" w:rsidRPr="00936713">
              <w:t>023</w:t>
            </w:r>
          </w:p>
        </w:tc>
        <w:tc>
          <w:tcPr>
            <w:tcW w:w="1910" w:type="dxa"/>
          </w:tcPr>
          <w:p w14:paraId="2217D2EE" w14:textId="6F27A3E6" w:rsidR="0011235C" w:rsidRPr="00936713" w:rsidRDefault="0011235C" w:rsidP="001C4032">
            <w:r w:rsidRPr="00936713">
              <w:t>Notiz</w:t>
            </w:r>
            <w:r w:rsidR="00576E20">
              <w:t>en</w:t>
            </w:r>
            <w:r w:rsidRPr="00936713">
              <w:t xml:space="preserve"> editieren und erstellen.</w:t>
            </w:r>
          </w:p>
        </w:tc>
        <w:tc>
          <w:tcPr>
            <w:tcW w:w="5880" w:type="dxa"/>
          </w:tcPr>
          <w:p w14:paraId="0703BFEB" w14:textId="77777777" w:rsidR="0011235C" w:rsidRPr="00936713" w:rsidRDefault="0011235C" w:rsidP="001C4032">
            <w:pPr>
              <w:rPr>
                <w:color w:val="ED7D31" w:themeColor="accent2"/>
              </w:rPr>
            </w:pPr>
            <w:r w:rsidRPr="00936713">
              <w:t>Notizen können editiert und erstellt werden.</w:t>
            </w:r>
          </w:p>
        </w:tc>
      </w:tr>
      <w:tr w:rsidR="0011235C" w:rsidRPr="00936713" w14:paraId="20065041" w14:textId="77777777" w:rsidTr="002202ED">
        <w:tc>
          <w:tcPr>
            <w:tcW w:w="1062" w:type="dxa"/>
          </w:tcPr>
          <w:p w14:paraId="5EC3F552" w14:textId="7AE15B21" w:rsidR="0011235C" w:rsidRPr="00936713" w:rsidRDefault="0011235C" w:rsidP="001C4032">
            <w:r w:rsidRPr="00936713">
              <w:t>REQ-</w:t>
            </w:r>
            <w:r w:rsidR="00DA1E46" w:rsidRPr="00936713">
              <w:t>024</w:t>
            </w:r>
          </w:p>
        </w:tc>
        <w:tc>
          <w:tcPr>
            <w:tcW w:w="1910" w:type="dxa"/>
          </w:tcPr>
          <w:p w14:paraId="1EA7442D" w14:textId="77777777" w:rsidR="0011235C" w:rsidRPr="00936713" w:rsidRDefault="0011235C" w:rsidP="001C4032">
            <w:r w:rsidRPr="00936713">
              <w:t>Zurück zur Übersicht</w:t>
            </w:r>
          </w:p>
        </w:tc>
        <w:tc>
          <w:tcPr>
            <w:tcW w:w="5880" w:type="dxa"/>
          </w:tcPr>
          <w:p w14:paraId="11EF2FB8" w14:textId="77777777" w:rsidR="0011235C" w:rsidRPr="00936713" w:rsidRDefault="0011235C" w:rsidP="001C4032">
            <w:r w:rsidRPr="00936713">
              <w:t>Mittels eines Zurück-Buttons muss wieder in die Notizen-Übersicht gewechselt werden können.</w:t>
            </w:r>
          </w:p>
        </w:tc>
      </w:tr>
      <w:tr w:rsidR="0011235C" w:rsidRPr="00936713" w14:paraId="34AD6CFF" w14:textId="77777777" w:rsidTr="002202ED">
        <w:tc>
          <w:tcPr>
            <w:tcW w:w="1062" w:type="dxa"/>
          </w:tcPr>
          <w:p w14:paraId="2D41A01C" w14:textId="003E01B5" w:rsidR="0011235C" w:rsidRPr="00936713" w:rsidRDefault="0011235C" w:rsidP="001C4032">
            <w:r w:rsidRPr="00936713">
              <w:t>REQ-</w:t>
            </w:r>
            <w:r w:rsidR="00DA1E46" w:rsidRPr="00936713">
              <w:t>025</w:t>
            </w:r>
          </w:p>
        </w:tc>
        <w:tc>
          <w:tcPr>
            <w:tcW w:w="1910" w:type="dxa"/>
          </w:tcPr>
          <w:p w14:paraId="49A82B7C" w14:textId="77777777" w:rsidR="0011235C" w:rsidRPr="00936713" w:rsidRDefault="0011235C" w:rsidP="001C4032">
            <w:r w:rsidRPr="00936713">
              <w:t>Offlinefähigkeit</w:t>
            </w:r>
          </w:p>
        </w:tc>
        <w:tc>
          <w:tcPr>
            <w:tcW w:w="5880" w:type="dxa"/>
          </w:tcPr>
          <w:p w14:paraId="539921AB" w14:textId="77777777" w:rsidR="0011235C" w:rsidRPr="00936713" w:rsidRDefault="0011235C" w:rsidP="001C4032">
            <w:r w:rsidRPr="00936713">
              <w:t>Sämtliche Notizen der geladenen Projekte müssen auch ohne aktive Internetverbindung auf den Smartphones abrufbar sein. Externe Links funktionieren offline nicht.</w:t>
            </w:r>
          </w:p>
        </w:tc>
      </w:tr>
    </w:tbl>
    <w:p w14:paraId="44ACC6A8" w14:textId="05D60E6D" w:rsidR="00DA1E46" w:rsidRPr="00936713" w:rsidRDefault="00DA1E46" w:rsidP="0011235C">
      <w:pPr>
        <w:pStyle w:val="Heading3"/>
      </w:pPr>
      <w:bookmarkStart w:id="77" w:name="_Toc190802594"/>
      <w:r w:rsidRPr="00936713">
        <w:t>Inbetriebnahme</w:t>
      </w:r>
      <w:bookmarkEnd w:id="77"/>
    </w:p>
    <w:p w14:paraId="53059153" w14:textId="6F15DD92" w:rsidR="00DA1E46" w:rsidRPr="00936713" w:rsidRDefault="00DA1E46" w:rsidP="00DA1E46">
      <w:r w:rsidRPr="00936713">
        <w:t>In diesem Abschnitt werden Anforderungen zu der Inbetriebnahme aufgeführt.</w:t>
      </w:r>
    </w:p>
    <w:p w14:paraId="36F88BFE" w14:textId="29FC667A" w:rsidR="00DA1E46" w:rsidRPr="00936713" w:rsidRDefault="00DA1E46" w:rsidP="00DA1E46">
      <w:pPr>
        <w:pStyle w:val="Caption"/>
        <w:keepNext/>
      </w:pPr>
      <w:bookmarkStart w:id="78" w:name="_Toc190802528"/>
      <w:r w:rsidRPr="00936713">
        <w:t xml:space="preserve">Tabelle </w:t>
      </w:r>
      <w:fldSimple w:instr=" SEQ Tabelle \* ARABIC ">
        <w:r w:rsidR="00D64016">
          <w:rPr>
            <w:noProof/>
          </w:rPr>
          <w:t>5</w:t>
        </w:r>
      </w:fldSimple>
      <w:r w:rsidRPr="00936713">
        <w:t xml:space="preserve"> Anforderungen zu der Inbetriebnahme</w:t>
      </w:r>
      <w:bookmarkEnd w:id="78"/>
    </w:p>
    <w:tbl>
      <w:tblPr>
        <w:tblStyle w:val="TabelleBFH2"/>
        <w:tblW w:w="8852" w:type="dxa"/>
        <w:tblLook w:val="04A0" w:firstRow="1" w:lastRow="0" w:firstColumn="1" w:lastColumn="0" w:noHBand="0" w:noVBand="1"/>
      </w:tblPr>
      <w:tblGrid>
        <w:gridCol w:w="1062"/>
        <w:gridCol w:w="1910"/>
        <w:gridCol w:w="5880"/>
      </w:tblGrid>
      <w:tr w:rsidR="00DA1E46" w:rsidRPr="00936713"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936713" w:rsidRDefault="00DA1E46" w:rsidP="00F54429">
            <w:r w:rsidRPr="00936713">
              <w:t>Nr</w:t>
            </w:r>
          </w:p>
        </w:tc>
        <w:tc>
          <w:tcPr>
            <w:tcW w:w="1910" w:type="dxa"/>
          </w:tcPr>
          <w:p w14:paraId="036064B0" w14:textId="77777777" w:rsidR="00DA1E46" w:rsidRPr="00936713" w:rsidRDefault="00DA1E46" w:rsidP="00F54429">
            <w:r w:rsidRPr="00936713">
              <w:t>Name</w:t>
            </w:r>
          </w:p>
        </w:tc>
        <w:tc>
          <w:tcPr>
            <w:tcW w:w="5880" w:type="dxa"/>
          </w:tcPr>
          <w:p w14:paraId="240356EE" w14:textId="77777777" w:rsidR="00DA1E46" w:rsidRPr="00936713" w:rsidRDefault="00DA1E46" w:rsidP="00F54429">
            <w:r w:rsidRPr="00936713">
              <w:t>Beschreibung</w:t>
            </w:r>
          </w:p>
        </w:tc>
      </w:tr>
      <w:tr w:rsidR="00DA1E46" w:rsidRPr="00936713" w14:paraId="309F0AB9" w14:textId="77777777" w:rsidTr="002202ED">
        <w:tc>
          <w:tcPr>
            <w:tcW w:w="1062" w:type="dxa"/>
          </w:tcPr>
          <w:p w14:paraId="156D0128" w14:textId="1A7AF7C6" w:rsidR="00DA1E46" w:rsidRPr="00936713" w:rsidRDefault="00DA1E46" w:rsidP="00DA1E46">
            <w:r w:rsidRPr="00936713">
              <w:t>REQ-026</w:t>
            </w:r>
          </w:p>
        </w:tc>
        <w:tc>
          <w:tcPr>
            <w:tcW w:w="1910" w:type="dxa"/>
          </w:tcPr>
          <w:p w14:paraId="11D22411" w14:textId="0AD74B14" w:rsidR="00DA1E46" w:rsidRPr="00936713" w:rsidRDefault="00DA1E46" w:rsidP="00DA1E46">
            <w:r w:rsidRPr="00936713">
              <w:t>Inbetriebnahme</w:t>
            </w:r>
          </w:p>
        </w:tc>
        <w:tc>
          <w:tcPr>
            <w:tcW w:w="5880" w:type="dxa"/>
          </w:tcPr>
          <w:p w14:paraId="45BE4D0F" w14:textId="45D387EB" w:rsidR="00DA1E46" w:rsidRPr="00936713" w:rsidRDefault="00DA1E46" w:rsidP="00DA1E46">
            <w:r w:rsidRPr="00936713">
              <w:t xml:space="preserve">Für jedes Projekt kann eine Inbetriebnahme erfasst werden. Ist bereits eine </w:t>
            </w:r>
            <w:r w:rsidR="006B5BA9">
              <w:t>IBN</w:t>
            </w:r>
            <w:r w:rsidR="006B5BA9" w:rsidRPr="00936713">
              <w:t xml:space="preserve"> </w:t>
            </w:r>
            <w:r w:rsidRPr="00936713">
              <w:t xml:space="preserve">da, kann diese editiert werden. </w:t>
            </w:r>
          </w:p>
        </w:tc>
      </w:tr>
      <w:tr w:rsidR="00DA1E46" w:rsidRPr="00936713" w14:paraId="13590AD9" w14:textId="77777777" w:rsidTr="002202ED">
        <w:tc>
          <w:tcPr>
            <w:tcW w:w="1062" w:type="dxa"/>
          </w:tcPr>
          <w:p w14:paraId="606B1F9D" w14:textId="0109E428" w:rsidR="00DA1E46" w:rsidRPr="00936713" w:rsidRDefault="00DA1E46" w:rsidP="00DA1E46">
            <w:r w:rsidRPr="00936713">
              <w:t>REQ-027</w:t>
            </w:r>
          </w:p>
        </w:tc>
        <w:tc>
          <w:tcPr>
            <w:tcW w:w="1910" w:type="dxa"/>
          </w:tcPr>
          <w:p w14:paraId="08A8C406" w14:textId="7FE3C2D7" w:rsidR="00DA1E46" w:rsidRPr="00936713" w:rsidRDefault="00DA1E46" w:rsidP="00DA1E46">
            <w:r w:rsidRPr="00936713">
              <w:t>Checkliste anzeigen</w:t>
            </w:r>
          </w:p>
        </w:tc>
        <w:tc>
          <w:tcPr>
            <w:tcW w:w="5880" w:type="dxa"/>
          </w:tcPr>
          <w:p w14:paraId="4D74C291" w14:textId="342FC1A8" w:rsidR="00DA1E46" w:rsidRPr="00936713" w:rsidRDefault="00DA1E46" w:rsidP="00DA1E46">
            <w:r w:rsidRPr="00936713">
              <w:t xml:space="preserve">Es werden drei Checklisten mit erforderlichen Dokumenten, IBN SOP 2.0 und Bilder angezeigt. Die Checkpunkte können je Projekt verschieden sein. Jedes Checklisten-Item ist entweder </w:t>
            </w:r>
            <w:r w:rsidR="00576E20">
              <w:t xml:space="preserve">ein </w:t>
            </w:r>
            <w:r w:rsidRPr="00936713">
              <w:t xml:space="preserve">Pflichtfeld oder </w:t>
            </w:r>
            <w:r w:rsidR="00981003">
              <w:t>o</w:t>
            </w:r>
            <w:r w:rsidRPr="00936713">
              <w:t>ptional.</w:t>
            </w:r>
          </w:p>
        </w:tc>
      </w:tr>
      <w:tr w:rsidR="00DA1E46" w:rsidRPr="00936713" w14:paraId="6E970B61" w14:textId="77777777" w:rsidTr="002202ED">
        <w:tc>
          <w:tcPr>
            <w:tcW w:w="1062" w:type="dxa"/>
          </w:tcPr>
          <w:p w14:paraId="5A01D5F6" w14:textId="4866EAB2" w:rsidR="00DA1E46" w:rsidRPr="00936713" w:rsidRDefault="00DA1E46" w:rsidP="00DA1E46">
            <w:r w:rsidRPr="00936713">
              <w:t>REQ-028</w:t>
            </w:r>
          </w:p>
        </w:tc>
        <w:tc>
          <w:tcPr>
            <w:tcW w:w="1910" w:type="dxa"/>
          </w:tcPr>
          <w:p w14:paraId="137A21E0" w14:textId="24C746B8" w:rsidR="00DA1E46" w:rsidRPr="00936713" w:rsidRDefault="00DA1E46" w:rsidP="00DA1E46">
            <w:r w:rsidRPr="00936713">
              <w:t>Vorhandene Bilder</w:t>
            </w:r>
          </w:p>
        </w:tc>
        <w:tc>
          <w:tcPr>
            <w:tcW w:w="5880" w:type="dxa"/>
          </w:tcPr>
          <w:p w14:paraId="4F724A3E" w14:textId="0BF0B8AC" w:rsidR="00DA1E46" w:rsidRPr="00936713" w:rsidRDefault="00DA1E46" w:rsidP="00DA1E46">
            <w:r w:rsidRPr="00936713">
              <w:t>Sind bereits Bilder vorhanden, können diese via Ansicht-Icon angezeigt werden (aktuell nicht vorhanden im Mockup)</w:t>
            </w:r>
          </w:p>
        </w:tc>
      </w:tr>
      <w:tr w:rsidR="00DA1E46" w:rsidRPr="00936713" w14:paraId="09AEB33E" w14:textId="77777777" w:rsidTr="002202ED">
        <w:tc>
          <w:tcPr>
            <w:tcW w:w="1062" w:type="dxa"/>
          </w:tcPr>
          <w:p w14:paraId="339C86CB" w14:textId="5853C06E" w:rsidR="00DA1E46" w:rsidRPr="00936713" w:rsidRDefault="00DA1E46" w:rsidP="00DA1E46">
            <w:r w:rsidRPr="00936713">
              <w:t>REQ-029</w:t>
            </w:r>
          </w:p>
        </w:tc>
        <w:tc>
          <w:tcPr>
            <w:tcW w:w="1910" w:type="dxa"/>
          </w:tcPr>
          <w:p w14:paraId="16EBEBA5" w14:textId="0BCDE511" w:rsidR="00DA1E46" w:rsidRPr="00936713" w:rsidRDefault="00DA1E46" w:rsidP="00DA1E46">
            <w:r w:rsidRPr="00936713">
              <w:t>Neue Bilder hinzufügen</w:t>
            </w:r>
          </w:p>
        </w:tc>
        <w:tc>
          <w:tcPr>
            <w:tcW w:w="5880" w:type="dxa"/>
          </w:tcPr>
          <w:p w14:paraId="73BBE0DF" w14:textId="74D97B2D" w:rsidR="00DA1E46" w:rsidRPr="00936713" w:rsidRDefault="00DA1E46" w:rsidP="00DA1E46">
            <w:pPr>
              <w:rPr>
                <w:color w:val="ED7D31" w:themeColor="accent2"/>
              </w:rPr>
            </w:pPr>
            <w:r w:rsidRPr="00936713">
              <w:t>Im App kann pro Checklisten-Item eines oder mehrere Bilder Heraufgeladen werden. Entweder werden diese gleich mit der Kamera aufgenommen, oder sie werden aus der Camera Roll hinzugefügt. Sobald die Fotos hochgeladen wurden, sind sie auch über die Ansicht verfügbar (REQ-28).</w:t>
            </w:r>
          </w:p>
        </w:tc>
      </w:tr>
      <w:tr w:rsidR="00DA1E46" w:rsidRPr="00936713" w14:paraId="406A71BA" w14:textId="77777777" w:rsidTr="002202ED">
        <w:tc>
          <w:tcPr>
            <w:tcW w:w="1062" w:type="dxa"/>
          </w:tcPr>
          <w:p w14:paraId="0E1EF81D" w14:textId="1691712D" w:rsidR="00DA1E46" w:rsidRPr="00936713" w:rsidRDefault="00DA1E46" w:rsidP="00DA1E46">
            <w:r w:rsidRPr="00936713">
              <w:t>REQ-030</w:t>
            </w:r>
          </w:p>
        </w:tc>
        <w:tc>
          <w:tcPr>
            <w:tcW w:w="1910" w:type="dxa"/>
          </w:tcPr>
          <w:p w14:paraId="552138EA" w14:textId="71F768BE" w:rsidR="00DA1E46" w:rsidRPr="00936713" w:rsidRDefault="00DA1E46" w:rsidP="00DA1E46">
            <w:r w:rsidRPr="00936713">
              <w:t>Anmerkungen</w:t>
            </w:r>
          </w:p>
        </w:tc>
        <w:tc>
          <w:tcPr>
            <w:tcW w:w="5880" w:type="dxa"/>
          </w:tcPr>
          <w:p w14:paraId="769154AD" w14:textId="3B7A3B28" w:rsidR="00DA1E46" w:rsidRPr="00936713" w:rsidRDefault="00DA1E46" w:rsidP="00DA1E46">
            <w:r w:rsidRPr="00936713">
              <w:t>Es können Anmerkungen in einem Textfeld erfasst oder editiert werden. Dabei ist keine Formatierung vorgesehen, also einfach ein Textfeld.</w:t>
            </w:r>
          </w:p>
        </w:tc>
      </w:tr>
      <w:tr w:rsidR="00DA1E46" w:rsidRPr="00936713" w14:paraId="267E67B5" w14:textId="77777777" w:rsidTr="002202ED">
        <w:tc>
          <w:tcPr>
            <w:tcW w:w="1062" w:type="dxa"/>
          </w:tcPr>
          <w:p w14:paraId="4E99B03B" w14:textId="66D0A055" w:rsidR="00DA1E46" w:rsidRPr="00936713" w:rsidRDefault="00DA1E46" w:rsidP="00DA1E46">
            <w:r w:rsidRPr="00936713">
              <w:t>REQ-031</w:t>
            </w:r>
          </w:p>
        </w:tc>
        <w:tc>
          <w:tcPr>
            <w:tcW w:w="1910" w:type="dxa"/>
          </w:tcPr>
          <w:p w14:paraId="790AA218" w14:textId="32FDD403" w:rsidR="00DA1E46" w:rsidRPr="00936713" w:rsidRDefault="00DA1E46" w:rsidP="00DA1E46">
            <w:r w:rsidRPr="00936713">
              <w:t>Speichern und Inbetriebnahme</w:t>
            </w:r>
          </w:p>
        </w:tc>
        <w:tc>
          <w:tcPr>
            <w:tcW w:w="5880" w:type="dxa"/>
          </w:tcPr>
          <w:p w14:paraId="27F96AAE" w14:textId="4EBB4517" w:rsidR="00DA1E46" w:rsidRPr="00936713" w:rsidRDefault="00DA1E46" w:rsidP="00DA1E46">
            <w:r w:rsidRPr="00936713">
              <w:t>Der aktuelle Stand der Checkliste kann jederzeit gespeichert oder gespeichert und abgeschlossen werden. Ist der IBN einmal abgeschlossen, kann er im App nur noch angeschaut werden.</w:t>
            </w:r>
          </w:p>
        </w:tc>
      </w:tr>
      <w:tr w:rsidR="00DA1E46" w:rsidRPr="00936713" w14:paraId="5736781A" w14:textId="77777777" w:rsidTr="002202ED">
        <w:tc>
          <w:tcPr>
            <w:tcW w:w="1062" w:type="dxa"/>
          </w:tcPr>
          <w:p w14:paraId="124C422B" w14:textId="2E972F4D" w:rsidR="00DA1E46" w:rsidRPr="00936713" w:rsidRDefault="00DA1E46" w:rsidP="00DA1E46">
            <w:r w:rsidRPr="00936713">
              <w:t>REQ-032</w:t>
            </w:r>
          </w:p>
        </w:tc>
        <w:tc>
          <w:tcPr>
            <w:tcW w:w="1910" w:type="dxa"/>
          </w:tcPr>
          <w:p w14:paraId="12932A57" w14:textId="25D1F276" w:rsidR="00DA1E46" w:rsidRPr="00936713" w:rsidRDefault="00DA1E46" w:rsidP="00DA1E46">
            <w:r w:rsidRPr="00936713">
              <w:t>Offlinefähigkeit</w:t>
            </w:r>
          </w:p>
        </w:tc>
        <w:tc>
          <w:tcPr>
            <w:tcW w:w="5880" w:type="dxa"/>
          </w:tcPr>
          <w:p w14:paraId="32CC005B" w14:textId="5073A4D7" w:rsidR="00DA1E46" w:rsidRPr="00936713" w:rsidRDefault="00DA1E46" w:rsidP="00DA1E46">
            <w:r w:rsidRPr="00936713">
              <w:t xml:space="preserve">Sämtliche </w:t>
            </w:r>
            <w:r w:rsidR="006B5BA9">
              <w:t>IBNs</w:t>
            </w:r>
            <w:r w:rsidR="006B5BA9" w:rsidRPr="00936713">
              <w:t xml:space="preserve"> </w:t>
            </w:r>
            <w:r w:rsidRPr="00936713">
              <w:t xml:space="preserve">der geladenen Projekte (eines je Projekt) müssen auch ohne aktive Internetverbindung auf den </w:t>
            </w:r>
            <w:r w:rsidRPr="00936713">
              <w:lastRenderedPageBreak/>
              <w:t>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936713" w:rsidRDefault="0011235C" w:rsidP="0011235C">
      <w:pPr>
        <w:pStyle w:val="Heading3"/>
      </w:pPr>
      <w:bookmarkStart w:id="79" w:name="_Toc190802595"/>
      <w:r w:rsidRPr="00936713">
        <w:lastRenderedPageBreak/>
        <w:t>Mockups zur Benutzeroberfläche der mobilen Applikation</w:t>
      </w:r>
      <w:bookmarkEnd w:id="79"/>
    </w:p>
    <w:p w14:paraId="07CF8E91" w14:textId="1D8F5890" w:rsidR="0011235C" w:rsidRPr="00936713" w:rsidRDefault="0011235C" w:rsidP="0011235C">
      <w:r w:rsidRPr="00936713">
        <w:t>Mit den Mockups soll das Konzept der Benutzeroberfläche visualisiert werden. Die Mockups wurden mit dem UI/UX Design Tool Figma</w:t>
      </w:r>
      <w:r w:rsidRPr="00936713">
        <w:rPr>
          <w:rStyle w:val="FootnoteReference"/>
        </w:rPr>
        <w:footnoteReference w:id="2"/>
      </w:r>
      <w:r w:rsidRPr="00936713">
        <w:t xml:space="preserve"> erstellt. Benutzt wurden </w:t>
      </w:r>
      <w:r w:rsidR="00576E20" w:rsidRPr="00936713">
        <w:t>Standard</w:t>
      </w:r>
      <w:r w:rsidRPr="00936713">
        <w:t xml:space="preserve"> Asset Bibliotheken. Das Look and Feel </w:t>
      </w:r>
      <w:r w:rsidR="00576E20" w:rsidRPr="00936713">
        <w:t>der visuellen Elemente</w:t>
      </w:r>
      <w:r w:rsidRPr="00936713">
        <w:t xml:space="preserve"> entspricht nicht dem finalen Aussehen in der Applikation, sondern dient nur zur Veranschaulichung de</w:t>
      </w:r>
      <w:r w:rsidR="00981003">
        <w:t>r</w:t>
      </w:r>
      <w:r w:rsidRPr="00936713">
        <w:t xml:space="preserve"> Benutzeroberfläche und der User Experience</w:t>
      </w:r>
    </w:p>
    <w:p w14:paraId="409D1370" w14:textId="77777777" w:rsidR="0011235C" w:rsidRPr="00936713" w:rsidRDefault="0011235C" w:rsidP="0011235C">
      <w:pPr>
        <w:pStyle w:val="Heading4"/>
      </w:pPr>
      <w:r w:rsidRPr="00936713">
        <w:t>Benutzeroberfläche für die Authentifizierung</w:t>
      </w:r>
    </w:p>
    <w:p w14:paraId="64FF8375" w14:textId="77777777" w:rsidR="0011235C" w:rsidRPr="00936713" w:rsidRDefault="0011235C" w:rsidP="0011235C">
      <w:pPr>
        <w:keepNext/>
      </w:pPr>
      <w:r w:rsidRPr="00936713">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774CE7EC" w:rsidR="0011235C" w:rsidRPr="00936713" w:rsidRDefault="0011235C" w:rsidP="0011235C">
      <w:pPr>
        <w:pStyle w:val="Caption"/>
      </w:pPr>
      <w:bookmarkStart w:id="80" w:name="_Toc188879477"/>
      <w:bookmarkStart w:id="81" w:name="_Toc190802490"/>
      <w:r w:rsidRPr="00936713">
        <w:t xml:space="preserve">Abbildung </w:t>
      </w:r>
      <w:fldSimple w:instr=" SEQ Abbildung \* ARABIC ">
        <w:r w:rsidR="00460E0F">
          <w:rPr>
            <w:noProof/>
          </w:rPr>
          <w:t>10</w:t>
        </w:r>
      </w:fldSimple>
      <w:r w:rsidRPr="00936713">
        <w:t xml:space="preserve"> Loginmaske</w:t>
      </w:r>
      <w:bookmarkEnd w:id="80"/>
      <w:bookmarkEnd w:id="81"/>
    </w:p>
    <w:p w14:paraId="2571B1BA" w14:textId="77777777" w:rsidR="0011235C" w:rsidRPr="00936713" w:rsidRDefault="0011235C" w:rsidP="0011235C">
      <w:pPr>
        <w:pStyle w:val="Heading4"/>
      </w:pPr>
      <w:r w:rsidRPr="00936713">
        <w:lastRenderedPageBreak/>
        <w:t>Projektbezogene Ansichten</w:t>
      </w:r>
    </w:p>
    <w:p w14:paraId="15BC02D1" w14:textId="77777777" w:rsidR="0011235C" w:rsidRPr="00936713" w:rsidRDefault="0011235C" w:rsidP="0011235C">
      <w:pPr>
        <w:keepNext/>
      </w:pPr>
      <w:r w:rsidRPr="00936713">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5F4AECC0" w:rsidR="0011235C" w:rsidRPr="00936713" w:rsidRDefault="0011235C" w:rsidP="0011235C">
      <w:pPr>
        <w:pStyle w:val="Caption"/>
      </w:pPr>
      <w:bookmarkStart w:id="82" w:name="_Toc188879478"/>
      <w:bookmarkStart w:id="83" w:name="_Toc190802491"/>
      <w:r w:rsidRPr="00936713">
        <w:t xml:space="preserve">Abbildung </w:t>
      </w:r>
      <w:fldSimple w:instr=" SEQ Abbildung \* ARABIC ">
        <w:r w:rsidR="00460E0F">
          <w:rPr>
            <w:noProof/>
          </w:rPr>
          <w:t>11</w:t>
        </w:r>
      </w:fldSimple>
      <w:r w:rsidRPr="00936713">
        <w:t xml:space="preserve"> Projektübersicht</w:t>
      </w:r>
      <w:bookmarkEnd w:id="82"/>
      <w:bookmarkEnd w:id="83"/>
    </w:p>
    <w:p w14:paraId="5F543F90" w14:textId="77777777" w:rsidR="0011235C" w:rsidRPr="00936713" w:rsidRDefault="0011235C" w:rsidP="0011235C">
      <w:pPr>
        <w:keepNext/>
      </w:pPr>
      <w:r w:rsidRPr="00936713">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606AFB35" w:rsidR="0011235C" w:rsidRPr="00936713" w:rsidRDefault="0011235C" w:rsidP="0011235C">
      <w:pPr>
        <w:pStyle w:val="Caption"/>
      </w:pPr>
      <w:bookmarkStart w:id="84" w:name="_Toc188879479"/>
      <w:bookmarkStart w:id="85" w:name="_Toc190802492"/>
      <w:r w:rsidRPr="00936713">
        <w:t xml:space="preserve">Abbildung </w:t>
      </w:r>
      <w:fldSimple w:instr=" SEQ Abbildung \* ARABIC ">
        <w:r w:rsidR="00460E0F">
          <w:rPr>
            <w:noProof/>
          </w:rPr>
          <w:t>12</w:t>
        </w:r>
      </w:fldSimple>
      <w:r w:rsidRPr="00936713">
        <w:t xml:space="preserve"> Projektdetailansicht</w:t>
      </w:r>
      <w:bookmarkEnd w:id="84"/>
      <w:bookmarkEnd w:id="85"/>
    </w:p>
    <w:p w14:paraId="20E167B6" w14:textId="77777777" w:rsidR="0011235C" w:rsidRPr="00936713" w:rsidRDefault="0011235C" w:rsidP="0011235C">
      <w:pPr>
        <w:pStyle w:val="Heading4"/>
      </w:pPr>
      <w:r w:rsidRPr="00936713">
        <w:lastRenderedPageBreak/>
        <w:t>Notizenansichten</w:t>
      </w:r>
    </w:p>
    <w:p w14:paraId="025474B5" w14:textId="77777777" w:rsidR="0011235C" w:rsidRPr="00936713" w:rsidRDefault="0011235C" w:rsidP="0011235C">
      <w:pPr>
        <w:keepNext/>
      </w:pPr>
      <w:r w:rsidRPr="00936713">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64CC166B" w:rsidR="0011235C" w:rsidRPr="00936713" w:rsidRDefault="0011235C" w:rsidP="0011235C">
      <w:pPr>
        <w:pStyle w:val="Caption"/>
      </w:pPr>
      <w:bookmarkStart w:id="86" w:name="_Toc188879480"/>
      <w:bookmarkStart w:id="87" w:name="_Toc190802493"/>
      <w:r w:rsidRPr="00936713">
        <w:t xml:space="preserve">Abbildung </w:t>
      </w:r>
      <w:fldSimple w:instr=" SEQ Abbildung \* ARABIC ">
        <w:r w:rsidR="00460E0F">
          <w:rPr>
            <w:noProof/>
          </w:rPr>
          <w:t>13</w:t>
        </w:r>
      </w:fldSimple>
      <w:r w:rsidRPr="00936713">
        <w:t xml:space="preserve"> Notizenübersicht</w:t>
      </w:r>
      <w:bookmarkEnd w:id="86"/>
      <w:bookmarkEnd w:id="87"/>
    </w:p>
    <w:p w14:paraId="1AE6AEB7" w14:textId="77777777" w:rsidR="0011235C" w:rsidRPr="00936713" w:rsidRDefault="0011235C" w:rsidP="0011235C">
      <w:pPr>
        <w:keepNext/>
      </w:pPr>
      <w:r w:rsidRPr="00936713">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4811AB9E" w:rsidR="0011235C" w:rsidRPr="00936713" w:rsidRDefault="0011235C" w:rsidP="0011235C">
      <w:pPr>
        <w:pStyle w:val="Caption"/>
      </w:pPr>
      <w:bookmarkStart w:id="88" w:name="_Toc188879481"/>
      <w:bookmarkStart w:id="89" w:name="_Toc190802494"/>
      <w:r w:rsidRPr="00936713">
        <w:t xml:space="preserve">Abbildung </w:t>
      </w:r>
      <w:fldSimple w:instr=" SEQ Abbildung \* ARABIC ">
        <w:r w:rsidR="00460E0F">
          <w:rPr>
            <w:noProof/>
          </w:rPr>
          <w:t>14</w:t>
        </w:r>
      </w:fldSimple>
      <w:r w:rsidRPr="00936713">
        <w:t xml:space="preserve"> Notizdetailansicht</w:t>
      </w:r>
      <w:bookmarkEnd w:id="88"/>
      <w:bookmarkEnd w:id="89"/>
    </w:p>
    <w:p w14:paraId="2F3DCF4B" w14:textId="77777777" w:rsidR="0011235C" w:rsidRPr="00936713" w:rsidRDefault="0011235C" w:rsidP="0011235C">
      <w:pPr>
        <w:keepNext/>
      </w:pPr>
      <w:r w:rsidRPr="00936713">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033199F3" w:rsidR="0011235C" w:rsidRPr="00936713" w:rsidRDefault="0011235C" w:rsidP="0011235C">
      <w:pPr>
        <w:pStyle w:val="Caption"/>
      </w:pPr>
      <w:bookmarkStart w:id="90" w:name="_Toc188879482"/>
      <w:bookmarkStart w:id="91" w:name="_Toc190802495"/>
      <w:r w:rsidRPr="00936713">
        <w:t xml:space="preserve">Abbildung </w:t>
      </w:r>
      <w:fldSimple w:instr=" SEQ Abbildung \* ARABIC ">
        <w:r w:rsidR="00460E0F">
          <w:rPr>
            <w:noProof/>
          </w:rPr>
          <w:t>15</w:t>
        </w:r>
      </w:fldSimple>
      <w:r w:rsidRPr="00936713">
        <w:t xml:space="preserve"> Neue Notiz erfassen</w:t>
      </w:r>
      <w:bookmarkEnd w:id="90"/>
      <w:bookmarkEnd w:id="91"/>
    </w:p>
    <w:p w14:paraId="5A9BFB53" w14:textId="1F918CAD" w:rsidR="002202ED" w:rsidRPr="00936713" w:rsidRDefault="002202ED" w:rsidP="002202ED">
      <w:pPr>
        <w:pStyle w:val="Heading3"/>
      </w:pPr>
      <w:bookmarkStart w:id="92" w:name="_Toc190802596"/>
      <w:r w:rsidRPr="00936713">
        <w:t>Nicht Funktionale Anforderungen</w:t>
      </w:r>
      <w:bookmarkEnd w:id="92"/>
    </w:p>
    <w:p w14:paraId="67531900" w14:textId="5B380486" w:rsidR="002202ED" w:rsidRPr="00936713" w:rsidRDefault="002202ED" w:rsidP="002202ED">
      <w:r w:rsidRPr="00936713">
        <w:t xml:space="preserve">In diesem Abschnitt werden die nicht funktionalen Anforderungen </w:t>
      </w:r>
      <w:r w:rsidR="00576E20" w:rsidRPr="00936713">
        <w:t>aufgelistet</w:t>
      </w:r>
    </w:p>
    <w:p w14:paraId="27DBE896" w14:textId="71D5B79B" w:rsidR="002202ED" w:rsidRPr="00936713" w:rsidRDefault="002202ED" w:rsidP="002202ED">
      <w:pPr>
        <w:pStyle w:val="Caption"/>
        <w:keepNext/>
      </w:pPr>
      <w:bookmarkStart w:id="93" w:name="_Toc190802529"/>
      <w:r w:rsidRPr="00936713">
        <w:t xml:space="preserve">Tabelle </w:t>
      </w:r>
      <w:fldSimple w:instr=" SEQ Tabelle \* ARABIC ">
        <w:r w:rsidR="00D64016">
          <w:rPr>
            <w:noProof/>
          </w:rPr>
          <w:t>6</w:t>
        </w:r>
      </w:fldSimple>
      <w:r w:rsidRPr="00936713">
        <w:t xml:space="preserve"> Auflistung der nicht funktionalen Anforderungen</w:t>
      </w:r>
      <w:bookmarkEnd w:id="93"/>
    </w:p>
    <w:tbl>
      <w:tblPr>
        <w:tblStyle w:val="TabelleBFH2"/>
        <w:tblW w:w="8852" w:type="dxa"/>
        <w:tblLook w:val="04A0" w:firstRow="1" w:lastRow="0" w:firstColumn="1" w:lastColumn="0" w:noHBand="0" w:noVBand="1"/>
      </w:tblPr>
      <w:tblGrid>
        <w:gridCol w:w="1336"/>
        <w:gridCol w:w="2262"/>
        <w:gridCol w:w="5254"/>
      </w:tblGrid>
      <w:tr w:rsidR="002202ED" w:rsidRPr="00936713"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936713" w:rsidRDefault="002202ED" w:rsidP="00F54429">
            <w:r w:rsidRPr="00936713">
              <w:t>Nr</w:t>
            </w:r>
          </w:p>
        </w:tc>
        <w:tc>
          <w:tcPr>
            <w:tcW w:w="2262" w:type="dxa"/>
          </w:tcPr>
          <w:p w14:paraId="18F24696" w14:textId="77777777" w:rsidR="002202ED" w:rsidRPr="00936713" w:rsidRDefault="002202ED" w:rsidP="00F54429">
            <w:r w:rsidRPr="00936713">
              <w:t>Name</w:t>
            </w:r>
          </w:p>
        </w:tc>
        <w:tc>
          <w:tcPr>
            <w:tcW w:w="5254" w:type="dxa"/>
          </w:tcPr>
          <w:p w14:paraId="218A978D" w14:textId="77777777" w:rsidR="002202ED" w:rsidRPr="00936713" w:rsidRDefault="002202ED" w:rsidP="00F54429">
            <w:r w:rsidRPr="00936713">
              <w:t>Beschreibung</w:t>
            </w:r>
          </w:p>
        </w:tc>
      </w:tr>
      <w:tr w:rsidR="002202ED" w:rsidRPr="00936713" w14:paraId="00370E1F" w14:textId="77777777" w:rsidTr="002202ED">
        <w:tc>
          <w:tcPr>
            <w:tcW w:w="1336" w:type="dxa"/>
          </w:tcPr>
          <w:p w14:paraId="4C9CB30B" w14:textId="14BBDE8E" w:rsidR="002202ED" w:rsidRPr="00936713" w:rsidRDefault="002202ED" w:rsidP="002202ED">
            <w:r w:rsidRPr="00936713">
              <w:t>REQ-NF-001</w:t>
            </w:r>
          </w:p>
        </w:tc>
        <w:tc>
          <w:tcPr>
            <w:tcW w:w="2262" w:type="dxa"/>
          </w:tcPr>
          <w:p w14:paraId="328D8B7B" w14:textId="329B00BD" w:rsidR="002202ED" w:rsidRPr="00936713" w:rsidRDefault="002202ED" w:rsidP="002202ED">
            <w:r w:rsidRPr="00936713">
              <w:t>Leistung</w:t>
            </w:r>
          </w:p>
        </w:tc>
        <w:tc>
          <w:tcPr>
            <w:tcW w:w="5254" w:type="dxa"/>
          </w:tcPr>
          <w:p w14:paraId="7B2CC964" w14:textId="6E6772A1" w:rsidR="002202ED" w:rsidRPr="00936713" w:rsidRDefault="002202ED" w:rsidP="002202ED">
            <w:r w:rsidRPr="00936713">
              <w:t>Die App soll, insbesondere beim Laden von Inhalten und beim Wechseln zwischen den Ansichten</w:t>
            </w:r>
            <w:r w:rsidR="00A22597">
              <w:t>,</w:t>
            </w:r>
            <w:r w:rsidR="00A22597" w:rsidRPr="00936713">
              <w:t xml:space="preserve"> reaktionsschnell sein</w:t>
            </w:r>
            <w:r w:rsidRPr="00936713">
              <w:t>.</w:t>
            </w:r>
          </w:p>
        </w:tc>
      </w:tr>
      <w:tr w:rsidR="002202ED" w:rsidRPr="00936713" w14:paraId="02DBD419" w14:textId="77777777" w:rsidTr="002202ED">
        <w:tc>
          <w:tcPr>
            <w:tcW w:w="1336" w:type="dxa"/>
          </w:tcPr>
          <w:p w14:paraId="5B257A6D" w14:textId="1E56CAE4" w:rsidR="002202ED" w:rsidRPr="00936713" w:rsidRDefault="002202ED" w:rsidP="002202ED">
            <w:r w:rsidRPr="00936713">
              <w:t>REG-NF-002</w:t>
            </w:r>
          </w:p>
        </w:tc>
        <w:tc>
          <w:tcPr>
            <w:tcW w:w="2262" w:type="dxa"/>
          </w:tcPr>
          <w:p w14:paraId="47D68629" w14:textId="3E281501" w:rsidR="002202ED" w:rsidRPr="00936713" w:rsidRDefault="002202ED" w:rsidP="002202ED">
            <w:r w:rsidRPr="00936713">
              <w:t>Benutzerfreundlichkeit</w:t>
            </w:r>
          </w:p>
        </w:tc>
        <w:tc>
          <w:tcPr>
            <w:tcW w:w="5254" w:type="dxa"/>
          </w:tcPr>
          <w:p w14:paraId="0BE59D9A" w14:textId="22BA9285" w:rsidR="002202ED" w:rsidRPr="00936713" w:rsidRDefault="002202ED" w:rsidP="002202ED">
            <w:r w:rsidRPr="00936713">
              <w:t>Die Benutzeroberfläche sollte intuitiv gestaltet sein, um eine nahtlose Experience zu gewährleisten.</w:t>
            </w:r>
          </w:p>
        </w:tc>
      </w:tr>
      <w:tr w:rsidR="002202ED" w:rsidRPr="00936713" w14:paraId="12609C40" w14:textId="77777777" w:rsidTr="002202ED">
        <w:tc>
          <w:tcPr>
            <w:tcW w:w="1336" w:type="dxa"/>
          </w:tcPr>
          <w:p w14:paraId="46646A92" w14:textId="2B51358A" w:rsidR="002202ED" w:rsidRPr="00936713" w:rsidRDefault="002202ED" w:rsidP="002202ED">
            <w:r w:rsidRPr="00936713">
              <w:t>REG-NF-003</w:t>
            </w:r>
          </w:p>
        </w:tc>
        <w:tc>
          <w:tcPr>
            <w:tcW w:w="2262" w:type="dxa"/>
          </w:tcPr>
          <w:p w14:paraId="15593252" w14:textId="6A93B2E8" w:rsidR="002202ED" w:rsidRPr="00936713" w:rsidRDefault="002202ED" w:rsidP="002202ED">
            <w:r w:rsidRPr="00936713">
              <w:t>Sicherheit</w:t>
            </w:r>
          </w:p>
        </w:tc>
        <w:tc>
          <w:tcPr>
            <w:tcW w:w="5254" w:type="dxa"/>
          </w:tcPr>
          <w:p w14:paraId="19EC1EA7" w14:textId="3F437022" w:rsidR="002202ED" w:rsidRPr="00936713" w:rsidRDefault="002202ED" w:rsidP="002202ED">
            <w:r w:rsidRPr="00936713">
              <w:t>Die App sollte sicher sein, sowohl in Bezug auf Datenübertragung wie auch lokale Datenspeicherung. Authentifizierung über Azure AD muss möglich sein.</w:t>
            </w:r>
          </w:p>
        </w:tc>
      </w:tr>
      <w:tr w:rsidR="002202ED" w:rsidRPr="00936713" w14:paraId="381A30B8" w14:textId="77777777" w:rsidTr="002202ED">
        <w:tc>
          <w:tcPr>
            <w:tcW w:w="1336" w:type="dxa"/>
          </w:tcPr>
          <w:p w14:paraId="1F5703D7" w14:textId="6E87F594" w:rsidR="002202ED" w:rsidRPr="00936713" w:rsidRDefault="002202ED" w:rsidP="002202ED">
            <w:r w:rsidRPr="00936713">
              <w:t>REG-NF-004</w:t>
            </w:r>
          </w:p>
        </w:tc>
        <w:tc>
          <w:tcPr>
            <w:tcW w:w="2262" w:type="dxa"/>
          </w:tcPr>
          <w:p w14:paraId="683B189C" w14:textId="193199E0" w:rsidR="002202ED" w:rsidRPr="00936713" w:rsidRDefault="002202ED" w:rsidP="002202ED">
            <w:r w:rsidRPr="00936713">
              <w:t>Verteilbarkeit</w:t>
            </w:r>
          </w:p>
        </w:tc>
        <w:tc>
          <w:tcPr>
            <w:tcW w:w="5254" w:type="dxa"/>
          </w:tcPr>
          <w:p w14:paraId="3E2BF9C8" w14:textId="1EE8F1D5" w:rsidR="002202ED" w:rsidRPr="00936713" w:rsidRDefault="002202ED" w:rsidP="002202ED">
            <w:pPr>
              <w:rPr>
                <w:color w:val="ED7D31" w:themeColor="accent2"/>
              </w:rPr>
            </w:pPr>
            <w:r w:rsidRPr="00936713">
              <w:t>Die App sollte möglichst einfach auf den Geräten der Mitarbeitenden installiert werden können.</w:t>
            </w:r>
          </w:p>
        </w:tc>
      </w:tr>
      <w:tr w:rsidR="002202ED" w:rsidRPr="00936713" w14:paraId="38ED0635" w14:textId="77777777" w:rsidTr="002202ED">
        <w:tc>
          <w:tcPr>
            <w:tcW w:w="1336" w:type="dxa"/>
          </w:tcPr>
          <w:p w14:paraId="5FCBCC1F" w14:textId="23C06C69" w:rsidR="002202ED" w:rsidRPr="00936713" w:rsidRDefault="002202ED" w:rsidP="002202ED">
            <w:r w:rsidRPr="00936713">
              <w:t>REG-NF-005</w:t>
            </w:r>
          </w:p>
        </w:tc>
        <w:tc>
          <w:tcPr>
            <w:tcW w:w="2262" w:type="dxa"/>
          </w:tcPr>
          <w:p w14:paraId="2862B3D4" w14:textId="6992287B" w:rsidR="002202ED" w:rsidRPr="00936713" w:rsidRDefault="002202ED" w:rsidP="002202ED">
            <w:r w:rsidRPr="00936713">
              <w:t>Wartbarkeit</w:t>
            </w:r>
          </w:p>
        </w:tc>
        <w:tc>
          <w:tcPr>
            <w:tcW w:w="5254" w:type="dxa"/>
          </w:tcPr>
          <w:p w14:paraId="6D999B70" w14:textId="2727E80D" w:rsidR="002202ED" w:rsidRPr="00936713" w:rsidRDefault="002202ED" w:rsidP="002202ED">
            <w:r w:rsidRPr="00936713">
              <w:t>Die App sollte wartbar sein, neue Versionen sollen möglichst einfach auf die Geräte der Mitarbeitenden verteilt werden können.</w:t>
            </w:r>
          </w:p>
        </w:tc>
      </w:tr>
      <w:tr w:rsidR="002202ED" w:rsidRPr="00936713" w14:paraId="340D10B3" w14:textId="77777777" w:rsidTr="002202ED">
        <w:tc>
          <w:tcPr>
            <w:tcW w:w="1336" w:type="dxa"/>
          </w:tcPr>
          <w:p w14:paraId="7813F618" w14:textId="668F58B8" w:rsidR="002202ED" w:rsidRPr="00936713" w:rsidRDefault="002202ED" w:rsidP="002202ED">
            <w:r w:rsidRPr="00936713">
              <w:t>REG-NF-006</w:t>
            </w:r>
          </w:p>
        </w:tc>
        <w:tc>
          <w:tcPr>
            <w:tcW w:w="2262" w:type="dxa"/>
          </w:tcPr>
          <w:p w14:paraId="30D4E491" w14:textId="40FE0DBE" w:rsidR="002202ED" w:rsidRPr="00936713" w:rsidRDefault="002202ED" w:rsidP="002202ED">
            <w:r w:rsidRPr="00936713">
              <w:t>Offlinefähigkeit</w:t>
            </w:r>
          </w:p>
        </w:tc>
        <w:tc>
          <w:tcPr>
            <w:tcW w:w="5254" w:type="dxa"/>
          </w:tcPr>
          <w:p w14:paraId="72514D3D" w14:textId="6D6215C0" w:rsidR="002202ED" w:rsidRPr="00936713" w:rsidRDefault="002202ED" w:rsidP="002202ED">
            <w:r w:rsidRPr="00936713">
              <w:t>Damit die App auch auf der Baustelle und im Keller verwendet werden kann, sollen die Funktionen auch offline verfügbar sein. Nicht geladene Inhalte sollen bei Onlineverbindung heruntergeladen werden können. Für Online-only Inhalte sollte eine passende Fehlermeldung angezeigt werden.</w:t>
            </w:r>
          </w:p>
        </w:tc>
      </w:tr>
      <w:tr w:rsidR="002202ED" w:rsidRPr="00936713" w14:paraId="1E69E56A" w14:textId="77777777" w:rsidTr="002202ED">
        <w:tc>
          <w:tcPr>
            <w:tcW w:w="1336" w:type="dxa"/>
          </w:tcPr>
          <w:p w14:paraId="74468076" w14:textId="7F4AB23D" w:rsidR="002202ED" w:rsidRPr="00936713" w:rsidRDefault="002202ED" w:rsidP="002202ED">
            <w:r w:rsidRPr="00936713">
              <w:lastRenderedPageBreak/>
              <w:t>REG-NF-007</w:t>
            </w:r>
          </w:p>
        </w:tc>
        <w:tc>
          <w:tcPr>
            <w:tcW w:w="2262" w:type="dxa"/>
          </w:tcPr>
          <w:p w14:paraId="4FBB1C1D" w14:textId="66E95DE2" w:rsidR="002202ED" w:rsidRPr="00936713" w:rsidRDefault="002202ED" w:rsidP="002202ED">
            <w:r w:rsidRPr="00936713">
              <w:t>Gerätekompatibilität</w:t>
            </w:r>
          </w:p>
        </w:tc>
        <w:tc>
          <w:tcPr>
            <w:tcW w:w="5254" w:type="dxa"/>
          </w:tcPr>
          <w:p w14:paraId="58325814" w14:textId="21C3A01D" w:rsidR="002202ED" w:rsidRPr="00936713" w:rsidRDefault="002202ED" w:rsidP="002202ED">
            <w:r w:rsidRPr="00936713">
              <w:t>Die App soll auf Android Version 12 und neuer sowie iOS 16 und neuer lauffähig sein.</w:t>
            </w:r>
          </w:p>
        </w:tc>
      </w:tr>
    </w:tbl>
    <w:p w14:paraId="14157099" w14:textId="77777777" w:rsidR="002202ED" w:rsidRPr="00936713" w:rsidRDefault="002202ED" w:rsidP="002202ED"/>
    <w:p w14:paraId="31023AC0" w14:textId="77777777" w:rsidR="0011235C" w:rsidRPr="00936713" w:rsidRDefault="0011235C" w:rsidP="0011235C">
      <w:pPr>
        <w:spacing w:line="240" w:lineRule="auto"/>
      </w:pPr>
      <w:r w:rsidRPr="00936713">
        <w:br w:type="page"/>
      </w:r>
    </w:p>
    <w:p w14:paraId="530B0868" w14:textId="77777777" w:rsidR="002B342E" w:rsidRPr="00936713" w:rsidRDefault="002B342E" w:rsidP="002B342E">
      <w:pPr>
        <w:pStyle w:val="Heading2"/>
      </w:pPr>
      <w:bookmarkStart w:id="94" w:name="_Toc190802597"/>
      <w:r w:rsidRPr="00936713">
        <w:lastRenderedPageBreak/>
        <w:t>Anwendungsfälle Baustellen App</w:t>
      </w:r>
      <w:bookmarkEnd w:id="94"/>
    </w:p>
    <w:p w14:paraId="694E4FD3" w14:textId="5A4B6024" w:rsidR="002B342E" w:rsidRPr="00936713" w:rsidRDefault="002B342E" w:rsidP="002B342E">
      <w:r w:rsidRPr="00936713">
        <w:t xml:space="preserve">Basierend auf den Anforderungen aus dem Pflichtenheft, wurden für den MVP der </w:t>
      </w:r>
      <w:r w:rsidR="006B5BA9">
        <w:t>«</w:t>
      </w:r>
      <w:r w:rsidRPr="00936713">
        <w:t>Baustellen App</w:t>
      </w:r>
      <w:r w:rsidR="006B5BA9">
        <w:t>»</w:t>
      </w:r>
      <w:r w:rsidRPr="00936713">
        <w:t xml:space="preserve"> Anwendungsfälle abgeleitet. Die Anwendungsfälle dienen zur Visualisierung welche Aktionen das System </w:t>
      </w:r>
      <w:r w:rsidR="006B5BA9" w:rsidRPr="00936713">
        <w:t>ausführen</w:t>
      </w:r>
      <w:r w:rsidRPr="00936713">
        <w:t xml:space="preserve"> kann, welche Aktoren mit dem System interagieren </w:t>
      </w:r>
      <w:r w:rsidR="006B5BA9">
        <w:t>sowie</w:t>
      </w:r>
      <w:r w:rsidR="006B5BA9" w:rsidRPr="00936713">
        <w:t xml:space="preserve"> </w:t>
      </w:r>
      <w:r w:rsidRPr="00936713">
        <w:t xml:space="preserve">in welche Beziehung die Aktoren und Aktionen stehen. </w:t>
      </w:r>
      <w:r w:rsidRPr="00936713">
        <w:fldChar w:fldCharType="begin"/>
      </w:r>
      <w:r w:rsidR="00F44F76">
        <w:instrText xml:space="preserve"> ADDIN ZOTERO_ITEM CSL_CITATION {"citationID":"OJ7mHOJ7","properties":{"formattedCitation":"[11]","plainCitation":"[11]","noteIndex":0},"citationItems":[{"id":50,"uris":["http://zotero.org/users/15041600/items/72RAQPRE"],"itemData":{"id":50,"type":"webpage","title":"Use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936713">
        <w:fldChar w:fldCharType="separate"/>
      </w:r>
      <w:r w:rsidR="00F44F76" w:rsidRPr="00F44F76">
        <w:t>[11]</w:t>
      </w:r>
      <w:r w:rsidRPr="00936713">
        <w:fldChar w:fldCharType="end"/>
      </w:r>
    </w:p>
    <w:p w14:paraId="7C594DE1" w14:textId="77777777" w:rsidR="002B342E" w:rsidRPr="00936713" w:rsidRDefault="002B342E" w:rsidP="002B342E"/>
    <w:p w14:paraId="090DB717" w14:textId="77777777" w:rsidR="002B342E" w:rsidRPr="00936713" w:rsidRDefault="002B342E" w:rsidP="002B342E">
      <w:pPr>
        <w:keepNext/>
      </w:pPr>
      <w:r w:rsidRPr="00936713">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6863D3" w:rsidR="002B342E" w:rsidRPr="00936713" w:rsidRDefault="002B342E" w:rsidP="002B342E">
      <w:pPr>
        <w:pStyle w:val="Caption"/>
      </w:pPr>
      <w:bookmarkStart w:id="95" w:name="_Toc188879483"/>
      <w:bookmarkStart w:id="96" w:name="_Toc190802496"/>
      <w:r w:rsidRPr="00936713">
        <w:t xml:space="preserve">Abbildung </w:t>
      </w:r>
      <w:fldSimple w:instr=" SEQ Abbildung \* ARABIC ">
        <w:r w:rsidR="00460E0F">
          <w:rPr>
            <w:noProof/>
          </w:rPr>
          <w:t>16</w:t>
        </w:r>
      </w:fldSimple>
      <w:r w:rsidRPr="00936713">
        <w:t xml:space="preserve"> Anwendungsfalldiagramm für die Applikation Baustellen App</w:t>
      </w:r>
      <w:bookmarkEnd w:id="95"/>
      <w:bookmarkEnd w:id="96"/>
    </w:p>
    <w:p w14:paraId="01A906C9" w14:textId="4C760630" w:rsidR="0035105E" w:rsidRPr="00936713" w:rsidRDefault="0035105E" w:rsidP="0035105E">
      <w:r w:rsidRPr="00936713">
        <w:t>In der nachfolgenden Tabelle sind die Anwendungsfälle beschrieben.</w:t>
      </w:r>
    </w:p>
    <w:p w14:paraId="2A0557A5" w14:textId="41771423" w:rsidR="0035105E" w:rsidRPr="00936713" w:rsidRDefault="0035105E" w:rsidP="0035105E">
      <w:pPr>
        <w:pStyle w:val="Caption"/>
        <w:keepNext/>
      </w:pPr>
      <w:bookmarkStart w:id="97" w:name="_Toc190802530"/>
      <w:r w:rsidRPr="00936713">
        <w:t xml:space="preserve">Tabelle </w:t>
      </w:r>
      <w:fldSimple w:instr=" SEQ Tabelle \* ARABIC ">
        <w:r w:rsidR="00D64016">
          <w:rPr>
            <w:noProof/>
          </w:rPr>
          <w:t>7</w:t>
        </w:r>
      </w:fldSimple>
      <w:r w:rsidRPr="00936713">
        <w:t xml:space="preserve"> Beschreibung der Anwendungsfälle</w:t>
      </w:r>
      <w:bookmarkEnd w:id="97"/>
    </w:p>
    <w:tbl>
      <w:tblPr>
        <w:tblStyle w:val="TabelleBFH2"/>
        <w:tblW w:w="0" w:type="auto"/>
        <w:tblLook w:val="04A0" w:firstRow="1" w:lastRow="0" w:firstColumn="1" w:lastColumn="0" w:noHBand="0" w:noVBand="1"/>
      </w:tblPr>
      <w:tblGrid>
        <w:gridCol w:w="1049"/>
        <w:gridCol w:w="2552"/>
        <w:gridCol w:w="5781"/>
      </w:tblGrid>
      <w:tr w:rsidR="00E378C7" w:rsidRPr="00936713"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936713" w:rsidRDefault="00E378C7" w:rsidP="002B342E">
            <w:r w:rsidRPr="00936713">
              <w:t>ID</w:t>
            </w:r>
          </w:p>
        </w:tc>
        <w:tc>
          <w:tcPr>
            <w:tcW w:w="2552" w:type="dxa"/>
          </w:tcPr>
          <w:p w14:paraId="25EDB6A7" w14:textId="42F38440" w:rsidR="00E378C7" w:rsidRPr="00936713" w:rsidRDefault="00E378C7" w:rsidP="002B342E">
            <w:r w:rsidRPr="00936713">
              <w:t>Name</w:t>
            </w:r>
          </w:p>
        </w:tc>
        <w:tc>
          <w:tcPr>
            <w:tcW w:w="5781" w:type="dxa"/>
          </w:tcPr>
          <w:p w14:paraId="2B84E7CE" w14:textId="379AC31C" w:rsidR="00E378C7" w:rsidRPr="00936713" w:rsidRDefault="00E378C7" w:rsidP="002B342E">
            <w:r w:rsidRPr="00936713">
              <w:t>Kurzbeschreibung</w:t>
            </w:r>
          </w:p>
        </w:tc>
      </w:tr>
      <w:tr w:rsidR="00E378C7" w:rsidRPr="00936713" w14:paraId="1FB5DAB5" w14:textId="77777777" w:rsidTr="00E378C7">
        <w:tc>
          <w:tcPr>
            <w:tcW w:w="1049" w:type="dxa"/>
          </w:tcPr>
          <w:p w14:paraId="18CD0613" w14:textId="0F2AD0B3" w:rsidR="00E378C7" w:rsidRPr="00936713" w:rsidRDefault="00E378C7" w:rsidP="002B342E">
            <w:r w:rsidRPr="00936713">
              <w:t>UC01</w:t>
            </w:r>
          </w:p>
        </w:tc>
        <w:tc>
          <w:tcPr>
            <w:tcW w:w="2552" w:type="dxa"/>
          </w:tcPr>
          <w:p w14:paraId="0C6ED6B4" w14:textId="5ABF6737" w:rsidR="00E378C7" w:rsidRPr="00936713" w:rsidRDefault="00E378C7" w:rsidP="002B342E">
            <w:r w:rsidRPr="00936713">
              <w:t>Projektdaten betrachten</w:t>
            </w:r>
          </w:p>
        </w:tc>
        <w:tc>
          <w:tcPr>
            <w:tcW w:w="5781" w:type="dxa"/>
          </w:tcPr>
          <w:p w14:paraId="132F7C07" w14:textId="2F4E2235" w:rsidR="00E378C7" w:rsidRPr="00936713" w:rsidRDefault="00E378C7" w:rsidP="002B342E">
            <w:r w:rsidRPr="00936713">
              <w:t>Projektdaten können von allen Akteuren der «Baustellen App» betrachtet werden.</w:t>
            </w:r>
            <w:r w:rsidR="006E4A34" w:rsidRPr="00936713">
              <w:t xml:space="preserve"> Sachbearbeiter betrachten Projekte in der «Baustellen App» via Desktop Client. Projektleiter und Mitarbeiter müssen Projekte mit dem </w:t>
            </w:r>
            <w:r w:rsidR="006B5BA9" w:rsidRPr="00936713">
              <w:t>mobilen</w:t>
            </w:r>
            <w:r w:rsidR="006E4A34" w:rsidRPr="00936713">
              <w:t xml:space="preserve"> Client aufrufen können.</w:t>
            </w:r>
          </w:p>
        </w:tc>
      </w:tr>
      <w:tr w:rsidR="006E4A34" w:rsidRPr="00936713" w14:paraId="257FF3C3" w14:textId="77777777" w:rsidTr="00E378C7">
        <w:tc>
          <w:tcPr>
            <w:tcW w:w="1049" w:type="dxa"/>
          </w:tcPr>
          <w:p w14:paraId="5FF13DC9" w14:textId="742AF125" w:rsidR="006E4A34" w:rsidRPr="00936713" w:rsidRDefault="006E4A34" w:rsidP="002B342E">
            <w:r w:rsidRPr="00936713">
              <w:t>UC02</w:t>
            </w:r>
          </w:p>
        </w:tc>
        <w:tc>
          <w:tcPr>
            <w:tcW w:w="2552" w:type="dxa"/>
          </w:tcPr>
          <w:p w14:paraId="44DC3B1C" w14:textId="72D6669E" w:rsidR="006E4A34" w:rsidRPr="00936713" w:rsidRDefault="006E4A34" w:rsidP="002B342E">
            <w:r w:rsidRPr="00936713">
              <w:t>Projekte administrieren</w:t>
            </w:r>
          </w:p>
        </w:tc>
        <w:tc>
          <w:tcPr>
            <w:tcW w:w="5781" w:type="dxa"/>
          </w:tcPr>
          <w:p w14:paraId="4FD47B03" w14:textId="6EAF3282" w:rsidR="006E4A34" w:rsidRPr="00936713" w:rsidRDefault="006E4A34" w:rsidP="002B342E">
            <w:r w:rsidRPr="00936713">
              <w:t>Sachbearbeiter und Projektleiter administrieren die «Baustellen App»</w:t>
            </w:r>
            <w:r w:rsidR="006B5BA9">
              <w:t>-</w:t>
            </w:r>
            <w:r w:rsidRPr="00936713">
              <w:t>Projekte.</w:t>
            </w:r>
          </w:p>
        </w:tc>
      </w:tr>
      <w:tr w:rsidR="00E378C7" w:rsidRPr="00936713" w14:paraId="10E3A5A5" w14:textId="77777777" w:rsidTr="00E378C7">
        <w:tc>
          <w:tcPr>
            <w:tcW w:w="1049" w:type="dxa"/>
          </w:tcPr>
          <w:p w14:paraId="20417D94" w14:textId="7D146367" w:rsidR="00E378C7" w:rsidRPr="00936713" w:rsidRDefault="006E4A34" w:rsidP="002B342E">
            <w:r w:rsidRPr="00936713">
              <w:t>UC03</w:t>
            </w:r>
          </w:p>
        </w:tc>
        <w:tc>
          <w:tcPr>
            <w:tcW w:w="2552" w:type="dxa"/>
          </w:tcPr>
          <w:p w14:paraId="0B7B5C01" w14:textId="57414EB6" w:rsidR="00E378C7" w:rsidRPr="00936713" w:rsidRDefault="00E378C7" w:rsidP="002B342E">
            <w:r w:rsidRPr="00936713">
              <w:t>Projekte erfassen</w:t>
            </w:r>
          </w:p>
        </w:tc>
        <w:tc>
          <w:tcPr>
            <w:tcW w:w="5781" w:type="dxa"/>
          </w:tcPr>
          <w:p w14:paraId="16853F8C" w14:textId="4445DF0E" w:rsidR="00E378C7" w:rsidRPr="00936713" w:rsidRDefault="00E378C7" w:rsidP="002B342E">
            <w:r w:rsidRPr="00936713">
              <w:t>Sachbearbeiter und Projektleiter eröffnen Projekte</w:t>
            </w:r>
            <w:r w:rsidR="006E4A34" w:rsidRPr="00936713">
              <w:t>.</w:t>
            </w:r>
          </w:p>
        </w:tc>
      </w:tr>
      <w:tr w:rsidR="00E378C7" w:rsidRPr="00936713" w14:paraId="0AA40DFB" w14:textId="77777777" w:rsidTr="00E378C7">
        <w:tc>
          <w:tcPr>
            <w:tcW w:w="1049" w:type="dxa"/>
          </w:tcPr>
          <w:p w14:paraId="0E7D4CC2" w14:textId="2637943F" w:rsidR="00E378C7" w:rsidRPr="00936713" w:rsidRDefault="006E4A34" w:rsidP="002B342E">
            <w:r w:rsidRPr="00936713">
              <w:lastRenderedPageBreak/>
              <w:t>UC04</w:t>
            </w:r>
          </w:p>
        </w:tc>
        <w:tc>
          <w:tcPr>
            <w:tcW w:w="2552" w:type="dxa"/>
          </w:tcPr>
          <w:p w14:paraId="77F65EF4" w14:textId="40298ECE" w:rsidR="00E378C7" w:rsidRPr="00936713" w:rsidRDefault="00E378C7" w:rsidP="002B342E">
            <w:r w:rsidRPr="00936713">
              <w:t xml:space="preserve">Projekte </w:t>
            </w:r>
            <w:r w:rsidR="00426B89" w:rsidRPr="00936713">
              <w:t>bearbeiten</w:t>
            </w:r>
          </w:p>
        </w:tc>
        <w:tc>
          <w:tcPr>
            <w:tcW w:w="5781" w:type="dxa"/>
          </w:tcPr>
          <w:p w14:paraId="41A5A47C" w14:textId="6EE812DF" w:rsidR="00E378C7" w:rsidRPr="00936713" w:rsidRDefault="00426B89" w:rsidP="002B342E">
            <w:r w:rsidRPr="00936713">
              <w:t xml:space="preserve">Sachbearbeiter und Projektleiter </w:t>
            </w:r>
            <w:r w:rsidR="006E4A34" w:rsidRPr="00936713">
              <w:t>bearbeiten Projekte</w:t>
            </w:r>
          </w:p>
        </w:tc>
      </w:tr>
      <w:tr w:rsidR="00426B89" w:rsidRPr="00936713" w14:paraId="113F8121" w14:textId="77777777" w:rsidTr="00E378C7">
        <w:tc>
          <w:tcPr>
            <w:tcW w:w="1049" w:type="dxa"/>
          </w:tcPr>
          <w:p w14:paraId="3787E6B6" w14:textId="2923AEA4" w:rsidR="00426B89" w:rsidRPr="00936713" w:rsidRDefault="00426B89" w:rsidP="002B342E">
            <w:r w:rsidRPr="00936713">
              <w:t>UC0</w:t>
            </w:r>
            <w:r w:rsidR="0035105E" w:rsidRPr="00936713">
              <w:t>5</w:t>
            </w:r>
          </w:p>
        </w:tc>
        <w:tc>
          <w:tcPr>
            <w:tcW w:w="2552" w:type="dxa"/>
          </w:tcPr>
          <w:p w14:paraId="73AA9993" w14:textId="3823E702" w:rsidR="00426B89" w:rsidRPr="00936713" w:rsidRDefault="006E4A34" w:rsidP="002B342E">
            <w:r w:rsidRPr="00936713">
              <w:t>Projekte abschliessen</w:t>
            </w:r>
          </w:p>
        </w:tc>
        <w:tc>
          <w:tcPr>
            <w:tcW w:w="5781" w:type="dxa"/>
          </w:tcPr>
          <w:p w14:paraId="72D284DA" w14:textId="1C7CFD81" w:rsidR="00426B89" w:rsidRPr="00936713" w:rsidRDefault="006E4A34" w:rsidP="002B342E">
            <w:r w:rsidRPr="00936713">
              <w:t xml:space="preserve">Sachbearbeiter </w:t>
            </w:r>
            <w:r w:rsidR="005B071C" w:rsidRPr="00936713">
              <w:t>und Projektleiter schliessen Projekte ab.</w:t>
            </w:r>
          </w:p>
        </w:tc>
      </w:tr>
      <w:tr w:rsidR="005B071C" w:rsidRPr="00936713" w14:paraId="4B18789C" w14:textId="77777777" w:rsidTr="00E378C7">
        <w:tc>
          <w:tcPr>
            <w:tcW w:w="1049" w:type="dxa"/>
          </w:tcPr>
          <w:p w14:paraId="110D421E" w14:textId="79CACF28" w:rsidR="005B071C" w:rsidRPr="00936713" w:rsidRDefault="005B071C" w:rsidP="002B342E">
            <w:r w:rsidRPr="00936713">
              <w:t>UC0</w:t>
            </w:r>
            <w:r w:rsidR="0035105E" w:rsidRPr="00936713">
              <w:t>6</w:t>
            </w:r>
          </w:p>
        </w:tc>
        <w:tc>
          <w:tcPr>
            <w:tcW w:w="2552" w:type="dxa"/>
          </w:tcPr>
          <w:p w14:paraId="44AE2D80" w14:textId="77CB97AA" w:rsidR="005B071C" w:rsidRPr="00936713" w:rsidRDefault="005B071C" w:rsidP="002B342E">
            <w:r w:rsidRPr="00936713">
              <w:t>Notizen erfassen</w:t>
            </w:r>
          </w:p>
        </w:tc>
        <w:tc>
          <w:tcPr>
            <w:tcW w:w="5781" w:type="dxa"/>
          </w:tcPr>
          <w:p w14:paraId="69144E9B" w14:textId="4E05E29D" w:rsidR="005B071C" w:rsidRPr="00936713" w:rsidRDefault="005B071C" w:rsidP="002B342E">
            <w:r w:rsidRPr="00936713">
              <w:t>Sachbearbeiter, Projektleiter und Mitarbeiter können Notizen zu einem Projekt erfassen. Diese Notizen erlauben den Austausch von zusätzlichen, projektbezogenen Information</w:t>
            </w:r>
            <w:r w:rsidR="006B5BA9">
              <w:t>en</w:t>
            </w:r>
            <w:r w:rsidRPr="00936713">
              <w:t>.</w:t>
            </w:r>
          </w:p>
        </w:tc>
      </w:tr>
      <w:tr w:rsidR="005B071C" w:rsidRPr="00936713" w14:paraId="028F954B" w14:textId="77777777" w:rsidTr="00E378C7">
        <w:tc>
          <w:tcPr>
            <w:tcW w:w="1049" w:type="dxa"/>
          </w:tcPr>
          <w:p w14:paraId="048EFFE5" w14:textId="0C744643" w:rsidR="005B071C" w:rsidRPr="00936713" w:rsidRDefault="005B071C" w:rsidP="002B342E">
            <w:r w:rsidRPr="00936713">
              <w:t>UC0</w:t>
            </w:r>
            <w:r w:rsidR="0035105E" w:rsidRPr="00936713">
              <w:t>7</w:t>
            </w:r>
          </w:p>
        </w:tc>
        <w:tc>
          <w:tcPr>
            <w:tcW w:w="2552" w:type="dxa"/>
          </w:tcPr>
          <w:p w14:paraId="7CFBA63D" w14:textId="2C587AD3" w:rsidR="005B071C" w:rsidRPr="00936713" w:rsidRDefault="005B071C" w:rsidP="002B342E">
            <w:r w:rsidRPr="00936713">
              <w:t>Notizen mit Bildern ergänzen</w:t>
            </w:r>
          </w:p>
        </w:tc>
        <w:tc>
          <w:tcPr>
            <w:tcW w:w="5781" w:type="dxa"/>
          </w:tcPr>
          <w:p w14:paraId="5D257F40" w14:textId="5656E0B8" w:rsidR="005B071C" w:rsidRPr="00936713" w:rsidRDefault="006B5BA9" w:rsidP="002B342E">
            <w:r w:rsidRPr="00936713">
              <w:t>Sachbearbeiter</w:t>
            </w:r>
            <w:r w:rsidR="005B071C" w:rsidRPr="00936713">
              <w:t xml:space="preserve">, Projektleiter und Mitarbeiter können zu ihren Notizen Bilder hinzufügen. Die Bilder stammen entweder aus der Fotobibliothek des Gerätes oder werden direkt mit der Gerätekamera </w:t>
            </w:r>
            <w:r>
              <w:t>erstellt</w:t>
            </w:r>
            <w:r w:rsidR="005B071C" w:rsidRPr="00936713">
              <w:t>.</w:t>
            </w:r>
          </w:p>
        </w:tc>
      </w:tr>
      <w:tr w:rsidR="005B071C" w:rsidRPr="00936713" w14:paraId="49BA0A54" w14:textId="77777777" w:rsidTr="00E378C7">
        <w:tc>
          <w:tcPr>
            <w:tcW w:w="1049" w:type="dxa"/>
          </w:tcPr>
          <w:p w14:paraId="768CED94" w14:textId="297BD95C" w:rsidR="005B071C" w:rsidRPr="00936713" w:rsidRDefault="005B071C" w:rsidP="002B342E">
            <w:r w:rsidRPr="00936713">
              <w:t>UC0</w:t>
            </w:r>
            <w:r w:rsidR="0035105E" w:rsidRPr="00936713">
              <w:t>8</w:t>
            </w:r>
          </w:p>
        </w:tc>
        <w:tc>
          <w:tcPr>
            <w:tcW w:w="2552" w:type="dxa"/>
          </w:tcPr>
          <w:p w14:paraId="17833331" w14:textId="5C0F35F3" w:rsidR="005B071C" w:rsidRPr="00936713" w:rsidRDefault="005B071C" w:rsidP="002B342E">
            <w:r w:rsidRPr="00936713">
              <w:t>Inbetriebnahme (IBN) administrieren</w:t>
            </w:r>
          </w:p>
        </w:tc>
        <w:tc>
          <w:tcPr>
            <w:tcW w:w="5781" w:type="dxa"/>
          </w:tcPr>
          <w:p w14:paraId="1F4F8BFC" w14:textId="08F76D03" w:rsidR="005B071C" w:rsidRPr="00936713" w:rsidRDefault="005B071C" w:rsidP="002B342E">
            <w:r w:rsidRPr="00936713">
              <w:t>Sachbearbeiter verwalten die Vorlagen für die Checklisten.</w:t>
            </w:r>
          </w:p>
        </w:tc>
      </w:tr>
      <w:tr w:rsidR="005B071C" w:rsidRPr="00936713" w14:paraId="7FC2DAD7" w14:textId="77777777" w:rsidTr="00E378C7">
        <w:tc>
          <w:tcPr>
            <w:tcW w:w="1049" w:type="dxa"/>
          </w:tcPr>
          <w:p w14:paraId="56DD8312" w14:textId="4FCD3AFF" w:rsidR="005B071C" w:rsidRPr="00936713" w:rsidRDefault="005B071C" w:rsidP="002B342E">
            <w:r w:rsidRPr="00936713">
              <w:t>UC0</w:t>
            </w:r>
            <w:r w:rsidR="0035105E" w:rsidRPr="00936713">
              <w:t>9</w:t>
            </w:r>
          </w:p>
        </w:tc>
        <w:tc>
          <w:tcPr>
            <w:tcW w:w="2552" w:type="dxa"/>
          </w:tcPr>
          <w:p w14:paraId="0AFA3C2F" w14:textId="2985F04E" w:rsidR="005B071C" w:rsidRPr="00936713" w:rsidRDefault="005B071C" w:rsidP="002B342E">
            <w:r w:rsidRPr="00936713">
              <w:t xml:space="preserve">Vorlage für </w:t>
            </w:r>
            <w:r w:rsidR="006B5BA9" w:rsidRPr="00936713">
              <w:t>IBN-Checkliste</w:t>
            </w:r>
            <w:r w:rsidRPr="00936713">
              <w:t xml:space="preserve"> erfassen</w:t>
            </w:r>
          </w:p>
        </w:tc>
        <w:tc>
          <w:tcPr>
            <w:tcW w:w="5781" w:type="dxa"/>
          </w:tcPr>
          <w:p w14:paraId="3CE3871B" w14:textId="6944DCA6" w:rsidR="005B071C" w:rsidRPr="00936713" w:rsidRDefault="005B071C" w:rsidP="002B342E">
            <w:r w:rsidRPr="00936713">
              <w:t>Sachbearbeiter erfassen neue Vorlagen für Checklisten.</w:t>
            </w:r>
          </w:p>
        </w:tc>
      </w:tr>
      <w:tr w:rsidR="00B23A58" w:rsidRPr="00936713" w14:paraId="495F4334" w14:textId="77777777" w:rsidTr="00E378C7">
        <w:tc>
          <w:tcPr>
            <w:tcW w:w="1049" w:type="dxa"/>
          </w:tcPr>
          <w:p w14:paraId="3813A9D1" w14:textId="48EE6C48" w:rsidR="00B23A58" w:rsidRPr="00936713" w:rsidRDefault="00B23A58" w:rsidP="002B342E">
            <w:r w:rsidRPr="00936713">
              <w:t>UC10</w:t>
            </w:r>
          </w:p>
        </w:tc>
        <w:tc>
          <w:tcPr>
            <w:tcW w:w="2552" w:type="dxa"/>
          </w:tcPr>
          <w:p w14:paraId="65669077" w14:textId="08FBD3EB" w:rsidR="00B23A58" w:rsidRPr="00936713" w:rsidRDefault="00B23A58" w:rsidP="002B342E">
            <w:r w:rsidRPr="00936713">
              <w:t>Vorlage für IBN deaktivieren</w:t>
            </w:r>
          </w:p>
        </w:tc>
        <w:tc>
          <w:tcPr>
            <w:tcW w:w="5781" w:type="dxa"/>
          </w:tcPr>
          <w:p w14:paraId="2AC10165" w14:textId="0D7FA01B" w:rsidR="00B23A58" w:rsidRPr="00936713" w:rsidRDefault="00B23A58" w:rsidP="002B342E">
            <w:r w:rsidRPr="00936713">
              <w:t xml:space="preserve">Sachbearbeiter deaktivieren Vorlagen, damit diese nicht </w:t>
            </w:r>
            <w:r w:rsidR="006B5BA9" w:rsidRPr="00936713">
              <w:t>weiterverwendet</w:t>
            </w:r>
            <w:r w:rsidRPr="00936713">
              <w:t xml:space="preserve"> werden können.</w:t>
            </w:r>
          </w:p>
        </w:tc>
      </w:tr>
      <w:tr w:rsidR="005B071C" w:rsidRPr="00936713" w14:paraId="6708532A" w14:textId="77777777" w:rsidTr="00E378C7">
        <w:tc>
          <w:tcPr>
            <w:tcW w:w="1049" w:type="dxa"/>
          </w:tcPr>
          <w:p w14:paraId="6DF50E1E" w14:textId="4FF5E1D0" w:rsidR="005B071C" w:rsidRPr="00936713" w:rsidRDefault="005B071C" w:rsidP="002B342E">
            <w:r w:rsidRPr="00936713">
              <w:t>UC</w:t>
            </w:r>
            <w:r w:rsidR="0035105E" w:rsidRPr="00936713">
              <w:t>1</w:t>
            </w:r>
            <w:r w:rsidR="00B23A58" w:rsidRPr="00936713">
              <w:t>1</w:t>
            </w:r>
          </w:p>
        </w:tc>
        <w:tc>
          <w:tcPr>
            <w:tcW w:w="2552" w:type="dxa"/>
          </w:tcPr>
          <w:p w14:paraId="6D2B8D9B" w14:textId="659EDA84" w:rsidR="005B071C" w:rsidRPr="00936713" w:rsidRDefault="005B071C" w:rsidP="002B342E">
            <w:r w:rsidRPr="00936713">
              <w:t>Projekte mit IBN ergänzen</w:t>
            </w:r>
          </w:p>
        </w:tc>
        <w:tc>
          <w:tcPr>
            <w:tcW w:w="5781" w:type="dxa"/>
          </w:tcPr>
          <w:p w14:paraId="3AE46520" w14:textId="344F14F3" w:rsidR="005B071C" w:rsidRPr="00936713" w:rsidRDefault="005B071C" w:rsidP="002B342E">
            <w:r w:rsidRPr="00936713">
              <w:t xml:space="preserve">Sachbearbeiter oder Projektleiter wählen aus den Vorlagen der </w:t>
            </w:r>
            <w:r w:rsidR="006B5BA9" w:rsidRPr="00936713">
              <w:t>IBN-Checklisten</w:t>
            </w:r>
            <w:r w:rsidRPr="00936713">
              <w:t xml:space="preserve"> eine aus und fügen diese Vorlage einem Projekt hinzu.</w:t>
            </w:r>
          </w:p>
        </w:tc>
      </w:tr>
      <w:tr w:rsidR="005B071C" w:rsidRPr="00936713" w14:paraId="55463799" w14:textId="77777777" w:rsidTr="00E378C7">
        <w:tc>
          <w:tcPr>
            <w:tcW w:w="1049" w:type="dxa"/>
          </w:tcPr>
          <w:p w14:paraId="437BEC7D" w14:textId="2F2B504D" w:rsidR="005B071C" w:rsidRPr="00936713" w:rsidRDefault="005B071C" w:rsidP="002B342E">
            <w:r w:rsidRPr="00936713">
              <w:t>UC1</w:t>
            </w:r>
            <w:r w:rsidR="00B23A58" w:rsidRPr="00936713">
              <w:t>2</w:t>
            </w:r>
          </w:p>
        </w:tc>
        <w:tc>
          <w:tcPr>
            <w:tcW w:w="2552" w:type="dxa"/>
          </w:tcPr>
          <w:p w14:paraId="042C3FCB" w14:textId="061BF7C5" w:rsidR="005B071C" w:rsidRPr="00936713" w:rsidRDefault="005B071C" w:rsidP="002B342E">
            <w:r w:rsidRPr="00936713">
              <w:t>IBN durchführen</w:t>
            </w:r>
          </w:p>
        </w:tc>
        <w:tc>
          <w:tcPr>
            <w:tcW w:w="5781" w:type="dxa"/>
          </w:tcPr>
          <w:p w14:paraId="3098140E" w14:textId="63B7B934" w:rsidR="005B071C" w:rsidRPr="00936713" w:rsidRDefault="005B071C" w:rsidP="002B342E">
            <w:r w:rsidRPr="00936713">
              <w:t>Mitarbeiter führen die IBN auf der Baustelle durch und füllen dabei die Checkliste in der «Baustellen App» aus.</w:t>
            </w:r>
          </w:p>
        </w:tc>
      </w:tr>
      <w:tr w:rsidR="005B071C" w:rsidRPr="00936713" w14:paraId="6E044C64" w14:textId="77777777" w:rsidTr="00E378C7">
        <w:tc>
          <w:tcPr>
            <w:tcW w:w="1049" w:type="dxa"/>
          </w:tcPr>
          <w:p w14:paraId="6AEB5AC2" w14:textId="42871E5C" w:rsidR="005B071C" w:rsidRPr="00936713" w:rsidRDefault="005B071C" w:rsidP="002B342E">
            <w:r w:rsidRPr="00936713">
              <w:t>UC1</w:t>
            </w:r>
            <w:r w:rsidR="00B23A58" w:rsidRPr="00936713">
              <w:t>3</w:t>
            </w:r>
          </w:p>
        </w:tc>
        <w:tc>
          <w:tcPr>
            <w:tcW w:w="2552" w:type="dxa"/>
          </w:tcPr>
          <w:p w14:paraId="6205AF53" w14:textId="74D3B255" w:rsidR="005B071C" w:rsidRPr="00936713" w:rsidRDefault="005B071C" w:rsidP="002B342E">
            <w:r w:rsidRPr="00936713">
              <w:t>IBN mit Bildern dokumentieren</w:t>
            </w:r>
          </w:p>
        </w:tc>
        <w:tc>
          <w:tcPr>
            <w:tcW w:w="5781" w:type="dxa"/>
          </w:tcPr>
          <w:p w14:paraId="0F23DDE5" w14:textId="1D05202E" w:rsidR="005B071C" w:rsidRPr="00936713" w:rsidRDefault="005B071C" w:rsidP="002B342E">
            <w:r w:rsidRPr="00936713">
              <w:t>Für die Belegbarkeit der durchgeführten IBN erfasst der Mitarbeiter Bilder und fügt diese Bilder der IBN hinzu.</w:t>
            </w:r>
          </w:p>
        </w:tc>
      </w:tr>
    </w:tbl>
    <w:p w14:paraId="6EA50FD1" w14:textId="005E6726" w:rsidR="007D2E51" w:rsidRPr="00936713" w:rsidRDefault="002B342E" w:rsidP="002B342E">
      <w:pPr>
        <w:pStyle w:val="Heading2"/>
      </w:pPr>
      <w:bookmarkStart w:id="98" w:name="_Ref189387369"/>
      <w:bookmarkStart w:id="99" w:name="_Toc190802598"/>
      <w:r w:rsidRPr="00936713">
        <w:t>Lösungsarchitektur</w:t>
      </w:r>
      <w:bookmarkEnd w:id="98"/>
      <w:bookmarkEnd w:id="99"/>
    </w:p>
    <w:p w14:paraId="7F1AC662" w14:textId="0B1182ED" w:rsidR="00885C15" w:rsidRPr="00936713" w:rsidRDefault="00767DF3" w:rsidP="00767DF3">
      <w:r w:rsidRPr="00936713">
        <w:t>In diesem Kapitel wird d</w:t>
      </w:r>
      <w:r w:rsidR="00D21C82" w:rsidRPr="00936713">
        <w:t xml:space="preserve">ie Lösungsarchitektur für die </w:t>
      </w:r>
      <w:r w:rsidR="00981003">
        <w:t>«</w:t>
      </w:r>
      <w:r w:rsidR="00D21C82" w:rsidRPr="00936713">
        <w:t>Baustellen App</w:t>
      </w:r>
      <w:r w:rsidR="00047CC4">
        <w:t>»</w:t>
      </w:r>
      <w:r w:rsidR="00D21C82" w:rsidRPr="00936713">
        <w:t xml:space="preserve"> aufgezeigt. Als Grundlage für die Dokumentation wurde das Template Arc42 von Dr. Peter Hruschka und Gernot Starke verwendet </w:t>
      </w:r>
      <w:r w:rsidR="00D21C82" w:rsidRPr="00936713">
        <w:fldChar w:fldCharType="begin"/>
      </w:r>
      <w:r w:rsidR="00F44F76">
        <w:instrText xml:space="preserve"> ADDIN ZOTERO_ITEM CSL_CITATION {"citationID":"ElosLFk1","properties":{"formattedCitation":"[10]","plainCitation":"[10]","noteIndex":0},"citationItems":[{"id":74,"uris":["http://zotero.org/users/15041600/items/LIY6Y5T8"],"itemData":{"id":74,"type":"webpage","abstract":"arc42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936713">
        <w:fldChar w:fldCharType="separate"/>
      </w:r>
      <w:r w:rsidR="00F44F76" w:rsidRPr="00F44F76">
        <w:t>[10]</w:t>
      </w:r>
      <w:r w:rsidR="00D21C82" w:rsidRPr="00936713">
        <w:fldChar w:fldCharType="end"/>
      </w:r>
      <w:r w:rsidR="00D21C82" w:rsidRPr="00936713">
        <w:t>.</w:t>
      </w:r>
      <w:r w:rsidR="009D5E87" w:rsidRPr="00936713">
        <w:t xml:space="preserve"> In der Lösungsarchitektur wird die Umsetzung der </w:t>
      </w:r>
      <w:r w:rsidR="00047CC4">
        <w:t>«</w:t>
      </w:r>
      <w:r w:rsidR="009D5E87" w:rsidRPr="00936713">
        <w:t>Baustellen App</w:t>
      </w:r>
      <w:r w:rsidR="00047CC4">
        <w:t>»</w:t>
      </w:r>
      <w:r w:rsidR="009D5E87" w:rsidRPr="00936713">
        <w:t xml:space="preserve"> als MVP bezeichnet. Im Rahmen der Masterthesis wird die </w:t>
      </w:r>
      <w:r w:rsidR="00981003">
        <w:t>«</w:t>
      </w:r>
      <w:r w:rsidR="009D5E87" w:rsidRPr="00936713">
        <w:t>Baustellen App</w:t>
      </w:r>
      <w:r w:rsidR="00047CC4">
        <w:t>»</w:t>
      </w:r>
      <w:r w:rsidR="009D5E87" w:rsidRPr="00936713">
        <w:t xml:space="preserve"> als PoC umgesetzt, um spezifische Anwendungsfälle aufzuzeigen. Die Lösungsarchitektur hingegen beschreibt den kompletten Funktionsumfang des MVPs.</w:t>
      </w:r>
    </w:p>
    <w:p w14:paraId="7E39A517" w14:textId="318A5BAE" w:rsidR="00D21C82" w:rsidRPr="00936713" w:rsidRDefault="00D21C82" w:rsidP="00D21C82">
      <w:pPr>
        <w:pStyle w:val="Heading3"/>
      </w:pPr>
      <w:bookmarkStart w:id="100" w:name="_Toc190802599"/>
      <w:r w:rsidRPr="00936713">
        <w:t>Einführung und Ziele</w:t>
      </w:r>
      <w:bookmarkEnd w:id="100"/>
    </w:p>
    <w:p w14:paraId="52A8FADB" w14:textId="0E89EAF5" w:rsidR="00D21C82" w:rsidRPr="00936713" w:rsidRDefault="00D21C82" w:rsidP="00D21C82">
      <w:r w:rsidRPr="00936713">
        <w:t>Die «Baustellen App» ist ein</w:t>
      </w:r>
      <w:r w:rsidR="00B50638" w:rsidRPr="00936713">
        <w:t xml:space="preserve"> Softwaresystem und </w:t>
      </w:r>
      <w:r w:rsidRPr="00936713">
        <w:t>soll als</w:t>
      </w:r>
      <w:r w:rsidR="00B50638" w:rsidRPr="00936713">
        <w:t xml:space="preserve"> Kernanwendung</w:t>
      </w:r>
      <w:r w:rsidRPr="00936713">
        <w:t xml:space="preserve"> für die Projektabwicklung der Helion AG</w:t>
      </w:r>
      <w:r w:rsidR="00B50638" w:rsidRPr="00936713">
        <w:t xml:space="preserve"> dienen. Von der Beratung über den Verkauf, Planung und Durchführung der Dienstleistungen der Helion AG, bietet die </w:t>
      </w:r>
      <w:r w:rsidR="00047CC4">
        <w:t>«</w:t>
      </w:r>
      <w:r w:rsidR="00B50638" w:rsidRPr="00936713">
        <w:t>Baustellen App</w:t>
      </w:r>
      <w:r w:rsidR="00047CC4">
        <w:t>»</w:t>
      </w:r>
      <w:r w:rsidR="00B50638" w:rsidRPr="00936713">
        <w:t xml:space="preserve"> Unterstützung für die durchführenden Personen und dient als zentraler Zugriffspunkt für Projektdaten, Administration und Prozessdurchführung. </w:t>
      </w:r>
      <w:r w:rsidR="00413298">
        <w:t>D</w:t>
      </w:r>
      <w:r w:rsidR="00B50638" w:rsidRPr="00936713">
        <w:t xml:space="preserve">ie </w:t>
      </w:r>
      <w:r w:rsidR="00413298">
        <w:t>«</w:t>
      </w:r>
      <w:r w:rsidR="00B50638" w:rsidRPr="00936713">
        <w:t>Baustellen App</w:t>
      </w:r>
      <w:r w:rsidR="00413298">
        <w:t>»</w:t>
      </w:r>
      <w:r w:rsidR="00B50638" w:rsidRPr="00936713">
        <w:t xml:space="preserve"> soll in einem ersten Schritt als MVP mit einem minimalen Funktionsumfang für eine kleine Benutzergruppe umgesetzt werden.</w:t>
      </w:r>
    </w:p>
    <w:p w14:paraId="52602514" w14:textId="27A09923" w:rsidR="00D21C82" w:rsidRPr="00936713" w:rsidRDefault="00D21C82" w:rsidP="00D21C82">
      <w:pPr>
        <w:pStyle w:val="Heading3"/>
      </w:pPr>
      <w:bookmarkStart w:id="101" w:name="_Ref190070823"/>
      <w:bookmarkStart w:id="102" w:name="_Toc190802600"/>
      <w:r w:rsidRPr="00936713">
        <w:t>Qualitätsziele</w:t>
      </w:r>
      <w:bookmarkEnd w:id="101"/>
      <w:bookmarkEnd w:id="102"/>
    </w:p>
    <w:p w14:paraId="454FFAB9" w14:textId="36228EF7" w:rsidR="00B50638" w:rsidRPr="00936713" w:rsidRDefault="00B50638" w:rsidP="00B50638">
      <w:r w:rsidRPr="00936713">
        <w:t>Die Qualitätsziele</w:t>
      </w:r>
      <w:r w:rsidR="009D5E87" w:rsidRPr="00936713">
        <w:t xml:space="preserve"> an den MVP</w:t>
      </w:r>
      <w:r w:rsidRPr="00936713">
        <w:t xml:space="preserve"> sind aus den Anforderungen der Helion AG abgeleitet. Im Zentrum steht die Prämisse: Die Lösung soll die Mitarbeitenden in ihrer Arbeit unterstützen.</w:t>
      </w:r>
    </w:p>
    <w:p w14:paraId="50598780" w14:textId="15F8AF14" w:rsidR="00B50638" w:rsidRPr="00936713" w:rsidRDefault="00B50638" w:rsidP="00B50638">
      <w:pPr>
        <w:pStyle w:val="Caption"/>
        <w:keepNext/>
      </w:pPr>
      <w:bookmarkStart w:id="103" w:name="_Toc190802531"/>
      <w:r w:rsidRPr="00936713">
        <w:t xml:space="preserve">Tabelle </w:t>
      </w:r>
      <w:fldSimple w:instr=" SEQ Tabelle \* ARABIC ">
        <w:r w:rsidR="00D64016">
          <w:rPr>
            <w:noProof/>
          </w:rPr>
          <w:t>8</w:t>
        </w:r>
      </w:fldSimple>
      <w:r w:rsidRPr="00936713">
        <w:t xml:space="preserve"> Qualitätsanforderungen an die Baustellen App</w:t>
      </w:r>
      <w:bookmarkEnd w:id="103"/>
    </w:p>
    <w:tbl>
      <w:tblPr>
        <w:tblStyle w:val="TabelleBFH2"/>
        <w:tblW w:w="0" w:type="auto"/>
        <w:tblInd w:w="95" w:type="dxa"/>
        <w:tblLook w:val="04A0" w:firstRow="1" w:lastRow="0" w:firstColumn="1" w:lastColumn="0" w:noHBand="0" w:noVBand="1"/>
      </w:tblPr>
      <w:tblGrid>
        <w:gridCol w:w="972"/>
        <w:gridCol w:w="3328"/>
        <w:gridCol w:w="5062"/>
      </w:tblGrid>
      <w:tr w:rsidR="00B50638" w:rsidRPr="00936713"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936713" w:rsidRDefault="007F01A3" w:rsidP="00A5432B">
            <w:r w:rsidRPr="00936713">
              <w:t>ID</w:t>
            </w:r>
          </w:p>
        </w:tc>
        <w:tc>
          <w:tcPr>
            <w:tcW w:w="3328" w:type="dxa"/>
          </w:tcPr>
          <w:p w14:paraId="317B85E3" w14:textId="77777777" w:rsidR="00B50638" w:rsidRPr="00936713" w:rsidRDefault="00B50638" w:rsidP="00A5432B">
            <w:r w:rsidRPr="00936713">
              <w:t>Qualitätsziel</w:t>
            </w:r>
          </w:p>
        </w:tc>
        <w:tc>
          <w:tcPr>
            <w:tcW w:w="5062" w:type="dxa"/>
          </w:tcPr>
          <w:p w14:paraId="6ACC2C74" w14:textId="77777777" w:rsidR="00B50638" w:rsidRPr="00936713" w:rsidRDefault="00B50638" w:rsidP="00A5432B">
            <w:r w:rsidRPr="00936713">
              <w:t>Beschreibung</w:t>
            </w:r>
          </w:p>
        </w:tc>
      </w:tr>
      <w:tr w:rsidR="00B50638" w:rsidRPr="00936713" w14:paraId="76A480FE" w14:textId="77777777" w:rsidTr="00B50638">
        <w:tc>
          <w:tcPr>
            <w:tcW w:w="972" w:type="dxa"/>
          </w:tcPr>
          <w:p w14:paraId="61D08F45" w14:textId="0C8B3767" w:rsidR="00B50638" w:rsidRPr="00936713" w:rsidRDefault="007F01A3" w:rsidP="00A5432B">
            <w:r w:rsidRPr="00936713">
              <w:t>QZ-001</w:t>
            </w:r>
          </w:p>
        </w:tc>
        <w:tc>
          <w:tcPr>
            <w:tcW w:w="3328" w:type="dxa"/>
          </w:tcPr>
          <w:p w14:paraId="1915306C" w14:textId="77777777" w:rsidR="00B50638" w:rsidRPr="00936713" w:rsidRDefault="00B50638" w:rsidP="00A5432B">
            <w:pPr>
              <w:rPr>
                <w:b/>
                <w:bCs/>
              </w:rPr>
            </w:pPr>
            <w:r w:rsidRPr="00936713">
              <w:rPr>
                <w:b/>
                <w:bCs/>
              </w:rPr>
              <w:t>Zuverlässigkeit</w:t>
            </w:r>
          </w:p>
          <w:p w14:paraId="5CEF575B" w14:textId="77777777" w:rsidR="00B50638" w:rsidRPr="00936713" w:rsidRDefault="00B50638">
            <w:pPr>
              <w:pStyle w:val="ListParagraph"/>
              <w:numPr>
                <w:ilvl w:val="0"/>
                <w:numId w:val="13"/>
              </w:numPr>
              <w:spacing w:line="259" w:lineRule="auto"/>
            </w:pPr>
            <w:r w:rsidRPr="00936713">
              <w:t>Verfügbarkeit</w:t>
            </w:r>
          </w:p>
        </w:tc>
        <w:tc>
          <w:tcPr>
            <w:tcW w:w="5062" w:type="dxa"/>
          </w:tcPr>
          <w:p w14:paraId="64F719C5" w14:textId="7763AC17" w:rsidR="00B50638" w:rsidRPr="00936713" w:rsidRDefault="00B50638" w:rsidP="00A5432B">
            <w:r w:rsidRPr="00936713">
              <w:t xml:space="preserve">Ein wichtiges Qualitätsziel ist die Verfügbarkeit der App und der Daten in der App. Es ist dringend notwendig, dass der Monteur auf der Baustelle </w:t>
            </w:r>
            <w:r w:rsidR="00413298" w:rsidRPr="00936713">
              <w:t>Zugang</w:t>
            </w:r>
            <w:r w:rsidRPr="00936713">
              <w:t xml:space="preserve"> zu den Projektdaten hat und wichtige </w:t>
            </w:r>
            <w:r w:rsidRPr="00936713">
              <w:lastRenderedPageBreak/>
              <w:t>Arbeitsschritte</w:t>
            </w:r>
            <w:r w:rsidR="00413298">
              <w:t>,</w:t>
            </w:r>
            <w:r w:rsidRPr="00936713">
              <w:t xml:space="preserve"> wie die Materialbestellung und Inbetriebnahme</w:t>
            </w:r>
            <w:r w:rsidR="00413298">
              <w:t>,</w:t>
            </w:r>
            <w:r w:rsidRPr="00936713">
              <w:t xml:space="preserve"> durchführen kann. Dies muss er auch tun können, wenn keine Internetverbindung vorhanden ist.</w:t>
            </w:r>
          </w:p>
        </w:tc>
      </w:tr>
      <w:tr w:rsidR="00B50638" w:rsidRPr="00936713" w14:paraId="50F8082D" w14:textId="77777777" w:rsidTr="00B50638">
        <w:tc>
          <w:tcPr>
            <w:tcW w:w="972" w:type="dxa"/>
          </w:tcPr>
          <w:p w14:paraId="1FF575BB" w14:textId="604E87C3" w:rsidR="007F01A3" w:rsidRPr="00936713" w:rsidRDefault="007F01A3" w:rsidP="007F01A3">
            <w:r w:rsidRPr="00936713">
              <w:lastRenderedPageBreak/>
              <w:t>QZ-002</w:t>
            </w:r>
          </w:p>
        </w:tc>
        <w:tc>
          <w:tcPr>
            <w:tcW w:w="3328" w:type="dxa"/>
          </w:tcPr>
          <w:p w14:paraId="26B23850" w14:textId="77777777" w:rsidR="00B50638" w:rsidRPr="00936713" w:rsidRDefault="00B50638" w:rsidP="00A5432B">
            <w:pPr>
              <w:rPr>
                <w:b/>
                <w:bCs/>
              </w:rPr>
            </w:pPr>
            <w:r w:rsidRPr="00936713">
              <w:rPr>
                <w:b/>
                <w:bCs/>
              </w:rPr>
              <w:t>Sicherheit</w:t>
            </w:r>
          </w:p>
          <w:p w14:paraId="5E875960" w14:textId="4620AE53" w:rsidR="00B50638" w:rsidRPr="00936713" w:rsidRDefault="00B50638">
            <w:pPr>
              <w:pStyle w:val="ListParagraph"/>
              <w:numPr>
                <w:ilvl w:val="0"/>
                <w:numId w:val="13"/>
              </w:numPr>
              <w:spacing w:line="259" w:lineRule="auto"/>
              <w:rPr>
                <w:bCs/>
              </w:rPr>
            </w:pPr>
            <w:r w:rsidRPr="00936713">
              <w:rPr>
                <w:bCs/>
              </w:rPr>
              <w:t>Integrität</w:t>
            </w:r>
          </w:p>
        </w:tc>
        <w:tc>
          <w:tcPr>
            <w:tcW w:w="5062" w:type="dxa"/>
          </w:tcPr>
          <w:p w14:paraId="097CA1FA" w14:textId="29B2E508" w:rsidR="00B50638" w:rsidRPr="00936713" w:rsidRDefault="00B50638" w:rsidP="00A5432B">
            <w:r w:rsidRPr="00936713">
              <w:t>D</w:t>
            </w:r>
            <w:r w:rsidR="00413298">
              <w:t>er</w:t>
            </w:r>
            <w:r w:rsidRPr="00936713">
              <w:t xml:space="preserve"> zentrale Speicherort für die Daten der Applikation ist das Backend System der </w:t>
            </w:r>
            <w:r w:rsidR="00413298">
              <w:t>«</w:t>
            </w:r>
            <w:r w:rsidRPr="00936713">
              <w:t>Baustellen App</w:t>
            </w:r>
            <w:r w:rsidR="00413298">
              <w:t>»</w:t>
            </w:r>
            <w:r w:rsidRPr="00936713">
              <w:t>. Da wä</w:t>
            </w:r>
            <w:r w:rsidR="00413298">
              <w:t>h</w:t>
            </w:r>
            <w:r w:rsidRPr="00936713">
              <w:t>rend der Verwendung der mobilen App im offline Modus konkur</w:t>
            </w:r>
            <w:r w:rsidR="00413298">
              <w:t>r</w:t>
            </w:r>
            <w:r w:rsidRPr="00936713">
              <w:t>ierende Datenmanipulationen auftreten können, muss sichergestellt werden, dass die Integrität der Daten gewährleistet ist.</w:t>
            </w:r>
          </w:p>
          <w:p w14:paraId="0D5EAF18" w14:textId="77777777" w:rsidR="00B50638" w:rsidRPr="00936713" w:rsidRDefault="00B50638" w:rsidP="00A5432B"/>
          <w:p w14:paraId="046FD2D6" w14:textId="77777777" w:rsidR="00B50638" w:rsidRPr="00936713" w:rsidRDefault="00B50638" w:rsidP="00A5432B">
            <w:r w:rsidRPr="00936713">
              <w:t>Das System muss Konflikte in konkurrierenden Datenbearbeitungen transparent lösen.</w:t>
            </w:r>
          </w:p>
        </w:tc>
      </w:tr>
      <w:tr w:rsidR="00B50638" w:rsidRPr="00936713" w14:paraId="78B2A624" w14:textId="77777777" w:rsidTr="00B50638">
        <w:tc>
          <w:tcPr>
            <w:tcW w:w="972" w:type="dxa"/>
          </w:tcPr>
          <w:p w14:paraId="565E752C" w14:textId="5F3CFE68" w:rsidR="00B50638" w:rsidRPr="00936713" w:rsidRDefault="007F01A3" w:rsidP="00A5432B">
            <w:r w:rsidRPr="00936713">
              <w:t>QZ-003</w:t>
            </w:r>
          </w:p>
        </w:tc>
        <w:tc>
          <w:tcPr>
            <w:tcW w:w="3328" w:type="dxa"/>
          </w:tcPr>
          <w:p w14:paraId="00C1F620" w14:textId="097007A5" w:rsidR="00B50638" w:rsidRPr="00936713" w:rsidRDefault="009F33A8" w:rsidP="00A5432B">
            <w:pPr>
              <w:rPr>
                <w:b/>
                <w:bCs/>
              </w:rPr>
            </w:pPr>
            <w:r w:rsidRPr="00936713">
              <w:rPr>
                <w:b/>
                <w:bCs/>
              </w:rPr>
              <w:t>Benutzbarkeit</w:t>
            </w:r>
          </w:p>
          <w:p w14:paraId="2C0BD4A3" w14:textId="23E1BD5C" w:rsidR="00B50638" w:rsidRPr="00936713" w:rsidRDefault="009F33A8">
            <w:pPr>
              <w:pStyle w:val="ListParagraph"/>
              <w:numPr>
                <w:ilvl w:val="0"/>
                <w:numId w:val="13"/>
              </w:numPr>
              <w:spacing w:line="259" w:lineRule="auto"/>
              <w:rPr>
                <w:bCs/>
              </w:rPr>
            </w:pPr>
            <w:r w:rsidRPr="00936713">
              <w:rPr>
                <w:bCs/>
              </w:rPr>
              <w:t>Bedienbarkeit</w:t>
            </w:r>
          </w:p>
        </w:tc>
        <w:tc>
          <w:tcPr>
            <w:tcW w:w="5062" w:type="dxa"/>
          </w:tcPr>
          <w:p w14:paraId="3F18EF39" w14:textId="1B9594C6" w:rsidR="00B50638" w:rsidRPr="00936713" w:rsidRDefault="00B50638" w:rsidP="00A5432B">
            <w:r w:rsidRPr="00936713">
              <w:t>Das System soll de</w:t>
            </w:r>
            <w:r w:rsidR="00413298">
              <w:t>n</w:t>
            </w:r>
            <w:r w:rsidRPr="00936713">
              <w:t xml:space="preserve"> Mitarbeiter auf der Baustelle unterstützen. Jede Interaktion mit der Applikation muss effizient und einfach erledigt werden können.</w:t>
            </w:r>
            <w:r w:rsidR="009F33A8" w:rsidRPr="00936713">
              <w:t xml:space="preserve"> Systemprozesse sollen den Benutzer nicht blockieren.</w:t>
            </w:r>
          </w:p>
          <w:p w14:paraId="618995C1" w14:textId="77777777" w:rsidR="009F33A8" w:rsidRPr="00936713" w:rsidRDefault="009F33A8" w:rsidP="00A5432B"/>
          <w:p w14:paraId="5CE92EBB" w14:textId="6B148864" w:rsidR="009F33A8" w:rsidRPr="00936713" w:rsidRDefault="009F33A8" w:rsidP="00A5432B">
            <w:r w:rsidRPr="00936713">
              <w:t>Wenn das System auf die Antwort eines Prozesses warten MUSS, dann ist dies dem Benutzer transparent darzustellen.</w:t>
            </w:r>
          </w:p>
        </w:tc>
      </w:tr>
    </w:tbl>
    <w:p w14:paraId="6F26177C" w14:textId="36D67728" w:rsidR="00D21C82" w:rsidRPr="00936713" w:rsidRDefault="00D21C82" w:rsidP="00D21C82">
      <w:pPr>
        <w:pStyle w:val="Heading3"/>
      </w:pPr>
      <w:bookmarkStart w:id="104" w:name="_Toc190802601"/>
      <w:r w:rsidRPr="00936713">
        <w:t>Stakeholder</w:t>
      </w:r>
      <w:bookmarkEnd w:id="104"/>
    </w:p>
    <w:p w14:paraId="44B691E1" w14:textId="59018088" w:rsidR="00B50638" w:rsidRPr="00936713" w:rsidRDefault="00B50638" w:rsidP="00B50638">
      <w:r w:rsidRPr="00936713">
        <w:t>In der folgenden Tabelle werden die Stakeholder de</w:t>
      </w:r>
      <w:r w:rsidR="009D5E87" w:rsidRPr="00936713">
        <w:t>s MVPs aufgelistet und beschrieben.</w:t>
      </w:r>
    </w:p>
    <w:p w14:paraId="0792AEE5" w14:textId="57D8E885" w:rsidR="009D5E87" w:rsidRPr="00936713" w:rsidRDefault="009D5E87" w:rsidP="009D5E87">
      <w:pPr>
        <w:pStyle w:val="Caption"/>
        <w:keepNext/>
      </w:pPr>
      <w:bookmarkStart w:id="105" w:name="_Toc190802532"/>
      <w:r w:rsidRPr="00936713">
        <w:t xml:space="preserve">Tabelle </w:t>
      </w:r>
      <w:fldSimple w:instr=" SEQ Tabelle \* ARABIC ">
        <w:r w:rsidR="00D64016">
          <w:rPr>
            <w:noProof/>
          </w:rPr>
          <w:t>9</w:t>
        </w:r>
      </w:fldSimple>
      <w:r w:rsidRPr="00936713">
        <w:t xml:space="preserve"> Stakeholder des Baustellen App MVPs</w:t>
      </w:r>
      <w:bookmarkEnd w:id="105"/>
    </w:p>
    <w:tbl>
      <w:tblPr>
        <w:tblStyle w:val="TabelleBFH2"/>
        <w:tblW w:w="4257" w:type="pct"/>
        <w:tblLook w:val="0020" w:firstRow="1" w:lastRow="0" w:firstColumn="0" w:lastColumn="0" w:noHBand="0" w:noVBand="0"/>
      </w:tblPr>
      <w:tblGrid>
        <w:gridCol w:w="1926"/>
        <w:gridCol w:w="6134"/>
      </w:tblGrid>
      <w:tr w:rsidR="00127827" w:rsidRPr="00936713"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36713" w:rsidRDefault="009D5E87" w:rsidP="009D5E87">
            <w:r w:rsidRPr="00936713">
              <w:t>Wer</w:t>
            </w:r>
          </w:p>
        </w:tc>
        <w:tc>
          <w:tcPr>
            <w:tcW w:w="0" w:type="auto"/>
          </w:tcPr>
          <w:p w14:paraId="00162971" w14:textId="26AD892C" w:rsidR="009D5E87" w:rsidRPr="00936713" w:rsidRDefault="009D5E87" w:rsidP="009D5E87">
            <w:r w:rsidRPr="00936713">
              <w:t>Interesse, Bezug</w:t>
            </w:r>
          </w:p>
        </w:tc>
      </w:tr>
      <w:tr w:rsidR="00127827" w:rsidRPr="00936713" w14:paraId="2E2F7388" w14:textId="77777777" w:rsidTr="009D5E87">
        <w:tc>
          <w:tcPr>
            <w:tcW w:w="0" w:type="auto"/>
          </w:tcPr>
          <w:p w14:paraId="62797693" w14:textId="4D0A5FC6" w:rsidR="009D5E87" w:rsidRPr="00936713" w:rsidRDefault="009D5E87" w:rsidP="009D5E87">
            <w:commentRangeStart w:id="106"/>
            <w:r w:rsidRPr="00936713">
              <w:t xml:space="preserve">Mitarbeiter </w:t>
            </w:r>
            <w:commentRangeEnd w:id="106"/>
            <w:r w:rsidR="00413298">
              <w:rPr>
                <w:rStyle w:val="CommentReference"/>
              </w:rPr>
              <w:commentReference w:id="106"/>
            </w:r>
            <w:r w:rsidRPr="00936713">
              <w:t xml:space="preserve"> auf der Baustelle</w:t>
            </w:r>
          </w:p>
        </w:tc>
        <w:tc>
          <w:tcPr>
            <w:tcW w:w="0" w:type="auto"/>
          </w:tcPr>
          <w:p w14:paraId="4D219D19" w14:textId="50F841EA" w:rsidR="009D5E87" w:rsidRPr="00936713" w:rsidRDefault="009D5E87" w:rsidP="009D5E87">
            <w:r w:rsidRPr="00936713">
              <w:t xml:space="preserve">Will schnell und immer auf Projektdaten zugreifen und Notizen sehen und erfassen können. Erwartet Zugriff auf Funktionen und Daten </w:t>
            </w:r>
            <w:r w:rsidR="00232916" w:rsidRPr="00936713">
              <w:t>via mobiles Endgerät</w:t>
            </w:r>
            <w:r w:rsidRPr="00936713">
              <w:t>.</w:t>
            </w:r>
          </w:p>
          <w:p w14:paraId="1D94B87A" w14:textId="77777777" w:rsidR="009D5E87" w:rsidRPr="00936713" w:rsidRDefault="009D5E87">
            <w:pPr>
              <w:pStyle w:val="ListParagraph"/>
              <w:numPr>
                <w:ilvl w:val="0"/>
                <w:numId w:val="14"/>
              </w:numPr>
              <w:spacing w:after="160" w:line="259" w:lineRule="auto"/>
            </w:pPr>
            <w:r w:rsidRPr="00936713">
              <w:t>Kann alle Projekte betrachten</w:t>
            </w:r>
          </w:p>
          <w:p w14:paraId="09E68798" w14:textId="77777777" w:rsidR="009D5E87" w:rsidRPr="00936713" w:rsidRDefault="009D5E87">
            <w:pPr>
              <w:pStyle w:val="ListParagraph"/>
              <w:numPr>
                <w:ilvl w:val="0"/>
                <w:numId w:val="14"/>
              </w:numPr>
              <w:spacing w:after="160" w:line="259" w:lineRule="auto"/>
            </w:pPr>
            <w:r w:rsidRPr="00936713">
              <w:t>Kann in allen Projekten Notizen erfassen</w:t>
            </w:r>
          </w:p>
          <w:p w14:paraId="528F3301" w14:textId="77777777" w:rsidR="009D5E87" w:rsidRPr="00936713" w:rsidRDefault="009D5E87">
            <w:pPr>
              <w:pStyle w:val="ListParagraph"/>
              <w:numPr>
                <w:ilvl w:val="0"/>
                <w:numId w:val="14"/>
              </w:numPr>
              <w:spacing w:after="160" w:line="259" w:lineRule="auto"/>
            </w:pPr>
            <w:r w:rsidRPr="00936713">
              <w:t>Kann Dokumente abfragen</w:t>
            </w:r>
          </w:p>
          <w:p w14:paraId="2D97A8B2" w14:textId="59766750" w:rsidR="009D5E87" w:rsidRPr="00936713" w:rsidRDefault="009D5E87">
            <w:pPr>
              <w:pStyle w:val="ListParagraph"/>
              <w:numPr>
                <w:ilvl w:val="0"/>
                <w:numId w:val="14"/>
              </w:numPr>
              <w:spacing w:after="160" w:line="259" w:lineRule="auto"/>
            </w:pPr>
            <w:r w:rsidRPr="00936713">
              <w:t xml:space="preserve">Kann Bilder aufnehmen und in Notizen </w:t>
            </w:r>
            <w:r w:rsidR="00232916">
              <w:t>a</w:t>
            </w:r>
            <w:r w:rsidRPr="00936713">
              <w:t>blegen</w:t>
            </w:r>
          </w:p>
        </w:tc>
      </w:tr>
      <w:tr w:rsidR="00127827" w:rsidRPr="00936713" w14:paraId="506D2E9C" w14:textId="77777777" w:rsidTr="009D5E87">
        <w:tc>
          <w:tcPr>
            <w:tcW w:w="0" w:type="auto"/>
          </w:tcPr>
          <w:p w14:paraId="4732D1DF" w14:textId="12BBDFB7" w:rsidR="009D5E87" w:rsidRPr="00936713" w:rsidRDefault="009D5E87" w:rsidP="009D5E87">
            <w:r w:rsidRPr="00936713">
              <w:t xml:space="preserve">Projektleiter </w:t>
            </w:r>
          </w:p>
        </w:tc>
        <w:tc>
          <w:tcPr>
            <w:tcW w:w="0" w:type="auto"/>
          </w:tcPr>
          <w:p w14:paraId="7CDDACE5" w14:textId="5A91FFB6" w:rsidR="009D5E87" w:rsidRPr="00936713" w:rsidRDefault="009D5E87" w:rsidP="009D5E87">
            <w:r w:rsidRPr="00936713">
              <w:t>Muss auf die Projektdaten zugreifen können</w:t>
            </w:r>
            <w:r w:rsidR="00232916">
              <w:t>,</w:t>
            </w:r>
            <w:r w:rsidRPr="00936713">
              <w:t xml:space="preserve"> </w:t>
            </w:r>
            <w:r w:rsidR="00232916">
              <w:t>s</w:t>
            </w:r>
            <w:r w:rsidRPr="00936713">
              <w:t xml:space="preserve">owohl im Backoffice wie auch auf der Baustelle. </w:t>
            </w:r>
            <w:r w:rsidR="00127827" w:rsidRPr="00936713">
              <w:t>Will Projekte primär am Desktop administrieren. Will Projektdaten auf der Baustelle mit einem mobilen Endgerät betrachten.</w:t>
            </w:r>
          </w:p>
          <w:p w14:paraId="20ED96F4" w14:textId="77777777" w:rsidR="00127827" w:rsidRPr="00936713" w:rsidRDefault="00127827">
            <w:pPr>
              <w:pStyle w:val="ListParagraph"/>
              <w:numPr>
                <w:ilvl w:val="0"/>
                <w:numId w:val="15"/>
              </w:numPr>
              <w:spacing w:after="160" w:line="259" w:lineRule="auto"/>
            </w:pPr>
            <w:r w:rsidRPr="00936713">
              <w:t>Kann Projekte erstellen</w:t>
            </w:r>
          </w:p>
          <w:p w14:paraId="55C4DD3D" w14:textId="77777777" w:rsidR="00127827" w:rsidRPr="00936713" w:rsidRDefault="00127827">
            <w:pPr>
              <w:pStyle w:val="ListParagraph"/>
              <w:numPr>
                <w:ilvl w:val="0"/>
                <w:numId w:val="15"/>
              </w:numPr>
              <w:spacing w:after="160" w:line="259" w:lineRule="auto"/>
            </w:pPr>
            <w:r w:rsidRPr="00936713">
              <w:t xml:space="preserve">Kann </w:t>
            </w:r>
            <w:r w:rsidRPr="00936713">
              <w:rPr>
                <w:b/>
              </w:rPr>
              <w:t>seine</w:t>
            </w:r>
            <w:r w:rsidRPr="00936713">
              <w:t xml:space="preserve"> Projekte bearbeiten</w:t>
            </w:r>
          </w:p>
          <w:p w14:paraId="3632A83E" w14:textId="7626E362" w:rsidR="00127827" w:rsidRPr="00936713" w:rsidRDefault="00127827">
            <w:pPr>
              <w:pStyle w:val="ListParagraph"/>
              <w:numPr>
                <w:ilvl w:val="0"/>
                <w:numId w:val="15"/>
              </w:numPr>
              <w:spacing w:after="160" w:line="259" w:lineRule="auto"/>
            </w:pPr>
            <w:r w:rsidRPr="00936713">
              <w:t>Kann Notizen erfassen</w:t>
            </w:r>
          </w:p>
        </w:tc>
      </w:tr>
      <w:tr w:rsidR="00127827" w:rsidRPr="00936713" w14:paraId="6F482ED7" w14:textId="77777777" w:rsidTr="009D5E87">
        <w:tc>
          <w:tcPr>
            <w:tcW w:w="0" w:type="auto"/>
          </w:tcPr>
          <w:p w14:paraId="07A1F995" w14:textId="09269868" w:rsidR="009D5E87" w:rsidRPr="00936713" w:rsidRDefault="009D5E87" w:rsidP="009D5E87">
            <w:r w:rsidRPr="00936713">
              <w:t>Sachbearbeiter</w:t>
            </w:r>
          </w:p>
        </w:tc>
        <w:tc>
          <w:tcPr>
            <w:tcW w:w="0" w:type="auto"/>
          </w:tcPr>
          <w:p w14:paraId="6DE688DF" w14:textId="77777777" w:rsidR="009D5E87" w:rsidRPr="00936713" w:rsidRDefault="009D5E87" w:rsidP="009D5E87">
            <w:r w:rsidRPr="00936713">
              <w:t>Bearbeitet Projektdaten aus dem Backoffice.</w:t>
            </w:r>
            <w:r w:rsidR="00127827" w:rsidRPr="00936713">
              <w:t xml:space="preserve"> Verwendet primär einen Desktoprechner.</w:t>
            </w:r>
          </w:p>
          <w:p w14:paraId="22DF48D9" w14:textId="77777777" w:rsidR="00127827" w:rsidRPr="00936713" w:rsidRDefault="00127827">
            <w:pPr>
              <w:pStyle w:val="ListParagraph"/>
              <w:numPr>
                <w:ilvl w:val="0"/>
                <w:numId w:val="16"/>
              </w:numPr>
              <w:spacing w:after="160" w:line="259" w:lineRule="auto"/>
            </w:pPr>
            <w:r w:rsidRPr="00936713">
              <w:t>Kann Projekte erstellen</w:t>
            </w:r>
          </w:p>
          <w:p w14:paraId="6AFA73DD" w14:textId="77777777" w:rsidR="00127827" w:rsidRPr="00936713" w:rsidRDefault="00127827">
            <w:pPr>
              <w:pStyle w:val="ListParagraph"/>
              <w:numPr>
                <w:ilvl w:val="0"/>
                <w:numId w:val="16"/>
              </w:numPr>
              <w:spacing w:after="160" w:line="259" w:lineRule="auto"/>
            </w:pPr>
            <w:r w:rsidRPr="00936713">
              <w:t>Kann alle Projekte bearbeiten</w:t>
            </w:r>
          </w:p>
          <w:p w14:paraId="02902781" w14:textId="51096CB2" w:rsidR="00127827" w:rsidRPr="00936713" w:rsidRDefault="00127827">
            <w:pPr>
              <w:pStyle w:val="ListParagraph"/>
              <w:numPr>
                <w:ilvl w:val="0"/>
                <w:numId w:val="16"/>
              </w:numPr>
              <w:spacing w:after="160" w:line="259" w:lineRule="auto"/>
            </w:pPr>
            <w:r w:rsidRPr="00936713">
              <w:t>Kann Notizen erfassen</w:t>
            </w:r>
          </w:p>
        </w:tc>
      </w:tr>
    </w:tbl>
    <w:p w14:paraId="6419603A" w14:textId="60A2FB70" w:rsidR="009D5E87" w:rsidRPr="00936713" w:rsidRDefault="00F5603C" w:rsidP="00F5603C">
      <w:pPr>
        <w:pStyle w:val="Heading3"/>
      </w:pPr>
      <w:bookmarkStart w:id="107" w:name="_Toc190802602"/>
      <w:r w:rsidRPr="00936713">
        <w:t>Randbedingungen</w:t>
      </w:r>
      <w:bookmarkEnd w:id="107"/>
    </w:p>
    <w:p w14:paraId="53427932" w14:textId="0CD854E7" w:rsidR="00F5603C" w:rsidRPr="00936713" w:rsidRDefault="00F5603C" w:rsidP="00F5603C">
      <w:r w:rsidRPr="00936713">
        <w:t>In der folgenden Tabelle sind die relevanten Randbedingungen beschrieben.</w:t>
      </w:r>
    </w:p>
    <w:p w14:paraId="2F92DC85" w14:textId="4F9F2325" w:rsidR="0074273E" w:rsidRPr="00936713" w:rsidRDefault="0074273E" w:rsidP="0074273E">
      <w:pPr>
        <w:pStyle w:val="Caption"/>
        <w:keepNext/>
      </w:pPr>
      <w:bookmarkStart w:id="108" w:name="_Toc190802533"/>
      <w:r w:rsidRPr="00936713">
        <w:lastRenderedPageBreak/>
        <w:t xml:space="preserve">Tabelle </w:t>
      </w:r>
      <w:fldSimple w:instr=" SEQ Tabelle \* ARABIC ">
        <w:r w:rsidR="00D64016">
          <w:rPr>
            <w:noProof/>
          </w:rPr>
          <w:t>10</w:t>
        </w:r>
      </w:fldSimple>
      <w:r w:rsidRPr="00936713">
        <w:t xml:space="preserve"> Randbedingungen</w:t>
      </w:r>
      <w:bookmarkEnd w:id="108"/>
    </w:p>
    <w:tbl>
      <w:tblPr>
        <w:tblStyle w:val="TabelleBFH2"/>
        <w:tblW w:w="0" w:type="auto"/>
        <w:tblInd w:w="95" w:type="dxa"/>
        <w:tblLook w:val="04A0" w:firstRow="1" w:lastRow="0" w:firstColumn="1" w:lastColumn="0" w:noHBand="0" w:noVBand="1"/>
      </w:tblPr>
      <w:tblGrid>
        <w:gridCol w:w="1039"/>
        <w:gridCol w:w="8323"/>
      </w:tblGrid>
      <w:tr w:rsidR="00F5603C" w:rsidRPr="00936713"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936713" w:rsidRDefault="00F5603C" w:rsidP="00F5603C">
            <w:r w:rsidRPr="00936713">
              <w:t>Id</w:t>
            </w:r>
          </w:p>
        </w:tc>
        <w:tc>
          <w:tcPr>
            <w:tcW w:w="8323" w:type="dxa"/>
          </w:tcPr>
          <w:p w14:paraId="4A5C5B5F" w14:textId="2B1D2AE9" w:rsidR="00F5603C" w:rsidRPr="00936713" w:rsidRDefault="00F5603C" w:rsidP="00F5603C">
            <w:r w:rsidRPr="00936713">
              <w:t>Randbedingung</w:t>
            </w:r>
          </w:p>
        </w:tc>
      </w:tr>
      <w:tr w:rsidR="00F5603C" w:rsidRPr="00936713" w14:paraId="55A3EE1E" w14:textId="77777777" w:rsidTr="00F5603C">
        <w:tc>
          <w:tcPr>
            <w:tcW w:w="1039" w:type="dxa"/>
          </w:tcPr>
          <w:p w14:paraId="519F40A0" w14:textId="1812775B" w:rsidR="00F5603C" w:rsidRPr="00936713" w:rsidRDefault="00F5603C" w:rsidP="00F5603C">
            <w:r w:rsidRPr="00936713">
              <w:t>RB001</w:t>
            </w:r>
          </w:p>
        </w:tc>
        <w:tc>
          <w:tcPr>
            <w:tcW w:w="8323" w:type="dxa"/>
          </w:tcPr>
          <w:p w14:paraId="657F09B2" w14:textId="2C449B21" w:rsidR="0074273E" w:rsidRPr="00936713" w:rsidRDefault="00F5603C" w:rsidP="00F5603C">
            <w:r w:rsidRPr="00936713">
              <w:t>Der MVP muss mobile Endgeräte mit Betriebs</w:t>
            </w:r>
            <w:r w:rsidR="00232916">
              <w:t>s</w:t>
            </w:r>
            <w:r w:rsidRPr="00936713">
              <w:t xml:space="preserve">ystem </w:t>
            </w:r>
            <w:r w:rsidR="0074273E" w:rsidRPr="00936713">
              <w:t xml:space="preserve">ab </w:t>
            </w:r>
            <w:r w:rsidRPr="00936713">
              <w:t>iOS</w:t>
            </w:r>
            <w:r w:rsidR="0074273E" w:rsidRPr="00936713">
              <w:t xml:space="preserve"> Version</w:t>
            </w:r>
            <w:r w:rsidRPr="00936713">
              <w:t xml:space="preserve"> </w:t>
            </w:r>
            <w:r w:rsidR="0074273E" w:rsidRPr="00936713">
              <w:t>16</w:t>
            </w:r>
            <w:r w:rsidRPr="00936713">
              <w:t xml:space="preserve"> und Android</w:t>
            </w:r>
            <w:r w:rsidR="0074273E" w:rsidRPr="00936713">
              <w:t xml:space="preserve"> Version</w:t>
            </w:r>
            <w:r w:rsidRPr="00936713">
              <w:t xml:space="preserve"> </w:t>
            </w:r>
            <w:r w:rsidR="0074273E" w:rsidRPr="00936713">
              <w:t>12 kompatibel sein.</w:t>
            </w:r>
          </w:p>
        </w:tc>
      </w:tr>
      <w:tr w:rsidR="0074273E" w:rsidRPr="00936713" w14:paraId="3D76C466" w14:textId="77777777" w:rsidTr="00F5603C">
        <w:tc>
          <w:tcPr>
            <w:tcW w:w="1039" w:type="dxa"/>
          </w:tcPr>
          <w:p w14:paraId="1D4D3953" w14:textId="2C772D12" w:rsidR="0074273E" w:rsidRPr="00936713" w:rsidRDefault="0074273E" w:rsidP="00F5603C">
            <w:r w:rsidRPr="00936713">
              <w:t>RB002</w:t>
            </w:r>
          </w:p>
        </w:tc>
        <w:tc>
          <w:tcPr>
            <w:tcW w:w="8323" w:type="dxa"/>
          </w:tcPr>
          <w:p w14:paraId="369CEE82" w14:textId="0D47698D" w:rsidR="0074273E" w:rsidRPr="00936713" w:rsidRDefault="0074273E" w:rsidP="00F5603C">
            <w:r w:rsidRPr="00936713">
              <w:t>Für die Umsetzung müssen Microsoft Technologien wie ASP.NET und C# verwendet werden.</w:t>
            </w:r>
          </w:p>
        </w:tc>
      </w:tr>
      <w:tr w:rsidR="0074273E" w:rsidRPr="00936713" w14:paraId="21CB3F48" w14:textId="77777777" w:rsidTr="00F5603C">
        <w:tc>
          <w:tcPr>
            <w:tcW w:w="1039" w:type="dxa"/>
          </w:tcPr>
          <w:p w14:paraId="7AEABE4C" w14:textId="0B0F5CB9" w:rsidR="0074273E" w:rsidRPr="00936713" w:rsidRDefault="0074273E" w:rsidP="00F5603C">
            <w:r w:rsidRPr="00936713">
              <w:t>RB003</w:t>
            </w:r>
          </w:p>
        </w:tc>
        <w:tc>
          <w:tcPr>
            <w:tcW w:w="8323" w:type="dxa"/>
          </w:tcPr>
          <w:p w14:paraId="1A935908" w14:textId="692BBB00" w:rsidR="0074273E" w:rsidRPr="00936713" w:rsidRDefault="0074273E" w:rsidP="00F5603C">
            <w:r w:rsidRPr="00936713">
              <w:t xml:space="preserve">Als Plattform für die </w:t>
            </w:r>
            <w:r w:rsidR="00232916">
              <w:t>«</w:t>
            </w:r>
            <w:r w:rsidRPr="00936713">
              <w:t>Baustellen App</w:t>
            </w:r>
            <w:r w:rsidR="00232916">
              <w:t>»</w:t>
            </w:r>
            <w:r w:rsidRPr="00936713">
              <w:t xml:space="preserve"> soll die Public Cloud von </w:t>
            </w:r>
            <w:r w:rsidR="00232916" w:rsidRPr="00936713">
              <w:t>Microsoft</w:t>
            </w:r>
            <w:r w:rsidRPr="00936713">
              <w:t xml:space="preserve"> «Azure» zum Einsatz kommen.</w:t>
            </w:r>
          </w:p>
        </w:tc>
      </w:tr>
    </w:tbl>
    <w:p w14:paraId="78C31A46" w14:textId="1A8B3C64" w:rsidR="00F5603C" w:rsidRPr="00936713" w:rsidRDefault="0074273E" w:rsidP="0074273E">
      <w:pPr>
        <w:pStyle w:val="Heading3"/>
      </w:pPr>
      <w:bookmarkStart w:id="109" w:name="_Toc190802603"/>
      <w:r w:rsidRPr="00936713">
        <w:t>Kontextabgrenzung</w:t>
      </w:r>
      <w:bookmarkEnd w:id="109"/>
    </w:p>
    <w:p w14:paraId="7B4A6C08" w14:textId="10FFC17B" w:rsidR="0074273E" w:rsidRPr="00936713" w:rsidRDefault="0074273E" w:rsidP="0074273E">
      <w:r w:rsidRPr="00936713">
        <w:t xml:space="preserve">Im folgenden Abschnitt wird der Kontext der </w:t>
      </w:r>
      <w:r w:rsidR="00232916">
        <w:t>«</w:t>
      </w:r>
      <w:r w:rsidRPr="00936713">
        <w:t>Baustellen App</w:t>
      </w:r>
      <w:r w:rsidR="00232916">
        <w:t>»</w:t>
      </w:r>
      <w:r w:rsidRPr="00936713">
        <w:t xml:space="preserve"> als Blackbox aufgezeigt und </w:t>
      </w:r>
      <w:r w:rsidR="00232916">
        <w:t>b</w:t>
      </w:r>
      <w:r w:rsidRPr="00936713">
        <w:t>eschrieben.</w:t>
      </w:r>
    </w:p>
    <w:p w14:paraId="7130ED52" w14:textId="0E48480F" w:rsidR="0074273E" w:rsidRPr="00936713" w:rsidRDefault="0074273E" w:rsidP="0074273E">
      <w:pPr>
        <w:pStyle w:val="Heading4"/>
      </w:pPr>
      <w:r w:rsidRPr="00936713">
        <w:t>Fachlicher Kontext (Blackbox)</w:t>
      </w:r>
    </w:p>
    <w:p w14:paraId="1F7099E0" w14:textId="77777777" w:rsidR="007262E8" w:rsidRPr="00936713" w:rsidRDefault="0016528C" w:rsidP="007262E8">
      <w:pPr>
        <w:keepNext/>
      </w:pPr>
      <w:r w:rsidRPr="00936713">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3877C599" w:rsidR="0074273E" w:rsidRPr="00936713" w:rsidRDefault="007262E8" w:rsidP="007262E8">
      <w:pPr>
        <w:pStyle w:val="Caption"/>
      </w:pPr>
      <w:bookmarkStart w:id="110" w:name="_Toc190802497"/>
      <w:r w:rsidRPr="00936713">
        <w:t xml:space="preserve">Abbildung </w:t>
      </w:r>
      <w:fldSimple w:instr=" SEQ Abbildung \* ARABIC ">
        <w:r w:rsidR="00460E0F">
          <w:rPr>
            <w:noProof/>
          </w:rPr>
          <w:t>17</w:t>
        </w:r>
      </w:fldSimple>
      <w:r w:rsidRPr="00936713">
        <w:t xml:space="preserve"> Fachlicher Kontext</w:t>
      </w:r>
      <w:bookmarkEnd w:id="110"/>
    </w:p>
    <w:p w14:paraId="5365C664" w14:textId="624EC42A" w:rsidR="00FC4365" w:rsidRPr="00936713" w:rsidRDefault="00FC4365" w:rsidP="00FC4365">
      <w:r w:rsidRPr="00936713">
        <w:t xml:space="preserve">In der </w:t>
      </w:r>
      <w:r w:rsidR="00232916" w:rsidRPr="00936713">
        <w:t>folgenden</w:t>
      </w:r>
      <w:r w:rsidRPr="00936713">
        <w:t xml:space="preserve"> Tabelle werden die Akteure und externen Systeme beschrieben.</w:t>
      </w:r>
    </w:p>
    <w:p w14:paraId="7E0EC1D1" w14:textId="7FDEFD6E" w:rsidR="00FC4365" w:rsidRPr="00936713" w:rsidRDefault="00FC4365" w:rsidP="00FC4365">
      <w:pPr>
        <w:pStyle w:val="Caption"/>
        <w:keepNext/>
      </w:pPr>
      <w:bookmarkStart w:id="111" w:name="_Toc190802534"/>
      <w:r w:rsidRPr="00936713">
        <w:t xml:space="preserve">Tabelle </w:t>
      </w:r>
      <w:fldSimple w:instr=" SEQ Tabelle \* ARABIC ">
        <w:r w:rsidR="00D64016">
          <w:rPr>
            <w:noProof/>
          </w:rPr>
          <w:t>11</w:t>
        </w:r>
      </w:fldSimple>
      <w:r w:rsidRPr="00936713">
        <w:t xml:space="preserve"> </w:t>
      </w:r>
      <w:r w:rsidRPr="00B53974">
        <w:t>Akteure und System</w:t>
      </w:r>
      <w:r w:rsidR="00232916" w:rsidRPr="00B53974">
        <w:t>e</w:t>
      </w:r>
      <w:r w:rsidRPr="00B53974">
        <w:t xml:space="preserve"> im Kontext der </w:t>
      </w:r>
      <w:r w:rsidR="00232916" w:rsidRPr="00B53974">
        <w:t>«</w:t>
      </w:r>
      <w:r w:rsidRPr="00B53974">
        <w:t>Baustellen App</w:t>
      </w:r>
      <w:r w:rsidR="00232916" w:rsidRPr="00B53974">
        <w:t>»</w:t>
      </w:r>
      <w:bookmarkEnd w:id="111"/>
    </w:p>
    <w:tbl>
      <w:tblPr>
        <w:tblStyle w:val="TabelleBFH2"/>
        <w:tblW w:w="9408" w:type="dxa"/>
        <w:tblInd w:w="90" w:type="dxa"/>
        <w:tblLook w:val="04A0" w:firstRow="1" w:lastRow="0" w:firstColumn="1" w:lastColumn="0" w:noHBand="0" w:noVBand="1"/>
      </w:tblPr>
      <w:tblGrid>
        <w:gridCol w:w="2037"/>
        <w:gridCol w:w="7371"/>
      </w:tblGrid>
      <w:tr w:rsidR="007262E8" w:rsidRPr="00936713"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936713" w:rsidRDefault="007262E8" w:rsidP="007262E8">
            <w:r w:rsidRPr="00936713">
              <w:t>Aktor/System</w:t>
            </w:r>
          </w:p>
        </w:tc>
        <w:tc>
          <w:tcPr>
            <w:tcW w:w="7371" w:type="dxa"/>
          </w:tcPr>
          <w:p w14:paraId="52DA83F6" w14:textId="77777777" w:rsidR="007262E8" w:rsidRPr="00936713" w:rsidRDefault="007262E8" w:rsidP="007262E8">
            <w:r w:rsidRPr="00936713">
              <w:t>Beschreibung</w:t>
            </w:r>
          </w:p>
        </w:tc>
      </w:tr>
      <w:tr w:rsidR="007262E8" w:rsidRPr="00936713" w14:paraId="56ED0888" w14:textId="77777777" w:rsidTr="007262E8">
        <w:tc>
          <w:tcPr>
            <w:tcW w:w="2037" w:type="dxa"/>
          </w:tcPr>
          <w:p w14:paraId="7DD1F3AD" w14:textId="77777777" w:rsidR="007262E8" w:rsidRPr="00936713" w:rsidRDefault="007262E8" w:rsidP="007262E8">
            <w:r w:rsidRPr="00936713">
              <w:t>Projektleiter</w:t>
            </w:r>
          </w:p>
        </w:tc>
        <w:tc>
          <w:tcPr>
            <w:tcW w:w="7371" w:type="dxa"/>
          </w:tcPr>
          <w:p w14:paraId="62544BCE" w14:textId="2E9A9365" w:rsidR="007262E8" w:rsidRPr="00936713" w:rsidRDefault="007262E8" w:rsidP="007262E8">
            <w:r w:rsidRPr="00936713">
              <w:t xml:space="preserve">Der Projektleiter ist </w:t>
            </w:r>
            <w:r w:rsidR="00232916" w:rsidRPr="00936713">
              <w:t>verantwortlich</w:t>
            </w:r>
            <w:r w:rsidRPr="00936713">
              <w:t xml:space="preserve"> für d</w:t>
            </w:r>
            <w:r w:rsidR="00A44A54" w:rsidRPr="00936713">
              <w:t xml:space="preserve">as </w:t>
            </w:r>
            <w:r w:rsidR="00232916" w:rsidRPr="00936713">
              <w:t>Management</w:t>
            </w:r>
            <w:r w:rsidR="00A44A54" w:rsidRPr="00936713">
              <w:t xml:space="preserve"> </w:t>
            </w:r>
            <w:r w:rsidRPr="00936713">
              <w:t xml:space="preserve">der Projekte der Helion AG. Er kann die </w:t>
            </w:r>
            <w:r w:rsidR="00232916">
              <w:t>i</w:t>
            </w:r>
            <w:r w:rsidRPr="00936713">
              <w:t>hm zugewiesenen Projekte bearbeiten.</w:t>
            </w:r>
          </w:p>
        </w:tc>
      </w:tr>
      <w:tr w:rsidR="007262E8" w:rsidRPr="00936713" w14:paraId="423FB31E" w14:textId="77777777" w:rsidTr="007262E8">
        <w:tc>
          <w:tcPr>
            <w:tcW w:w="2037" w:type="dxa"/>
          </w:tcPr>
          <w:p w14:paraId="5E6D3C6B" w14:textId="77777777" w:rsidR="007262E8" w:rsidRPr="00936713" w:rsidRDefault="007262E8" w:rsidP="007262E8">
            <w:r w:rsidRPr="00936713">
              <w:t>Sachbearbeiter</w:t>
            </w:r>
          </w:p>
        </w:tc>
        <w:tc>
          <w:tcPr>
            <w:tcW w:w="7371" w:type="dxa"/>
          </w:tcPr>
          <w:p w14:paraId="01D778BE" w14:textId="34EF2B33" w:rsidR="007262E8" w:rsidRPr="00936713" w:rsidRDefault="007262E8" w:rsidP="007262E8">
            <w:r w:rsidRPr="00936713">
              <w:t xml:space="preserve">Der Sachbearbeiter ist im Backoffice der Helion AG tätig und kann alle Projekte betrachten und bearbeiten. Er </w:t>
            </w:r>
            <w:r w:rsidR="00A44A54" w:rsidRPr="00936713">
              <w:t>mutiert Projektdaten auf Anweisung</w:t>
            </w:r>
            <w:r w:rsidR="00232916">
              <w:t xml:space="preserve"> des Projektleiters</w:t>
            </w:r>
            <w:r w:rsidR="00A44A54" w:rsidRPr="00936713">
              <w:t xml:space="preserve"> und führt im Rahmen der </w:t>
            </w:r>
            <w:r w:rsidR="00232916" w:rsidRPr="00936713">
              <w:t>BackOffice Tätigkeit</w:t>
            </w:r>
            <w:r w:rsidR="00A44A54" w:rsidRPr="00936713">
              <w:t xml:space="preserve"> nötige Prozessschritte in der </w:t>
            </w:r>
            <w:r w:rsidR="00232916">
              <w:t>«</w:t>
            </w:r>
            <w:r w:rsidR="00A44A54" w:rsidRPr="00936713">
              <w:t>Baustellen App</w:t>
            </w:r>
            <w:r w:rsidR="00232916">
              <w:t>»</w:t>
            </w:r>
            <w:r w:rsidR="00A44A54" w:rsidRPr="00936713">
              <w:t xml:space="preserve"> aus.</w:t>
            </w:r>
          </w:p>
        </w:tc>
      </w:tr>
      <w:tr w:rsidR="007262E8" w:rsidRPr="00936713" w14:paraId="5FCC05C0" w14:textId="77777777" w:rsidTr="007262E8">
        <w:tc>
          <w:tcPr>
            <w:tcW w:w="2037" w:type="dxa"/>
          </w:tcPr>
          <w:p w14:paraId="20C7522E" w14:textId="77777777" w:rsidR="007262E8" w:rsidRPr="00936713" w:rsidRDefault="007262E8" w:rsidP="007262E8">
            <w:r w:rsidRPr="00936713">
              <w:t>Mitarbeiter auf der Baustelle</w:t>
            </w:r>
          </w:p>
        </w:tc>
        <w:tc>
          <w:tcPr>
            <w:tcW w:w="7371" w:type="dxa"/>
          </w:tcPr>
          <w:p w14:paraId="724F1B02" w14:textId="20817495" w:rsidR="007262E8" w:rsidRPr="00936713" w:rsidRDefault="00A44A54" w:rsidP="007262E8">
            <w:r w:rsidRPr="00936713">
              <w:t>Der Mitarbeiter auf der Baustelle ist für die Umsetzung der Projekte auf der Baustelle zuständig. Er führt Materialbestellungen aus und nimmt Anlagen gemäss Protokoll in Betrieb.</w:t>
            </w:r>
          </w:p>
        </w:tc>
      </w:tr>
      <w:tr w:rsidR="00A44A54" w:rsidRPr="00936713" w14:paraId="3BF90F84" w14:textId="77777777" w:rsidTr="007262E8">
        <w:tc>
          <w:tcPr>
            <w:tcW w:w="2037" w:type="dxa"/>
          </w:tcPr>
          <w:p w14:paraId="11121FDF" w14:textId="4513AC37" w:rsidR="00A44A54" w:rsidRPr="00936713" w:rsidRDefault="00A44A54" w:rsidP="007262E8">
            <w:r w:rsidRPr="00936713">
              <w:lastRenderedPageBreak/>
              <w:t>MS Teams</w:t>
            </w:r>
          </w:p>
        </w:tc>
        <w:tc>
          <w:tcPr>
            <w:tcW w:w="7371" w:type="dxa"/>
          </w:tcPr>
          <w:p w14:paraId="7F5D5E56" w14:textId="6B3283A8" w:rsidR="00A44A54" w:rsidRPr="00936713" w:rsidRDefault="00A44A54" w:rsidP="007262E8">
            <w:r w:rsidRPr="00936713">
              <w:t xml:space="preserve">Wird für die Kollaboration von Personal und Kunden verwendet. Für das Projekt wichtige Chats und Kanäle können in der </w:t>
            </w:r>
            <w:r w:rsidR="00232916">
              <w:t>«</w:t>
            </w:r>
            <w:r w:rsidRPr="00936713">
              <w:t>Baustellen App</w:t>
            </w:r>
            <w:r w:rsidR="00232916">
              <w:t>»</w:t>
            </w:r>
            <w:r w:rsidRPr="00936713">
              <w:t xml:space="preserve"> verlinkt werden.</w:t>
            </w:r>
          </w:p>
        </w:tc>
      </w:tr>
      <w:tr w:rsidR="00A44A54" w:rsidRPr="00936713" w14:paraId="42CFF3C0" w14:textId="77777777" w:rsidTr="007262E8">
        <w:tc>
          <w:tcPr>
            <w:tcW w:w="2037" w:type="dxa"/>
          </w:tcPr>
          <w:p w14:paraId="0C36FA4D" w14:textId="12039BFD" w:rsidR="00A44A54" w:rsidRPr="00936713" w:rsidRDefault="00A44A54" w:rsidP="007262E8">
            <w:r w:rsidRPr="00936713">
              <w:t>MS Sharepoint</w:t>
            </w:r>
          </w:p>
        </w:tc>
        <w:tc>
          <w:tcPr>
            <w:tcW w:w="7371" w:type="dxa"/>
          </w:tcPr>
          <w:p w14:paraId="342D2422" w14:textId="7B5ED8D7" w:rsidR="00A44A54" w:rsidRPr="00936713" w:rsidRDefault="00A44A54" w:rsidP="007262E8">
            <w:r w:rsidRPr="00936713">
              <w:t xml:space="preserve">Sharepoint wird für die Ablage von Dokumenten verwendet. Die </w:t>
            </w:r>
            <w:r w:rsidR="00232916">
              <w:t>«</w:t>
            </w:r>
            <w:r w:rsidRPr="00936713">
              <w:t xml:space="preserve">Baustellen </w:t>
            </w:r>
            <w:r w:rsidR="00232916">
              <w:t xml:space="preserve">App» </w:t>
            </w:r>
            <w:r w:rsidRPr="00936713">
              <w:t>verlinkt einerseits auf Dokumente in Sharepoint und legt andererseits Dokumente in Sharepoint ab.</w:t>
            </w:r>
          </w:p>
        </w:tc>
      </w:tr>
      <w:tr w:rsidR="00A44A54" w:rsidRPr="00936713" w14:paraId="41F39731" w14:textId="77777777" w:rsidTr="007262E8">
        <w:tc>
          <w:tcPr>
            <w:tcW w:w="2037" w:type="dxa"/>
          </w:tcPr>
          <w:p w14:paraId="73E92F34" w14:textId="7A6A49CF" w:rsidR="00A44A54" w:rsidRPr="00936713" w:rsidRDefault="006859BC" w:rsidP="007262E8">
            <w:r w:rsidRPr="00936713">
              <w:t>Logistik Power App</w:t>
            </w:r>
          </w:p>
        </w:tc>
        <w:tc>
          <w:tcPr>
            <w:tcW w:w="7371" w:type="dxa"/>
          </w:tcPr>
          <w:p w14:paraId="53C4DA32" w14:textId="1866587D" w:rsidR="00A44A54" w:rsidRPr="00936713" w:rsidRDefault="00A44A54" w:rsidP="007262E8">
            <w:r w:rsidRPr="00936713">
              <w:t>In diesem System werden Materialbestellungen</w:t>
            </w:r>
            <w:r w:rsidR="006859BC" w:rsidRPr="00936713">
              <w:t xml:space="preserve"> für ein Projekt</w:t>
            </w:r>
            <w:r w:rsidRPr="00936713">
              <w:t xml:space="preserve"> abgewickelt.</w:t>
            </w:r>
            <w:r w:rsidR="006859BC" w:rsidRPr="00936713">
              <w:t xml:space="preserve"> Ist die Materialbestellung fehlerhaft, kann dies via «Baustellen App» gemeldet werden.</w:t>
            </w:r>
          </w:p>
        </w:tc>
      </w:tr>
      <w:tr w:rsidR="00A44A54" w:rsidRPr="00936713" w14:paraId="4ECD954B" w14:textId="77777777" w:rsidTr="007262E8">
        <w:tc>
          <w:tcPr>
            <w:tcW w:w="2037" w:type="dxa"/>
          </w:tcPr>
          <w:p w14:paraId="7E72F04E" w14:textId="6FBE2C85" w:rsidR="00A44A54" w:rsidRPr="00936713" w:rsidRDefault="00A44A54" w:rsidP="007262E8">
            <w:r w:rsidRPr="00936713">
              <w:t>CRM – M365</w:t>
            </w:r>
          </w:p>
        </w:tc>
        <w:tc>
          <w:tcPr>
            <w:tcW w:w="7371" w:type="dxa"/>
          </w:tcPr>
          <w:p w14:paraId="1A79D42D" w14:textId="7030330C" w:rsidR="00A44A54" w:rsidRPr="00936713" w:rsidRDefault="00A44A54" w:rsidP="007262E8">
            <w:r w:rsidRPr="00936713">
              <w:t xml:space="preserve">In diesem System werden die Kundendaten der Helion AG verwaltet. Die </w:t>
            </w:r>
            <w:r w:rsidR="00232916">
              <w:t>«</w:t>
            </w:r>
            <w:r w:rsidRPr="00936713">
              <w:t>Baustellen App</w:t>
            </w:r>
            <w:r w:rsidR="00232916">
              <w:t>»</w:t>
            </w:r>
            <w:r w:rsidRPr="00936713">
              <w:t xml:space="preserve"> </w:t>
            </w:r>
            <w:r w:rsidR="00232916">
              <w:t>b</w:t>
            </w:r>
            <w:r w:rsidRPr="00936713">
              <w:t>ezieht Kundendaten aus diesem System.</w:t>
            </w:r>
          </w:p>
        </w:tc>
      </w:tr>
    </w:tbl>
    <w:p w14:paraId="5D3BC140" w14:textId="4D48B506" w:rsidR="00825A40" w:rsidRPr="00936713" w:rsidRDefault="00AE7F9C" w:rsidP="00AE7F9C">
      <w:pPr>
        <w:pStyle w:val="Heading3"/>
      </w:pPr>
      <w:bookmarkStart w:id="112" w:name="_Toc190802604"/>
      <w:r w:rsidRPr="00936713">
        <w:t>Lösungsstrategie</w:t>
      </w:r>
      <w:bookmarkEnd w:id="112"/>
    </w:p>
    <w:p w14:paraId="28B4664F" w14:textId="6757A715" w:rsidR="00F66437" w:rsidRPr="00936713" w:rsidRDefault="00F66437" w:rsidP="00F66437">
      <w:r w:rsidRPr="00936713">
        <w:t>In diesem Abschnitt wird die Lösungsstrategie für die «Baustellen App» aufgezeigt</w:t>
      </w:r>
    </w:p>
    <w:p w14:paraId="612C4403" w14:textId="6C3E6510" w:rsidR="00AE7F9C" w:rsidRPr="00936713" w:rsidRDefault="00882F49" w:rsidP="00F66437">
      <w:pPr>
        <w:pStyle w:val="Heading4"/>
      </w:pPr>
      <w:r w:rsidRPr="00936713">
        <w:t>Offline-Verfügbarkeit</w:t>
      </w:r>
    </w:p>
    <w:p w14:paraId="6105EA55" w14:textId="17765EAA" w:rsidR="00F66437" w:rsidRPr="00936713" w:rsidRDefault="00F66437" w:rsidP="00F66437">
      <w:r w:rsidRPr="00936713">
        <w:t>Um dem Mitarbeiter auf der Baustelle eine einfache Möglichkeit zu bieten</w:t>
      </w:r>
      <w:r w:rsidR="00882F49">
        <w:t>,</w:t>
      </w:r>
      <w:r w:rsidRPr="00936713">
        <w:t xml:space="preserve"> auf die Projektdaten zuzugreifen, wird eine native, mobile Applikation erstellt. Dieser mobile Client bietet die Möglichkeit</w:t>
      </w:r>
      <w:r w:rsidR="00882F49">
        <w:t>,</w:t>
      </w:r>
      <w:r w:rsidRPr="00936713">
        <w:t xml:space="preserve"> die Applikation offline zu nutzen, Daten zu erfassen </w:t>
      </w:r>
      <w:r w:rsidR="00882F49">
        <w:t>sowie</w:t>
      </w:r>
      <w:r w:rsidR="00882F49" w:rsidRPr="00936713">
        <w:t xml:space="preserve"> </w:t>
      </w:r>
      <w:r w:rsidRPr="00936713">
        <w:t>Bilder zu speichern. Die Datenmanipulationen werden</w:t>
      </w:r>
      <w:r w:rsidR="005F1394">
        <w:t>,</w:t>
      </w:r>
      <w:r w:rsidRPr="00936713">
        <w:t xml:space="preserve"> </w:t>
      </w:r>
      <w:r w:rsidR="005F1394">
        <w:t xml:space="preserve">sobald die Konnektivität wiederhergestellt wurde, </w:t>
      </w:r>
      <w:r w:rsidRPr="00936713">
        <w:t>auf dem mobilen Gerät zwischengespeichert und in das Backend synchronisiert.</w:t>
      </w:r>
      <w:r w:rsidR="00691579" w:rsidRPr="00936713">
        <w:t xml:space="preserve"> Damit Projektdaten offline </w:t>
      </w:r>
      <w:r w:rsidR="005F1394" w:rsidRPr="00936713">
        <w:t>verfügbar</w:t>
      </w:r>
      <w:r w:rsidR="00691579" w:rsidRPr="00936713">
        <w:t xml:space="preserve"> werden, erhält der Benutzer die Möglichkeit, Projekte als «Favoriten» zu markieren. Markierte Projekte werden </w:t>
      </w:r>
      <w:r w:rsidR="005F1394" w:rsidRPr="00936713">
        <w:t>synchronisiert</w:t>
      </w:r>
      <w:r w:rsidR="00691579" w:rsidRPr="00936713">
        <w:t>.</w:t>
      </w:r>
    </w:p>
    <w:p w14:paraId="3B4F4C63" w14:textId="26B085EF" w:rsidR="00F66437" w:rsidRPr="00936713" w:rsidRDefault="00D26F7C" w:rsidP="00D26F7C">
      <w:pPr>
        <w:pStyle w:val="Heading4"/>
      </w:pPr>
      <w:r w:rsidRPr="00936713">
        <w:t>Datensynchronisation</w:t>
      </w:r>
    </w:p>
    <w:p w14:paraId="59FFCDB5" w14:textId="25D263F5" w:rsidR="00D26F7C" w:rsidRPr="00936713" w:rsidRDefault="00D26F7C" w:rsidP="00D26F7C">
      <w:r w:rsidRPr="00936713">
        <w:t xml:space="preserve">Da hier ein Multi-User System mit verteilten Komponenten und offline Fähigkeit realisiert werden soll, wird an die Synchronisation der Daten besondere </w:t>
      </w:r>
      <w:r w:rsidR="002253FB" w:rsidRPr="00936713">
        <w:t>Anforderungen</w:t>
      </w:r>
      <w:r w:rsidRPr="00936713">
        <w:t xml:space="preserve"> gestellt. Anhand einer Nutzwertanalyse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wurde die geeignetste Methode festgestellt. Die gewählte Methode hat die Konsequenz, dass Konflikte anhand der «Last Write Wins» Regel gelöst werden. Diese Entscheidung und </w:t>
      </w:r>
      <w:r w:rsidR="002253FB">
        <w:t>mitführende</w:t>
      </w:r>
      <w:r w:rsidRPr="00936713">
        <w:t xml:space="preserve"> Konsequenz wurde von der Helion AG akzeptiert.</w:t>
      </w:r>
    </w:p>
    <w:p w14:paraId="08007DD5" w14:textId="0A4F409D" w:rsidR="00D26F7C" w:rsidRPr="00936713" w:rsidRDefault="00D26F7C" w:rsidP="00D26F7C">
      <w:pPr>
        <w:pStyle w:val="Heading4"/>
      </w:pPr>
      <w:r w:rsidRPr="00936713">
        <w:t>Wartbarkeit und Erweiterbarkeit</w:t>
      </w:r>
    </w:p>
    <w:p w14:paraId="301A1F63" w14:textId="7437966E" w:rsidR="00D26F7C" w:rsidRPr="00936713" w:rsidRDefault="00D26F7C" w:rsidP="00D26F7C">
      <w:r w:rsidRPr="00936713">
        <w:t xml:space="preserve">Die «Baustellen App» wird </w:t>
      </w:r>
      <w:r w:rsidR="002253FB">
        <w:t>modular</w:t>
      </w:r>
      <w:r w:rsidRPr="00936713">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936713" w:rsidRDefault="00D26F7C" w:rsidP="00D26F7C">
      <w:pPr>
        <w:pStyle w:val="Heading4"/>
      </w:pPr>
      <w:r w:rsidRPr="00936713">
        <w:t>Sicherheit</w:t>
      </w:r>
    </w:p>
    <w:p w14:paraId="2F9D40FA" w14:textId="38B879A7" w:rsidR="00D26F7C" w:rsidRPr="00936713" w:rsidRDefault="007D1468" w:rsidP="00D26F7C">
      <w:r w:rsidRPr="00936713">
        <w:t xml:space="preserve">Benutzer müssen sich </w:t>
      </w:r>
      <w:r w:rsidR="002253FB">
        <w:t>a</w:t>
      </w:r>
      <w:r w:rsidRPr="00936713">
        <w:t xml:space="preserve">uthentifizieren. Auf Grund der </w:t>
      </w:r>
      <w:r w:rsidR="002253FB">
        <w:t>Entscheidung</w:t>
      </w:r>
      <w:r w:rsidR="002253FB" w:rsidRPr="00936713">
        <w:t xml:space="preserve"> </w:t>
      </w:r>
      <w:r w:rsidRPr="00936713">
        <w:t xml:space="preserve">der Helion AG </w:t>
      </w:r>
      <w:r w:rsidR="002253FB">
        <w:t>die</w:t>
      </w:r>
      <w:r w:rsidR="002253FB" w:rsidRPr="00936713">
        <w:t xml:space="preserve"> </w:t>
      </w:r>
      <w:r w:rsidRPr="00936713">
        <w:t>Azure Cloud als Plattform für die «Baustellen App»</w:t>
      </w:r>
      <w:r w:rsidR="00981003">
        <w:t xml:space="preserve"> </w:t>
      </w:r>
      <w:r w:rsidR="002253FB">
        <w:t>zu verwenden</w:t>
      </w:r>
      <w:r w:rsidRPr="00936713">
        <w:t>, wird für die Authentifizierung Azure Entra ID eingesetzt. Ein Rollenmodell, welche</w:t>
      </w:r>
      <w:r w:rsidR="002253FB">
        <w:t>s</w:t>
      </w:r>
      <w:r w:rsidRPr="00936713">
        <w:t xml:space="preserve"> entlang der fachlichen Akteure aufgebaut ist, gewährt gezielte Rechte für die Anwender.</w:t>
      </w:r>
    </w:p>
    <w:p w14:paraId="778A0280" w14:textId="5AFF57B4" w:rsidR="007D1468" w:rsidRPr="00936713" w:rsidRDefault="007D1468" w:rsidP="007D1468">
      <w:pPr>
        <w:pStyle w:val="Heading4"/>
      </w:pPr>
      <w:r w:rsidRPr="00936713">
        <w:t>Performance</w:t>
      </w:r>
    </w:p>
    <w:p w14:paraId="43EB58B2" w14:textId="254B5C96" w:rsidR="007D1468" w:rsidRPr="00936713" w:rsidRDefault="007D1468" w:rsidP="007D1468">
      <w:r w:rsidRPr="00936713">
        <w:t xml:space="preserve">Um schnelle Antwortzeiten für Anfragen an das Backend zu erreichen, wird das Backend als Microservice Architektur aufgebaut. Die Last wird so auf mehrere </w:t>
      </w:r>
      <w:r w:rsidR="002253FB" w:rsidRPr="00936713">
        <w:t>Services</w:t>
      </w:r>
      <w:r w:rsidRPr="00936713">
        <w:t xml:space="preserve"> verteilt, welche einzeln skalierbar sind</w:t>
      </w:r>
      <w:r w:rsidR="002253FB">
        <w:t>,</w:t>
      </w:r>
      <w:r w:rsidRPr="00936713">
        <w:t xml:space="preserve"> </w:t>
      </w:r>
      <w:r w:rsidR="002253FB">
        <w:t>wodurch</w:t>
      </w:r>
      <w:r w:rsidR="002253FB" w:rsidRPr="00936713">
        <w:t xml:space="preserve"> </w:t>
      </w:r>
      <w:r w:rsidRPr="00936713">
        <w:t>die «Baustellen App» sehr flexibel auf Lastschwankungen reagieren</w:t>
      </w:r>
      <w:r w:rsidR="002253FB" w:rsidRPr="002253FB">
        <w:t xml:space="preserve"> </w:t>
      </w:r>
      <w:r w:rsidR="002253FB" w:rsidRPr="00936713">
        <w:t>kann</w:t>
      </w:r>
      <w:r w:rsidRPr="00936713">
        <w:t>.</w:t>
      </w:r>
    </w:p>
    <w:p w14:paraId="04E28084" w14:textId="73AB9278" w:rsidR="007D1468" w:rsidRPr="00936713" w:rsidRDefault="007D1468" w:rsidP="007D1468">
      <w:pPr>
        <w:pStyle w:val="Heading4"/>
      </w:pPr>
      <w:r w:rsidRPr="00936713">
        <w:t>Web Frontend</w:t>
      </w:r>
    </w:p>
    <w:p w14:paraId="102F870D" w14:textId="495E0EED" w:rsidR="007D1468" w:rsidRPr="00936713" w:rsidRDefault="007D1468" w:rsidP="007D1468">
      <w:r w:rsidRPr="00936713">
        <w:t xml:space="preserve">Für das Management der Projekte wird ein Webportal realisiert. Da diese Arbeit vorwiegend am Desktop geschieht, </w:t>
      </w:r>
      <w:r w:rsidR="002253FB" w:rsidRPr="00936713">
        <w:t>bietet</w:t>
      </w:r>
      <w:r w:rsidRPr="00936713">
        <w:t xml:space="preserve"> ein Webportal die bessere Benutzererfahrung für die Administration von Datensätzen als eine mobile App. Das Webportal wird als Single Page Application (SPA) mit dem bewährten Angular Framework realisiert.</w:t>
      </w:r>
    </w:p>
    <w:p w14:paraId="77A74671" w14:textId="6AEB3E45" w:rsidR="007D1468" w:rsidRPr="00936713" w:rsidRDefault="007D1468" w:rsidP="007D1468">
      <w:pPr>
        <w:pStyle w:val="Heading4"/>
      </w:pPr>
      <w:r w:rsidRPr="00936713">
        <w:lastRenderedPageBreak/>
        <w:t>Mobile App</w:t>
      </w:r>
    </w:p>
    <w:p w14:paraId="49E17E3A" w14:textId="22DC1CE1" w:rsidR="007D1468" w:rsidRPr="00936713" w:rsidRDefault="007D1468" w:rsidP="007D1468">
      <w:r w:rsidRPr="00936713">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w:t>
      </w:r>
      <w:r w:rsidR="00C3484E">
        <w:t>«</w:t>
      </w:r>
      <w:r w:rsidRPr="00936713">
        <w:t>Baustellen App</w:t>
      </w:r>
      <w:r w:rsidR="00C3484E">
        <w:t>»</w:t>
      </w:r>
      <w:r w:rsidRPr="00936713">
        <w:t xml:space="preserve"> erhält. Die Mobile Applikation wird mit dem Framework .NET Maui von Microsoft realisiert. Dies ermöglicht den Bau einer mobilen Applikation für iOS und Android aus einer Codebase.</w:t>
      </w:r>
    </w:p>
    <w:p w14:paraId="408716C8" w14:textId="18CAF584" w:rsidR="007D1468" w:rsidRPr="00936713" w:rsidRDefault="007D1468" w:rsidP="007D1468">
      <w:pPr>
        <w:pStyle w:val="Heading4"/>
      </w:pPr>
      <w:r w:rsidRPr="00936713">
        <w:t>Auslieferungsstrategie</w:t>
      </w:r>
    </w:p>
    <w:p w14:paraId="63B77EFD" w14:textId="55CA9207" w:rsidR="007D1468" w:rsidRPr="00936713" w:rsidRDefault="007D1468" w:rsidP="007D1468">
      <w:r w:rsidRPr="00936713">
        <w:t xml:space="preserve">Das Backend wird in einer </w:t>
      </w:r>
      <w:r w:rsidR="00B53974">
        <w:t>«P</w:t>
      </w:r>
      <w:r w:rsidRPr="00936713">
        <w:t>ublic Cloud</w:t>
      </w:r>
      <w:r w:rsidR="00B53974">
        <w:t>»</w:t>
      </w:r>
      <w:r w:rsidRPr="00936713">
        <w:t xml:space="preserve"> auf einer Container Plattform betrieben. Das Webfrontend ist über die gleiche Domäne wie das Backend verfügbar und kann von jedem Rechner mit Verbindung zum Internet aufgerufen werden. Die mobile App wird als Download im Cloudstorage zur Verfügung gestellt. Mitarbeiter können die App über einen offiziellen Link auf ihr Gerät herunterladen und installieren.</w:t>
      </w:r>
    </w:p>
    <w:p w14:paraId="5846E3DA" w14:textId="2905C62E" w:rsidR="007D1468" w:rsidRPr="00936713" w:rsidRDefault="007D1468" w:rsidP="007D1468">
      <w:pPr>
        <w:pStyle w:val="Heading3"/>
      </w:pPr>
      <w:bookmarkStart w:id="113" w:name="_Toc190802605"/>
      <w:r w:rsidRPr="00936713">
        <w:t>Bausteinsicht</w:t>
      </w:r>
      <w:bookmarkEnd w:id="113"/>
    </w:p>
    <w:p w14:paraId="432E2394" w14:textId="72CFC63D" w:rsidR="00EF5A71" w:rsidRPr="00936713" w:rsidRDefault="00EF5A71" w:rsidP="00EF5A71">
      <w:r w:rsidRPr="00936713">
        <w:t xml:space="preserve">Im folgenden Kapitel werden </w:t>
      </w:r>
      <w:r w:rsidR="00C3484E" w:rsidRPr="00936713">
        <w:t>die statischen Bausteine</w:t>
      </w:r>
      <w:r w:rsidRPr="00936713">
        <w:t xml:space="preserve"> in verschiedenen Ebenen dargestellt.</w:t>
      </w:r>
    </w:p>
    <w:p w14:paraId="11697836" w14:textId="56A26A86" w:rsidR="007D1468" w:rsidRPr="00936713" w:rsidRDefault="00EF5A71" w:rsidP="00EF5A71">
      <w:pPr>
        <w:pStyle w:val="Heading4"/>
      </w:pPr>
      <w:r w:rsidRPr="00936713">
        <w:t>Whitebox des Gesamtsystem (Level 0)</w:t>
      </w:r>
    </w:p>
    <w:p w14:paraId="32660D34" w14:textId="38DB89B3" w:rsidR="00EF5A71" w:rsidRPr="00936713" w:rsidRDefault="00EF5A71" w:rsidP="00EF5A71">
      <w:r w:rsidRPr="00936713">
        <w:t xml:space="preserve">Die erste Bausteinsicht wird mit zwei Diagrammen dargestellt. </w:t>
      </w:r>
    </w:p>
    <w:p w14:paraId="1EDEFEED" w14:textId="2DA83D9A" w:rsidR="00EF5A71" w:rsidRPr="00936713" w:rsidRDefault="00EF5A71" w:rsidP="007C0001">
      <w:pPr>
        <w:pStyle w:val="Heading5"/>
      </w:pPr>
      <w:r w:rsidRPr="00936713">
        <w:t>Fachlicher Kontext</w:t>
      </w:r>
    </w:p>
    <w:p w14:paraId="5B3C8913" w14:textId="1A41E0F1" w:rsidR="00EF5A71" w:rsidRPr="00936713" w:rsidRDefault="00EF5A71" w:rsidP="00EF5A71">
      <w:r w:rsidRPr="00936713">
        <w:t xml:space="preserve">In </w:t>
      </w:r>
      <w:r w:rsidR="00EE284C" w:rsidRPr="00936713">
        <w:fldChar w:fldCharType="begin"/>
      </w:r>
      <w:r w:rsidR="00EE284C" w:rsidRPr="00936713">
        <w:instrText xml:space="preserve"> REF _Ref189814349 \h </w:instrText>
      </w:r>
      <w:r w:rsidR="00EE284C" w:rsidRPr="00936713">
        <w:fldChar w:fldCharType="separate"/>
      </w:r>
      <w:r w:rsidR="00EE284C" w:rsidRPr="00936713">
        <w:t>Abbildung 18</w:t>
      </w:r>
      <w:r w:rsidR="00EE284C" w:rsidRPr="00936713">
        <w:fldChar w:fldCharType="end"/>
      </w:r>
      <w:r w:rsidR="00EE284C" w:rsidRPr="00936713">
        <w:t xml:space="preserve"> </w:t>
      </w:r>
      <w:r w:rsidRPr="00936713">
        <w:t xml:space="preserve">sind die fachlichen Beziehungen zu den </w:t>
      </w:r>
      <w:r w:rsidR="00C3484E" w:rsidRPr="00936713">
        <w:t>verschiedenen</w:t>
      </w:r>
      <w:r w:rsidRPr="00936713">
        <w:t xml:space="preserve"> Bausteine</w:t>
      </w:r>
      <w:r w:rsidR="004B2487">
        <w:t>n</w:t>
      </w:r>
      <w:r w:rsidRPr="00936713">
        <w:t xml:space="preserve"> dargestellt.</w:t>
      </w:r>
    </w:p>
    <w:p w14:paraId="59F068CF" w14:textId="77777777" w:rsidR="00EE284C" w:rsidRPr="00936713" w:rsidRDefault="00EE284C" w:rsidP="00EF5A71"/>
    <w:p w14:paraId="64A410FA" w14:textId="1BAF82BF" w:rsidR="00EF5A71" w:rsidRPr="00936713" w:rsidRDefault="00EF4E1B" w:rsidP="00EE284C">
      <w:pPr>
        <w:keepNext/>
        <w:jc w:val="center"/>
      </w:pPr>
      <w:r w:rsidRPr="00936713">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01125C21" w:rsidR="00EF5A71" w:rsidRPr="00936713" w:rsidRDefault="00EF5A71" w:rsidP="00EE284C">
      <w:pPr>
        <w:pStyle w:val="Caption"/>
        <w:jc w:val="center"/>
      </w:pPr>
      <w:bookmarkStart w:id="114" w:name="_Ref189814349"/>
      <w:bookmarkStart w:id="115" w:name="_Toc190802498"/>
      <w:r w:rsidRPr="00936713">
        <w:t xml:space="preserve">Abbildung </w:t>
      </w:r>
      <w:fldSimple w:instr=" SEQ Abbildung \* ARABIC ">
        <w:r w:rsidR="00460E0F">
          <w:rPr>
            <w:noProof/>
          </w:rPr>
          <w:t>18</w:t>
        </w:r>
      </w:fldSimple>
      <w:bookmarkEnd w:id="114"/>
      <w:r w:rsidRPr="00936713">
        <w:t xml:space="preserve"> Bausteinsicht Level 0 Fachlicher Kontext</w:t>
      </w:r>
      <w:bookmarkEnd w:id="115"/>
    </w:p>
    <w:p w14:paraId="3000D80A" w14:textId="4530D850" w:rsidR="00EE284C" w:rsidRPr="00936713" w:rsidRDefault="00EE284C" w:rsidP="007C0001">
      <w:pPr>
        <w:pStyle w:val="Heading5"/>
      </w:pPr>
      <w:r w:rsidRPr="00936713">
        <w:t>Technischer Kontext</w:t>
      </w:r>
    </w:p>
    <w:p w14:paraId="2D748979" w14:textId="361C8A0B" w:rsidR="00EE284C" w:rsidRPr="00936713" w:rsidRDefault="00EE284C" w:rsidP="00EE284C">
      <w:r w:rsidRPr="00936713">
        <w:t>I</w:t>
      </w:r>
      <w:r w:rsidR="00C3484E">
        <w:t>n</w:t>
      </w:r>
      <w:r w:rsidRPr="00936713">
        <w:t xml:space="preserve"> </w:t>
      </w:r>
      <w:r w:rsidR="008576CC" w:rsidRPr="00936713">
        <w:fldChar w:fldCharType="begin"/>
      </w:r>
      <w:r w:rsidR="008576CC" w:rsidRPr="00936713">
        <w:instrText xml:space="preserve"> REF _Ref189814822 \h </w:instrText>
      </w:r>
      <w:r w:rsidR="008576CC" w:rsidRPr="00936713">
        <w:fldChar w:fldCharType="separate"/>
      </w:r>
      <w:r w:rsidR="008576CC" w:rsidRPr="00936713">
        <w:t>Abbildung 19</w:t>
      </w:r>
      <w:r w:rsidR="008576CC" w:rsidRPr="00936713">
        <w:fldChar w:fldCharType="end"/>
      </w:r>
      <w:r w:rsidR="008576CC" w:rsidRPr="00936713">
        <w:t xml:space="preserve"> sind die</w:t>
      </w:r>
      <w:r w:rsidR="006C3B51" w:rsidRPr="00936713">
        <w:t xml:space="preserve"> Schnittstellen</w:t>
      </w:r>
      <w:r w:rsidR="000A0D95" w:rsidRPr="00936713">
        <w:t xml:space="preserve"> unter den einzelnen Komponenten dargestellt.</w:t>
      </w:r>
    </w:p>
    <w:p w14:paraId="7A9C0EC4" w14:textId="77777777" w:rsidR="00EE284C" w:rsidRPr="00936713" w:rsidRDefault="00EE284C" w:rsidP="00EE284C"/>
    <w:p w14:paraId="7BF38B0B" w14:textId="5CD1230E" w:rsidR="00EE284C" w:rsidRPr="00936713" w:rsidRDefault="00EF4E1B" w:rsidP="00EE284C">
      <w:pPr>
        <w:keepNext/>
        <w:jc w:val="center"/>
      </w:pPr>
      <w:r w:rsidRPr="00936713">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258C3F61" w:rsidR="00EE284C" w:rsidRPr="00936713" w:rsidRDefault="00EE284C" w:rsidP="00EE284C">
      <w:pPr>
        <w:pStyle w:val="Caption"/>
        <w:jc w:val="center"/>
      </w:pPr>
      <w:bookmarkStart w:id="116" w:name="_Ref189814822"/>
      <w:bookmarkStart w:id="117" w:name="_Toc190802499"/>
      <w:r w:rsidRPr="00936713">
        <w:t xml:space="preserve">Abbildung </w:t>
      </w:r>
      <w:fldSimple w:instr=" SEQ Abbildung \* ARABIC ">
        <w:r w:rsidR="00460E0F">
          <w:rPr>
            <w:noProof/>
          </w:rPr>
          <w:t>19</w:t>
        </w:r>
      </w:fldSimple>
      <w:bookmarkEnd w:id="116"/>
      <w:r w:rsidRPr="00936713">
        <w:t xml:space="preserve"> Bausteinsicht Level 0 Technischer Kontext</w:t>
      </w:r>
      <w:bookmarkEnd w:id="117"/>
    </w:p>
    <w:p w14:paraId="4AB7D594" w14:textId="3573A989" w:rsidR="000A0D95" w:rsidRPr="00936713" w:rsidRDefault="000A0D95" w:rsidP="007C0001">
      <w:pPr>
        <w:pStyle w:val="Heading5"/>
      </w:pPr>
      <w:r w:rsidRPr="00936713">
        <w:t>Begründung</w:t>
      </w:r>
    </w:p>
    <w:p w14:paraId="5687D2F9" w14:textId="3F495920" w:rsidR="008D4C39" w:rsidRPr="00936713" w:rsidRDefault="000A0D95" w:rsidP="000A0D95">
      <w:r w:rsidRPr="00936713">
        <w:t xml:space="preserve">Die </w:t>
      </w:r>
      <w:r w:rsidR="00C3484E">
        <w:t>«</w:t>
      </w:r>
      <w:r w:rsidRPr="00936713">
        <w:t>Baustellen App</w:t>
      </w:r>
      <w:r w:rsidR="00C3484E">
        <w:t>»</w:t>
      </w:r>
      <w:r w:rsidRPr="00936713">
        <w:t xml:space="preserve"> besteht aus verschiedenen Komponenten, um die Last und Verantwortlichkeiten zu verteilen. Die Bu</w:t>
      </w:r>
      <w:r w:rsidR="00B16537">
        <w:t>s</w:t>
      </w:r>
      <w:r w:rsidRPr="00936713">
        <w:t>i</w:t>
      </w:r>
      <w:r w:rsidR="00C3484E">
        <w:t>n</w:t>
      </w:r>
      <w:r w:rsidRPr="00936713">
        <w:t>ess</w:t>
      </w:r>
      <w:r w:rsidR="00C3484E">
        <w:t>-L</w:t>
      </w:r>
      <w:r w:rsidRPr="00936713">
        <w:t xml:space="preserve">ogik </w:t>
      </w:r>
      <w:r w:rsidR="002177E1" w:rsidRPr="00936713">
        <w:t>der gesamten Applikation wird in die Domäne</w:t>
      </w:r>
      <w:r w:rsidR="00C3484E">
        <w:t>n</w:t>
      </w:r>
      <w:r w:rsidR="002177E1" w:rsidRPr="00936713">
        <w:t xml:space="preserve"> Projekte, Notizen, Inbetriebnahme </w:t>
      </w:r>
      <w:r w:rsidR="00C3484E">
        <w:t>sowie</w:t>
      </w:r>
      <w:r w:rsidR="00C3484E" w:rsidRPr="00936713">
        <w:t xml:space="preserve"> </w:t>
      </w:r>
      <w:r w:rsidR="002177E1" w:rsidRPr="00936713">
        <w:t>Identität aufgeteilt</w:t>
      </w:r>
      <w:r w:rsidR="00CE5166" w:rsidRPr="00936713">
        <w:t xml:space="preserve"> und als Microservices aufgebaut. Dadurch lässt sich das System in Zukunft um weitere Domänen erweitern</w:t>
      </w:r>
      <w:r w:rsidRPr="00936713">
        <w:t>. Schnittstellen</w:t>
      </w:r>
      <w:r w:rsidR="00CE5166" w:rsidRPr="00936713">
        <w:t xml:space="preserve"> zu den Services und dem API Gateway werden </w:t>
      </w:r>
      <w:r w:rsidRPr="00936713">
        <w:t>als REST/HTTPS Schnittstelle</w:t>
      </w:r>
      <w:r w:rsidR="002458A8" w:rsidRPr="00936713">
        <w:t>n</w:t>
      </w:r>
      <w:r w:rsidRPr="00936713">
        <w:t xml:space="preserve"> implementiert. REST/HTTPS ist stabil, bewährt und etabliert. Damit Probleme bezüglich CORS </w:t>
      </w:r>
      <w:r w:rsidR="002177E1" w:rsidRPr="00936713">
        <w:t>in der Webapplika</w:t>
      </w:r>
      <w:r w:rsidR="00C3484E">
        <w:t>ti</w:t>
      </w:r>
      <w:r w:rsidR="002177E1" w:rsidRPr="00936713">
        <w:t xml:space="preserve">on </w:t>
      </w:r>
      <w:r w:rsidRPr="00936713">
        <w:t xml:space="preserve">verhindert werden können, wird zwischen Services und Web oder Mobile Frontend ein API Gateway </w:t>
      </w:r>
      <w:r w:rsidR="00C3484E" w:rsidRPr="00936713">
        <w:t>realisiert</w:t>
      </w:r>
      <w:r w:rsidRPr="00936713">
        <w:t>.</w:t>
      </w:r>
    </w:p>
    <w:p w14:paraId="5294A0C8" w14:textId="6D90F023" w:rsidR="008D4C39" w:rsidRPr="00936713" w:rsidRDefault="008D4C39" w:rsidP="007C0001">
      <w:pPr>
        <w:pStyle w:val="Heading5"/>
      </w:pPr>
      <w:r w:rsidRPr="00936713">
        <w:t>Enthaltene Bausteine</w:t>
      </w:r>
    </w:p>
    <w:p w14:paraId="37821EA5" w14:textId="5D009CBA" w:rsidR="00FD4EAB" w:rsidRPr="00936713" w:rsidRDefault="00FD4EAB" w:rsidP="00FD4EAB">
      <w:pPr>
        <w:pStyle w:val="Caption"/>
        <w:keepNext/>
      </w:pPr>
      <w:bookmarkStart w:id="118" w:name="_Toc190802535"/>
      <w:r w:rsidRPr="00936713">
        <w:t xml:space="preserve">Tabelle </w:t>
      </w:r>
      <w:fldSimple w:instr=" SEQ Tabelle \* ARABIC ">
        <w:r w:rsidR="00D64016">
          <w:rPr>
            <w:noProof/>
          </w:rPr>
          <w:t>12</w:t>
        </w:r>
      </w:fldSimple>
      <w:r w:rsidRPr="00936713">
        <w:t xml:space="preserve"> Beschreibung der System Bausteine</w:t>
      </w:r>
      <w:bookmarkEnd w:id="118"/>
    </w:p>
    <w:tbl>
      <w:tblPr>
        <w:tblStyle w:val="TabelleBFH2"/>
        <w:tblW w:w="0" w:type="auto"/>
        <w:tblLook w:val="04A0" w:firstRow="1" w:lastRow="0" w:firstColumn="1" w:lastColumn="0" w:noHBand="0" w:noVBand="1"/>
      </w:tblPr>
      <w:tblGrid>
        <w:gridCol w:w="3034"/>
        <w:gridCol w:w="6348"/>
      </w:tblGrid>
      <w:tr w:rsidR="008D4C39" w:rsidRPr="00936713"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936713" w:rsidRDefault="008D4C39" w:rsidP="000A0D95">
            <w:r w:rsidRPr="00936713">
              <w:t>Baustein</w:t>
            </w:r>
          </w:p>
        </w:tc>
        <w:tc>
          <w:tcPr>
            <w:tcW w:w="6348" w:type="dxa"/>
          </w:tcPr>
          <w:p w14:paraId="36757369" w14:textId="7BE3CE1D" w:rsidR="008D4C39" w:rsidRPr="00936713" w:rsidRDefault="008D4C39" w:rsidP="000A0D95">
            <w:r w:rsidRPr="00936713">
              <w:t>Beschreibung</w:t>
            </w:r>
          </w:p>
        </w:tc>
      </w:tr>
      <w:tr w:rsidR="008D4C39" w:rsidRPr="00936713" w14:paraId="58F3B967" w14:textId="77777777" w:rsidTr="00FD4EAB">
        <w:tc>
          <w:tcPr>
            <w:tcW w:w="3034" w:type="dxa"/>
          </w:tcPr>
          <w:p w14:paraId="4D9A54F3" w14:textId="212AF24E" w:rsidR="008D4C39" w:rsidRPr="00936713" w:rsidRDefault="008D4C39" w:rsidP="000A0D95">
            <w:r w:rsidRPr="00936713">
              <w:t>Mobile Client</w:t>
            </w:r>
          </w:p>
        </w:tc>
        <w:tc>
          <w:tcPr>
            <w:tcW w:w="6348" w:type="dxa"/>
          </w:tcPr>
          <w:p w14:paraId="34B9DA2D" w14:textId="202A8DE7" w:rsidR="008D4C39" w:rsidRPr="00936713" w:rsidRDefault="008D4C39" w:rsidP="000A0D95">
            <w:r w:rsidRPr="00936713">
              <w:t xml:space="preserve">Die mobile App ist der Zugang für Mitarbeiter auf der Baustelle. Der </w:t>
            </w:r>
            <w:r w:rsidR="00ED2163" w:rsidRPr="00936713">
              <w:t>Hauptzweck</w:t>
            </w:r>
            <w:r w:rsidRPr="00936713">
              <w:t xml:space="preserve"> ist die Informationsbeschaffung auf der Baustelle für die Mitarbeiter und Projektleiter.</w:t>
            </w:r>
          </w:p>
        </w:tc>
      </w:tr>
      <w:tr w:rsidR="008D4C39" w:rsidRPr="00936713" w14:paraId="705CE835" w14:textId="77777777" w:rsidTr="00FD4EAB">
        <w:tc>
          <w:tcPr>
            <w:tcW w:w="3034" w:type="dxa"/>
          </w:tcPr>
          <w:p w14:paraId="09464C64" w14:textId="01C7B29A" w:rsidR="008D4C39" w:rsidRPr="00936713" w:rsidRDefault="00ED2163" w:rsidP="008D4C39">
            <w:r w:rsidRPr="00936713">
              <w:t>Web</w:t>
            </w:r>
            <w:r>
              <w:t>p</w:t>
            </w:r>
            <w:r w:rsidRPr="00936713">
              <w:t>ortal</w:t>
            </w:r>
          </w:p>
        </w:tc>
        <w:tc>
          <w:tcPr>
            <w:tcW w:w="6348" w:type="dxa"/>
          </w:tcPr>
          <w:p w14:paraId="68ED3D7E" w14:textId="317E4FA2" w:rsidR="008D4C39" w:rsidRPr="00936713" w:rsidRDefault="008D4C39" w:rsidP="008D4C39">
            <w:pPr>
              <w:tabs>
                <w:tab w:val="left" w:pos="915"/>
              </w:tabs>
            </w:pPr>
            <w:r w:rsidRPr="00936713">
              <w:t>Im Webportal werden die Projekte administriert. Das Webportal ist für den Zugang von einem Desktop/Laptop Rechner ausgelegt.</w:t>
            </w:r>
          </w:p>
        </w:tc>
      </w:tr>
      <w:tr w:rsidR="008D4C39" w:rsidRPr="00936713" w14:paraId="7DF7AFFF" w14:textId="77777777" w:rsidTr="00FD4EAB">
        <w:tc>
          <w:tcPr>
            <w:tcW w:w="3034" w:type="dxa"/>
          </w:tcPr>
          <w:p w14:paraId="569FCC9A" w14:textId="12C29D1A" w:rsidR="008D4C39" w:rsidRPr="00936713" w:rsidRDefault="008D4C39" w:rsidP="008D4C39">
            <w:r w:rsidRPr="00936713">
              <w:lastRenderedPageBreak/>
              <w:t>API Gateway</w:t>
            </w:r>
          </w:p>
        </w:tc>
        <w:tc>
          <w:tcPr>
            <w:tcW w:w="6348" w:type="dxa"/>
          </w:tcPr>
          <w:p w14:paraId="4B790D15" w14:textId="07B40968" w:rsidR="008D4C39" w:rsidRPr="00936713" w:rsidRDefault="008D4C39" w:rsidP="008D4C39">
            <w:r w:rsidRPr="00936713">
              <w:t xml:space="preserve">Der </w:t>
            </w:r>
            <w:r w:rsidR="00ED2163" w:rsidRPr="00936713">
              <w:t>API</w:t>
            </w:r>
            <w:r w:rsidR="00257D72">
              <w:t xml:space="preserve"> </w:t>
            </w:r>
            <w:r w:rsidR="00ED2163" w:rsidRPr="00936713">
              <w:t>Gateway</w:t>
            </w:r>
            <w:r w:rsidRPr="00936713">
              <w:t xml:space="preserve"> ist ein Reverse Proxy. Er dient als Single Entry Point für das Webportal </w:t>
            </w:r>
            <w:r w:rsidR="00ED2163">
              <w:t>sowie</w:t>
            </w:r>
            <w:r w:rsidR="00ED2163" w:rsidRPr="00936713">
              <w:t xml:space="preserve"> </w:t>
            </w:r>
            <w:r w:rsidRPr="00936713">
              <w:t>den mobile</w:t>
            </w:r>
            <w:r w:rsidR="00ED2163">
              <w:t>n</w:t>
            </w:r>
            <w:r w:rsidRPr="00936713">
              <w:t xml:space="preserve"> Client und verteilt die Anfragen an die Services im Backend. Ausserdem sichert er die Routen</w:t>
            </w:r>
            <w:r w:rsidR="00ED2163">
              <w:t>,</w:t>
            </w:r>
            <w:r w:rsidRPr="00936713">
              <w:t xml:space="preserve"> indem er die Weiterleitung für nicht authentifizierte Benutzer blockiert.</w:t>
            </w:r>
          </w:p>
        </w:tc>
      </w:tr>
      <w:tr w:rsidR="008D4C39" w:rsidRPr="00936713" w14:paraId="1D8634AB" w14:textId="77777777" w:rsidTr="00FD4EAB">
        <w:tc>
          <w:tcPr>
            <w:tcW w:w="3034" w:type="dxa"/>
          </w:tcPr>
          <w:p w14:paraId="0B0D768C" w14:textId="33CA8288" w:rsidR="008D4C39" w:rsidRPr="00936713" w:rsidRDefault="008D4C39" w:rsidP="008D4C39">
            <w:r w:rsidRPr="00936713">
              <w:t>Project Service</w:t>
            </w:r>
          </w:p>
        </w:tc>
        <w:tc>
          <w:tcPr>
            <w:tcW w:w="6348" w:type="dxa"/>
          </w:tcPr>
          <w:p w14:paraId="1E898A2A" w14:textId="34043ECD" w:rsidR="008D4C39" w:rsidRPr="00936713" w:rsidRDefault="002E1A65" w:rsidP="008D4C39">
            <w:r w:rsidRPr="00936713">
              <w:t>Der Projekt Service erlaubt die Erfassung und Bearbeitung der Projekte.</w:t>
            </w:r>
          </w:p>
        </w:tc>
      </w:tr>
      <w:tr w:rsidR="008D4C39" w:rsidRPr="00936713" w14:paraId="3EB42FC5" w14:textId="77777777" w:rsidTr="00FD4EAB">
        <w:tc>
          <w:tcPr>
            <w:tcW w:w="3034" w:type="dxa"/>
          </w:tcPr>
          <w:p w14:paraId="693D4F2F" w14:textId="12F03050" w:rsidR="008D4C39" w:rsidRPr="00936713" w:rsidRDefault="008D4C39" w:rsidP="008D4C39">
            <w:r w:rsidRPr="00936713">
              <w:t>Note Service</w:t>
            </w:r>
          </w:p>
        </w:tc>
        <w:tc>
          <w:tcPr>
            <w:tcW w:w="6348" w:type="dxa"/>
          </w:tcPr>
          <w:p w14:paraId="7013B283" w14:textId="369D3179" w:rsidR="008D4C39" w:rsidRPr="00936713" w:rsidRDefault="002E1A65" w:rsidP="008D4C39">
            <w:r w:rsidRPr="00936713">
              <w:t>Der Not</w:t>
            </w:r>
            <w:r w:rsidR="00ED2163">
              <w:t>e</w:t>
            </w:r>
            <w:r w:rsidRPr="00936713">
              <w:t xml:space="preserve"> Service erlaubt das Erfassen </w:t>
            </w:r>
            <w:r w:rsidR="00FD4EAB" w:rsidRPr="00936713">
              <w:t xml:space="preserve">und Bearbeiten </w:t>
            </w:r>
            <w:r w:rsidRPr="00936713">
              <w:t>von Notizen.</w:t>
            </w:r>
          </w:p>
        </w:tc>
      </w:tr>
      <w:tr w:rsidR="008D4C39" w:rsidRPr="00936713" w14:paraId="117545C6" w14:textId="77777777" w:rsidTr="00FD4EAB">
        <w:tc>
          <w:tcPr>
            <w:tcW w:w="3034" w:type="dxa"/>
          </w:tcPr>
          <w:p w14:paraId="70D6E9B7" w14:textId="509DB5EE" w:rsidR="008D4C39" w:rsidRPr="00936713" w:rsidRDefault="008D4C39" w:rsidP="008D4C39">
            <w:r w:rsidRPr="00936713">
              <w:t>Commissioning Service</w:t>
            </w:r>
          </w:p>
        </w:tc>
        <w:tc>
          <w:tcPr>
            <w:tcW w:w="6348" w:type="dxa"/>
          </w:tcPr>
          <w:p w14:paraId="7FD109E3" w14:textId="28EAAACF" w:rsidR="008D4C39" w:rsidRPr="00936713" w:rsidRDefault="002E1A65" w:rsidP="008D4C39">
            <w:r w:rsidRPr="00936713">
              <w:t xml:space="preserve">Der Inbetriebnahme Service beinhaltet das </w:t>
            </w:r>
            <w:r w:rsidR="00ED2163">
              <w:t>E</w:t>
            </w:r>
            <w:r w:rsidRPr="00936713">
              <w:t xml:space="preserve">rfassen von </w:t>
            </w:r>
            <w:r w:rsidR="00ED2163" w:rsidRPr="00936713">
              <w:t>IBN-Checklisten</w:t>
            </w:r>
            <w:r w:rsidRPr="00936713">
              <w:t xml:space="preserve">. Der Service erlaubt das </w:t>
            </w:r>
            <w:r w:rsidR="00ED2163">
              <w:t>E</w:t>
            </w:r>
            <w:r w:rsidRPr="00936713">
              <w:t xml:space="preserve">rstellen von </w:t>
            </w:r>
            <w:r w:rsidR="00ED2163" w:rsidRPr="00936713">
              <w:t>IBN-Protokollen</w:t>
            </w:r>
            <w:r w:rsidRPr="00936713">
              <w:t xml:space="preserve"> anhand der IBN</w:t>
            </w:r>
            <w:r w:rsidR="00ED2163">
              <w:t>-</w:t>
            </w:r>
            <w:r w:rsidRPr="00936713">
              <w:t>Checklisten.</w:t>
            </w:r>
          </w:p>
        </w:tc>
      </w:tr>
      <w:tr w:rsidR="008D4C39" w:rsidRPr="00936713" w14:paraId="79E10EA9" w14:textId="77777777" w:rsidTr="00FD4EAB">
        <w:tc>
          <w:tcPr>
            <w:tcW w:w="3034" w:type="dxa"/>
          </w:tcPr>
          <w:p w14:paraId="2876CBD2" w14:textId="6CB8E74C" w:rsidR="008D4C39" w:rsidRPr="00936713" w:rsidRDefault="008D4C39" w:rsidP="008D4C39">
            <w:r w:rsidRPr="00936713">
              <w:t>Identity Service</w:t>
            </w:r>
          </w:p>
        </w:tc>
        <w:tc>
          <w:tcPr>
            <w:tcW w:w="6348" w:type="dxa"/>
          </w:tcPr>
          <w:p w14:paraId="7075FFBE" w14:textId="1B4A3126" w:rsidR="008D4C39" w:rsidRPr="00936713" w:rsidRDefault="002E1A65" w:rsidP="008D4C39">
            <w:r w:rsidRPr="00936713">
              <w:t xml:space="preserve">Dieser Service kümmert sich um die Benutzerverwaltung. Benutzer können erfasst und einer Applikationsrolle zugeordnet werden. Dieser Service </w:t>
            </w:r>
            <w:r w:rsidR="00ED2163">
              <w:t>a</w:t>
            </w:r>
            <w:r w:rsidR="00ED2163" w:rsidRPr="00936713">
              <w:t>utorisiert</w:t>
            </w:r>
            <w:r w:rsidRPr="00936713">
              <w:t xml:space="preserve"> die Benutzer innerhalb der Services.</w:t>
            </w:r>
          </w:p>
        </w:tc>
      </w:tr>
      <w:tr w:rsidR="00402D96" w:rsidRPr="00936713" w14:paraId="2602C45E" w14:textId="77777777" w:rsidTr="00FD4EAB">
        <w:tc>
          <w:tcPr>
            <w:tcW w:w="3034" w:type="dxa"/>
          </w:tcPr>
          <w:p w14:paraId="1AB0645B" w14:textId="75824AD4" w:rsidR="00402D96" w:rsidRPr="00936713" w:rsidRDefault="00402D96" w:rsidP="008D4C39">
            <w:r w:rsidRPr="00936713">
              <w:t>File Service</w:t>
            </w:r>
          </w:p>
        </w:tc>
        <w:tc>
          <w:tcPr>
            <w:tcW w:w="6348" w:type="dxa"/>
          </w:tcPr>
          <w:p w14:paraId="7C06A55C" w14:textId="41F651F0" w:rsidR="00402D96" w:rsidRPr="00936713" w:rsidRDefault="00402D96" w:rsidP="008D4C39">
            <w:r w:rsidRPr="00936713">
              <w:t>Der File Service ist für das Speichern und Ausliefern von Dateien wie Dokumente oder Bilder zuständig.</w:t>
            </w:r>
          </w:p>
        </w:tc>
      </w:tr>
      <w:tr w:rsidR="00EF4E1B" w:rsidRPr="00936713" w14:paraId="26B06F61" w14:textId="77777777" w:rsidTr="00FD4EAB">
        <w:tc>
          <w:tcPr>
            <w:tcW w:w="3034" w:type="dxa"/>
          </w:tcPr>
          <w:p w14:paraId="0973B1F2" w14:textId="2CEF552A" w:rsidR="00EF4E1B" w:rsidRPr="00936713" w:rsidRDefault="00EF4E1B" w:rsidP="008D4C39">
            <w:r w:rsidRPr="00936713">
              <w:t>Customer Service</w:t>
            </w:r>
          </w:p>
        </w:tc>
        <w:tc>
          <w:tcPr>
            <w:tcW w:w="6348" w:type="dxa"/>
          </w:tcPr>
          <w:p w14:paraId="367E4F2E" w14:textId="6697A4F1" w:rsidR="00EF4E1B" w:rsidRPr="00936713" w:rsidRDefault="00EF4E1B" w:rsidP="008D4C39">
            <w:r w:rsidRPr="00936713">
              <w:t xml:space="preserve">Der Customer Service synchronisiert Kunden Daten aus dem CRM der Helion AG und stellt sie für die </w:t>
            </w:r>
            <w:r w:rsidR="00ED2163">
              <w:t>«</w:t>
            </w:r>
            <w:r w:rsidRPr="00936713">
              <w:t>Baustellen App</w:t>
            </w:r>
            <w:r w:rsidR="00ED2163">
              <w:t>»</w:t>
            </w:r>
            <w:r w:rsidRPr="00936713">
              <w:t xml:space="preserve"> zur Verfügung.</w:t>
            </w:r>
          </w:p>
        </w:tc>
      </w:tr>
    </w:tbl>
    <w:p w14:paraId="4B678238" w14:textId="55BA7B0A" w:rsidR="00402D96" w:rsidRPr="00936713" w:rsidRDefault="00402D96" w:rsidP="007C0001">
      <w:pPr>
        <w:pStyle w:val="Heading5"/>
      </w:pPr>
      <w:r w:rsidRPr="00936713">
        <w:t>Schnittstellen</w:t>
      </w:r>
    </w:p>
    <w:p w14:paraId="77CEB95F" w14:textId="629C164E" w:rsidR="00EF4E1B" w:rsidRPr="00936713" w:rsidRDefault="00EF4E1B" w:rsidP="000A0D95">
      <w:r w:rsidRPr="00936713">
        <w:t>In der folgenden Tabelle werden die Schnittstellen zu den externen Systemen beschrieben.</w:t>
      </w:r>
    </w:p>
    <w:p w14:paraId="3E4ED6A8" w14:textId="2828266F" w:rsidR="00917056" w:rsidRPr="00936713" w:rsidRDefault="00917056" w:rsidP="00917056">
      <w:pPr>
        <w:pStyle w:val="Caption"/>
        <w:keepNext/>
      </w:pPr>
      <w:bookmarkStart w:id="119" w:name="_Toc190802536"/>
      <w:r w:rsidRPr="00936713">
        <w:t xml:space="preserve">Tabelle </w:t>
      </w:r>
      <w:fldSimple w:instr=" SEQ Tabelle \* ARABIC ">
        <w:r w:rsidR="00D64016">
          <w:rPr>
            <w:noProof/>
          </w:rPr>
          <w:t>13</w:t>
        </w:r>
      </w:fldSimple>
      <w:r w:rsidRPr="00936713">
        <w:t xml:space="preserve"> Beschreibung der Schnittstellen</w:t>
      </w:r>
      <w:r w:rsidR="00EF1012" w:rsidRPr="00936713">
        <w:t xml:space="preserve"> des Gesamtsystems</w:t>
      </w:r>
      <w:r w:rsidRPr="00936713">
        <w:t xml:space="preserve"> zu den externen Systemen</w:t>
      </w:r>
      <w:bookmarkEnd w:id="119"/>
    </w:p>
    <w:tbl>
      <w:tblPr>
        <w:tblStyle w:val="TabelleBFH2"/>
        <w:tblW w:w="0" w:type="auto"/>
        <w:tblLook w:val="04A0" w:firstRow="1" w:lastRow="0" w:firstColumn="1" w:lastColumn="0" w:noHBand="0" w:noVBand="1"/>
      </w:tblPr>
      <w:tblGrid>
        <w:gridCol w:w="2467"/>
        <w:gridCol w:w="2693"/>
        <w:gridCol w:w="4222"/>
      </w:tblGrid>
      <w:tr w:rsidR="00402D96" w:rsidRPr="00936713"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936713" w:rsidRDefault="00402D96" w:rsidP="000A0D95">
            <w:pPr>
              <w:rPr>
                <w:b w:val="0"/>
              </w:rPr>
            </w:pPr>
            <w:r w:rsidRPr="00936713">
              <w:rPr>
                <w:b w:val="0"/>
              </w:rPr>
              <w:t>Schnittstelle</w:t>
            </w:r>
          </w:p>
        </w:tc>
        <w:tc>
          <w:tcPr>
            <w:tcW w:w="2693" w:type="dxa"/>
          </w:tcPr>
          <w:p w14:paraId="1AF27724" w14:textId="7BB35E74" w:rsidR="00402D96" w:rsidRPr="00936713" w:rsidRDefault="00402D96" w:rsidP="000A0D95">
            <w:pPr>
              <w:rPr>
                <w:b w:val="0"/>
              </w:rPr>
            </w:pPr>
            <w:r w:rsidRPr="00936713">
              <w:rPr>
                <w:b w:val="0"/>
              </w:rPr>
              <w:t>Risiko</w:t>
            </w:r>
          </w:p>
        </w:tc>
        <w:tc>
          <w:tcPr>
            <w:tcW w:w="4222" w:type="dxa"/>
          </w:tcPr>
          <w:p w14:paraId="62D15A85" w14:textId="21FAA342" w:rsidR="00402D96" w:rsidRPr="00936713" w:rsidRDefault="00402D96" w:rsidP="000A0D95">
            <w:pPr>
              <w:rPr>
                <w:b w:val="0"/>
              </w:rPr>
            </w:pPr>
            <w:r w:rsidRPr="00936713">
              <w:rPr>
                <w:b w:val="0"/>
              </w:rPr>
              <w:t>Beschreibung</w:t>
            </w:r>
          </w:p>
        </w:tc>
      </w:tr>
      <w:tr w:rsidR="00402D96" w:rsidRPr="00936713" w14:paraId="382CE5C4" w14:textId="77777777" w:rsidTr="00EF4E1B">
        <w:tc>
          <w:tcPr>
            <w:tcW w:w="2467" w:type="dxa"/>
          </w:tcPr>
          <w:p w14:paraId="23657533" w14:textId="4E9BBABA" w:rsidR="00402D96" w:rsidRPr="00936713" w:rsidRDefault="00EF4E1B" w:rsidP="000A0D95">
            <w:r w:rsidRPr="00936713">
              <w:t>MS SharePoint/Teams</w:t>
            </w:r>
          </w:p>
        </w:tc>
        <w:tc>
          <w:tcPr>
            <w:tcW w:w="2693" w:type="dxa"/>
          </w:tcPr>
          <w:p w14:paraId="064DF03C" w14:textId="2E9CB993" w:rsidR="00402D96" w:rsidRPr="00936713" w:rsidRDefault="00EF4E1B" w:rsidP="000A0D95">
            <w:r w:rsidRPr="00936713">
              <w:t>Für das Projekt relevante Chats und Dokumente können nicht geöffnet werden</w:t>
            </w:r>
          </w:p>
        </w:tc>
        <w:tc>
          <w:tcPr>
            <w:tcW w:w="4222" w:type="dxa"/>
          </w:tcPr>
          <w:p w14:paraId="7705E4F1" w14:textId="4CE327E5" w:rsidR="00402D96" w:rsidRPr="00936713" w:rsidRDefault="00EF4E1B" w:rsidP="000A0D95">
            <w:r w:rsidRPr="00936713">
              <w:t xml:space="preserve">Teams und SharePoint sind </w:t>
            </w:r>
            <w:r w:rsidR="00633D1C" w:rsidRPr="00936713">
              <w:t>Standardapplikationen</w:t>
            </w:r>
            <w:r w:rsidRPr="00936713">
              <w:t xml:space="preserve"> aus dem Hause Microsoft und dienen </w:t>
            </w:r>
            <w:r w:rsidR="00633D1C">
              <w:t>d</w:t>
            </w:r>
            <w:r w:rsidRPr="00936713">
              <w:t>er Kollaboration (Teams) der Mitarbeiter und Dokumenten Management (SharePoint) im Projekt.</w:t>
            </w:r>
          </w:p>
        </w:tc>
      </w:tr>
      <w:tr w:rsidR="00EF4E1B" w:rsidRPr="00936713" w14:paraId="290A6F3F" w14:textId="77777777" w:rsidTr="00EF4E1B">
        <w:tc>
          <w:tcPr>
            <w:tcW w:w="2467" w:type="dxa"/>
          </w:tcPr>
          <w:p w14:paraId="3F10A9CA" w14:textId="37ABB6B4" w:rsidR="00402D96" w:rsidRPr="00936713" w:rsidRDefault="00EF4E1B" w:rsidP="000A0D95">
            <w:r w:rsidRPr="00936713">
              <w:t>CRM – Dynamics</w:t>
            </w:r>
          </w:p>
        </w:tc>
        <w:tc>
          <w:tcPr>
            <w:tcW w:w="2693" w:type="dxa"/>
          </w:tcPr>
          <w:p w14:paraId="7D4E7A41" w14:textId="5FB064C5" w:rsidR="00402D96" w:rsidRPr="00936713" w:rsidRDefault="00EF4E1B" w:rsidP="000A0D95">
            <w:r w:rsidRPr="00936713">
              <w:t xml:space="preserve">Aktuelle Kundendaten können nicht in die </w:t>
            </w:r>
            <w:r w:rsidR="00633D1C">
              <w:t>«</w:t>
            </w:r>
            <w:r w:rsidRPr="00936713">
              <w:t>Baustellen App</w:t>
            </w:r>
            <w:r w:rsidR="00633D1C">
              <w:t>»</w:t>
            </w:r>
            <w:r w:rsidRPr="00936713">
              <w:t xml:space="preserve"> synchronisiert werden</w:t>
            </w:r>
          </w:p>
        </w:tc>
        <w:tc>
          <w:tcPr>
            <w:tcW w:w="4222" w:type="dxa"/>
          </w:tcPr>
          <w:p w14:paraId="46B50194" w14:textId="2160B495" w:rsidR="00402D96" w:rsidRPr="00936713" w:rsidRDefault="00EF4E1B" w:rsidP="000A0D95">
            <w:r w:rsidRPr="00936713">
              <w:t>Das CRM enthält die Kundendaten der Helion AG und soll als Masterquelle für Kundendaten in den Projekten eingesetzt werden.</w:t>
            </w:r>
          </w:p>
        </w:tc>
      </w:tr>
      <w:tr w:rsidR="00EF4E1B" w:rsidRPr="00936713" w14:paraId="5ECE8E27" w14:textId="77777777" w:rsidTr="00EF4E1B">
        <w:tc>
          <w:tcPr>
            <w:tcW w:w="2467" w:type="dxa"/>
          </w:tcPr>
          <w:p w14:paraId="13158796" w14:textId="20BDF1BF" w:rsidR="00EF4E1B" w:rsidRPr="00936713" w:rsidRDefault="00EF4E1B" w:rsidP="000A0D95">
            <w:r w:rsidRPr="00936713">
              <w:t>Logistik Power App</w:t>
            </w:r>
          </w:p>
        </w:tc>
        <w:tc>
          <w:tcPr>
            <w:tcW w:w="2693" w:type="dxa"/>
          </w:tcPr>
          <w:p w14:paraId="3BFF3479" w14:textId="493437BB" w:rsidR="00EF4E1B" w:rsidRPr="00936713" w:rsidRDefault="00EF4E1B" w:rsidP="000A0D95">
            <w:r w:rsidRPr="00936713">
              <w:t>Fehler in den Materiallieferungen können nicht erfasst werden</w:t>
            </w:r>
            <w:r w:rsidR="00917056" w:rsidRPr="00936713">
              <w:t>.</w:t>
            </w:r>
          </w:p>
        </w:tc>
        <w:tc>
          <w:tcPr>
            <w:tcW w:w="4222" w:type="dxa"/>
          </w:tcPr>
          <w:p w14:paraId="488CDB86" w14:textId="0DE7E895" w:rsidR="00EF4E1B" w:rsidRPr="00E72830" w:rsidRDefault="00917056" w:rsidP="000A0D95">
            <w:commentRangeStart w:id="120"/>
            <w:r w:rsidRPr="00E72830">
              <w:t>Die Logistik App ist eine Power App, welche u</w:t>
            </w:r>
            <w:r w:rsidR="00633D1C" w:rsidRPr="00E72830">
              <w:t xml:space="preserve">. </w:t>
            </w:r>
            <w:r w:rsidRPr="00E72830">
              <w:t>a. für Material</w:t>
            </w:r>
            <w:r w:rsidR="00633D1C" w:rsidRPr="00E72830">
              <w:t>b</w:t>
            </w:r>
            <w:r w:rsidRPr="00E72830">
              <w:t>estellung</w:t>
            </w:r>
            <w:r w:rsidR="00E72830" w:rsidRPr="00E72830">
              <w:t>en und die Meldung von Lieferfehlern</w:t>
            </w:r>
            <w:r w:rsidRPr="00E72830">
              <w:t xml:space="preserve"> verwendet wird. Aus dem Projekt soll die Logistik App geöffnet werden können, um Fehler in den Materiallieferungen erfassen zu können.</w:t>
            </w:r>
            <w:commentRangeEnd w:id="120"/>
            <w:r w:rsidR="00633D1C" w:rsidRPr="00E72830">
              <w:rPr>
                <w:rStyle w:val="CommentReference"/>
              </w:rPr>
              <w:commentReference w:id="120"/>
            </w:r>
          </w:p>
        </w:tc>
      </w:tr>
    </w:tbl>
    <w:p w14:paraId="532F0B55" w14:textId="36F8B035" w:rsidR="00402D96" w:rsidRPr="00936713" w:rsidRDefault="00917056" w:rsidP="00917056">
      <w:pPr>
        <w:pStyle w:val="Heading4"/>
      </w:pPr>
      <w:r w:rsidRPr="00936713">
        <w:t>Mobile App</w:t>
      </w:r>
      <w:r w:rsidR="00DE534C" w:rsidRPr="00936713">
        <w:t xml:space="preserve"> (Level 1)</w:t>
      </w:r>
    </w:p>
    <w:p w14:paraId="3C981958" w14:textId="76B5D7FD" w:rsidR="00917056" w:rsidRPr="00936713" w:rsidRDefault="00A109EE" w:rsidP="00917056">
      <w:r w:rsidRPr="00936713">
        <w:t>In diesem Abschnitt wird die Komponente „Mobile App“ beschrieben.</w:t>
      </w:r>
    </w:p>
    <w:p w14:paraId="6799690B" w14:textId="77777777" w:rsidR="00A109EE" w:rsidRPr="00936713" w:rsidRDefault="00A109EE" w:rsidP="00EF15D2">
      <w:pPr>
        <w:jc w:val="center"/>
      </w:pPr>
    </w:p>
    <w:p w14:paraId="5A087E4B" w14:textId="77777777" w:rsidR="00EF15D2" w:rsidRPr="00936713" w:rsidRDefault="00EF15D2" w:rsidP="00EF15D2">
      <w:pPr>
        <w:keepNext/>
        <w:jc w:val="center"/>
      </w:pPr>
      <w:r w:rsidRPr="00936713">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0F06F6B2" w:rsidR="00EF15D2" w:rsidRPr="00936713" w:rsidRDefault="00EF15D2" w:rsidP="00EF15D2">
      <w:pPr>
        <w:pStyle w:val="Caption"/>
        <w:jc w:val="center"/>
      </w:pPr>
      <w:bookmarkStart w:id="121" w:name="_Toc190802500"/>
      <w:r w:rsidRPr="00936713">
        <w:t xml:space="preserve">Abbildung </w:t>
      </w:r>
      <w:fldSimple w:instr=" SEQ Abbildung \* ARABIC ">
        <w:r w:rsidR="00460E0F">
          <w:rPr>
            <w:noProof/>
          </w:rPr>
          <w:t>20</w:t>
        </w:r>
      </w:fldSimple>
      <w:r w:rsidRPr="00936713">
        <w:t xml:space="preserve"> Bausteinsicht der mobilen App Level 1</w:t>
      </w:r>
      <w:bookmarkEnd w:id="121"/>
    </w:p>
    <w:p w14:paraId="67B6BFDB" w14:textId="7338B8CD" w:rsidR="00C02266" w:rsidRPr="00936713" w:rsidRDefault="00C02266" w:rsidP="007C0001">
      <w:pPr>
        <w:pStyle w:val="Heading5"/>
      </w:pPr>
      <w:r w:rsidRPr="00936713">
        <w:t>Zweck/Verantwortung</w:t>
      </w:r>
    </w:p>
    <w:p w14:paraId="2A797D27" w14:textId="46F0D9FE" w:rsidR="00C02266" w:rsidRPr="00936713" w:rsidRDefault="00C02266" w:rsidP="00C02266">
      <w:r w:rsidRPr="00936713">
        <w:t>Die mobile App ist der Client für die Installation auf einem mobilen Gerät. Er dient als Zugang zu den Projekten, Notizen und Inbetriebnahme</w:t>
      </w:r>
      <w:r w:rsidR="00633D1C">
        <w:t>p</w:t>
      </w:r>
      <w:r w:rsidRPr="00936713">
        <w:t>rotokollen für die Mitarbeiter auf der Baustelle.</w:t>
      </w:r>
    </w:p>
    <w:p w14:paraId="046033DE" w14:textId="574CCD78" w:rsidR="00C02266" w:rsidRPr="00936713" w:rsidRDefault="00C02266" w:rsidP="007C0001">
      <w:pPr>
        <w:pStyle w:val="Heading5"/>
      </w:pPr>
      <w:r w:rsidRPr="00936713">
        <w:t>Schnittstellen</w:t>
      </w:r>
    </w:p>
    <w:p w14:paraId="4B02F100" w14:textId="3A46A534" w:rsidR="00EF1012" w:rsidRPr="00936713" w:rsidRDefault="00EF1012" w:rsidP="00EF1012">
      <w:pPr>
        <w:pStyle w:val="Caption"/>
        <w:keepNext/>
      </w:pPr>
      <w:bookmarkStart w:id="122" w:name="_Toc190802537"/>
      <w:r w:rsidRPr="00936713">
        <w:t xml:space="preserve">Tabelle </w:t>
      </w:r>
      <w:fldSimple w:instr=" SEQ Tabelle \* ARABIC ">
        <w:r w:rsidR="00D64016">
          <w:rPr>
            <w:noProof/>
          </w:rPr>
          <w:t>14</w:t>
        </w:r>
      </w:fldSimple>
      <w:r w:rsidRPr="00936713">
        <w:t xml:space="preserve"> Beschreibung der Schnittstellen der mobilen App</w:t>
      </w:r>
      <w:bookmarkEnd w:id="122"/>
    </w:p>
    <w:tbl>
      <w:tblPr>
        <w:tblStyle w:val="TabelleBFH2"/>
        <w:tblW w:w="0" w:type="auto"/>
        <w:tblLook w:val="04A0" w:firstRow="1" w:lastRow="0" w:firstColumn="1" w:lastColumn="0" w:noHBand="0" w:noVBand="1"/>
      </w:tblPr>
      <w:tblGrid>
        <w:gridCol w:w="3034"/>
        <w:gridCol w:w="6348"/>
      </w:tblGrid>
      <w:tr w:rsidR="00C02266" w:rsidRPr="00936713"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936713" w:rsidRDefault="00C02266" w:rsidP="00C02266">
            <w:pPr>
              <w:rPr>
                <w:b w:val="0"/>
              </w:rPr>
            </w:pPr>
            <w:r w:rsidRPr="00936713">
              <w:rPr>
                <w:b w:val="0"/>
              </w:rPr>
              <w:t>Schnittstelle</w:t>
            </w:r>
          </w:p>
        </w:tc>
        <w:tc>
          <w:tcPr>
            <w:tcW w:w="6348" w:type="dxa"/>
          </w:tcPr>
          <w:p w14:paraId="146DA430" w14:textId="65D6C2E5" w:rsidR="00C02266" w:rsidRPr="00936713" w:rsidRDefault="00C02266" w:rsidP="00C02266">
            <w:pPr>
              <w:rPr>
                <w:b w:val="0"/>
              </w:rPr>
            </w:pPr>
            <w:r w:rsidRPr="00936713">
              <w:rPr>
                <w:b w:val="0"/>
              </w:rPr>
              <w:t>Beschreibung</w:t>
            </w:r>
          </w:p>
        </w:tc>
      </w:tr>
      <w:tr w:rsidR="00C02266" w:rsidRPr="00936713" w14:paraId="36C94625" w14:textId="77777777" w:rsidTr="00C02266">
        <w:tc>
          <w:tcPr>
            <w:tcW w:w="3034" w:type="dxa"/>
          </w:tcPr>
          <w:p w14:paraId="3D4EBBF9" w14:textId="4D345C7F" w:rsidR="00C02266" w:rsidRPr="00936713" w:rsidRDefault="00C02266" w:rsidP="00C02266">
            <w:r w:rsidRPr="00936713">
              <w:t>MS SharePoint/Teams</w:t>
            </w:r>
          </w:p>
        </w:tc>
        <w:tc>
          <w:tcPr>
            <w:tcW w:w="6348" w:type="dxa"/>
          </w:tcPr>
          <w:p w14:paraId="108E1BB2" w14:textId="5A9678FE" w:rsidR="00C02266" w:rsidRPr="00936713" w:rsidRDefault="00C02266" w:rsidP="00C02266">
            <w:r w:rsidRPr="00936713">
              <w:t xml:space="preserve">Aus der Projektansicht in der </w:t>
            </w:r>
            <w:r w:rsidR="00633D1C">
              <w:t>«</w:t>
            </w:r>
            <w:r w:rsidRPr="00936713">
              <w:t>Baustellen App</w:t>
            </w:r>
            <w:r w:rsidR="00633D1C">
              <w:t>»</w:t>
            </w:r>
            <w:r w:rsidRPr="00936713">
              <w:t xml:space="preserve"> öffnet der Benutzer ein Dokument (SharePoint) oder Chat (Teams) in der jeweiligen externen App oder in deren Webansicht im Browser. Dokumente oder Chats sind als externe URLs </w:t>
            </w:r>
            <w:r w:rsidR="002E777B" w:rsidRPr="00936713">
              <w:t>abgelegt.</w:t>
            </w:r>
          </w:p>
        </w:tc>
      </w:tr>
      <w:tr w:rsidR="002E777B" w:rsidRPr="00936713" w14:paraId="73F7D2A2" w14:textId="77777777" w:rsidTr="00C02266">
        <w:tc>
          <w:tcPr>
            <w:tcW w:w="3034" w:type="dxa"/>
          </w:tcPr>
          <w:p w14:paraId="61D7DE7C" w14:textId="16D46113" w:rsidR="002E777B" w:rsidRPr="00936713" w:rsidRDefault="002E777B" w:rsidP="00C02266">
            <w:r w:rsidRPr="00936713">
              <w:t>Logistik Power App</w:t>
            </w:r>
          </w:p>
        </w:tc>
        <w:tc>
          <w:tcPr>
            <w:tcW w:w="6348" w:type="dxa"/>
          </w:tcPr>
          <w:p w14:paraId="317F193C" w14:textId="0DFBB270" w:rsidR="002E777B" w:rsidRPr="00936713" w:rsidRDefault="002E777B" w:rsidP="00C02266">
            <w:r w:rsidRPr="00936713">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936713" w14:paraId="128E75C5" w14:textId="77777777" w:rsidTr="00C02266">
        <w:tc>
          <w:tcPr>
            <w:tcW w:w="3034" w:type="dxa"/>
          </w:tcPr>
          <w:p w14:paraId="711CBB61" w14:textId="5D587021" w:rsidR="002E777B" w:rsidRPr="00936713" w:rsidRDefault="002E777B" w:rsidP="00C02266">
            <w:r w:rsidRPr="00936713">
              <w:t>API Gateway</w:t>
            </w:r>
          </w:p>
        </w:tc>
        <w:tc>
          <w:tcPr>
            <w:tcW w:w="6348" w:type="dxa"/>
          </w:tcPr>
          <w:p w14:paraId="764D67A7" w14:textId="31411D79" w:rsidR="002E777B" w:rsidRPr="00936713" w:rsidRDefault="002E777B" w:rsidP="00C02266">
            <w:r w:rsidRPr="00936713">
              <w:t>Über den API Gateway findet die Kommunikation mit den Backend Services statt.</w:t>
            </w:r>
          </w:p>
        </w:tc>
      </w:tr>
      <w:tr w:rsidR="002E777B" w:rsidRPr="00936713" w14:paraId="2576A361" w14:textId="77777777" w:rsidTr="00C02266">
        <w:tc>
          <w:tcPr>
            <w:tcW w:w="3034" w:type="dxa"/>
          </w:tcPr>
          <w:p w14:paraId="1184CFB6" w14:textId="77A50B0E" w:rsidR="002E777B" w:rsidRPr="00936713" w:rsidRDefault="002E777B" w:rsidP="00C02266">
            <w:r w:rsidRPr="00936713">
              <w:t>Lokaler Speicher</w:t>
            </w:r>
          </w:p>
        </w:tc>
        <w:tc>
          <w:tcPr>
            <w:tcW w:w="6348" w:type="dxa"/>
          </w:tcPr>
          <w:p w14:paraId="2F212434" w14:textId="376DEAC5" w:rsidR="002E777B" w:rsidRPr="00936713" w:rsidRDefault="002E777B" w:rsidP="00C02266">
            <w:r w:rsidRPr="00936713">
              <w:t>Wird zum lokalen Speichern der Daten verwendet, damit die mobile App auch offline verwendet werden kann.</w:t>
            </w:r>
          </w:p>
        </w:tc>
      </w:tr>
      <w:tr w:rsidR="002E777B" w:rsidRPr="00936713" w14:paraId="0AFB89F9" w14:textId="77777777" w:rsidTr="00C02266">
        <w:tc>
          <w:tcPr>
            <w:tcW w:w="3034" w:type="dxa"/>
          </w:tcPr>
          <w:p w14:paraId="449EBAAC" w14:textId="63D69FAF" w:rsidR="002E777B" w:rsidRPr="00936713" w:rsidRDefault="002E777B" w:rsidP="00C02266">
            <w:r w:rsidRPr="00936713">
              <w:t>Kamera</w:t>
            </w:r>
          </w:p>
        </w:tc>
        <w:tc>
          <w:tcPr>
            <w:tcW w:w="6348" w:type="dxa"/>
          </w:tcPr>
          <w:p w14:paraId="186C3A0B" w14:textId="4944E1A9" w:rsidR="002E777B" w:rsidRPr="00936713" w:rsidRDefault="002E777B" w:rsidP="00C02266">
            <w:r w:rsidRPr="00936713">
              <w:t>Wird verwendet</w:t>
            </w:r>
            <w:r w:rsidR="00633D1C">
              <w:t>,</w:t>
            </w:r>
            <w:r w:rsidRPr="00936713">
              <w:t xml:space="preserve"> um Bilder für die IBN</w:t>
            </w:r>
            <w:r w:rsidR="00633D1C">
              <w:t>-</w:t>
            </w:r>
            <w:r w:rsidRPr="00936713">
              <w:t>Protokolle oder die Notizen zu machen.</w:t>
            </w:r>
          </w:p>
        </w:tc>
      </w:tr>
    </w:tbl>
    <w:p w14:paraId="5AFFC247" w14:textId="373EF1B1" w:rsidR="002E777B" w:rsidRPr="00936713" w:rsidRDefault="002E777B" w:rsidP="007C0001">
      <w:pPr>
        <w:pStyle w:val="Heading5"/>
      </w:pPr>
      <w:r w:rsidRPr="00936713">
        <w:t>Qualitäts-/Leistungsmerkmale</w:t>
      </w:r>
    </w:p>
    <w:p w14:paraId="74242750" w14:textId="67EBB99A" w:rsidR="002E777B" w:rsidRPr="00936713" w:rsidRDefault="002E777B">
      <w:pPr>
        <w:pStyle w:val="ListParagraph"/>
        <w:numPr>
          <w:ilvl w:val="0"/>
          <w:numId w:val="34"/>
        </w:numPr>
      </w:pPr>
      <w:r w:rsidRPr="00936713">
        <w:t xml:space="preserve">Die mobile App </w:t>
      </w:r>
      <w:r w:rsidR="000B09D1" w:rsidRPr="00936713">
        <w:t xml:space="preserve">unterstützt </w:t>
      </w:r>
      <w:r w:rsidR="00633D1C" w:rsidRPr="00936713">
        <w:t>Betriebssysteme</w:t>
      </w:r>
      <w:r w:rsidRPr="00936713">
        <w:t xml:space="preserve"> ab Android 12 und iOS 16</w:t>
      </w:r>
      <w:r w:rsidR="000B09D1" w:rsidRPr="00936713">
        <w:t>.</w:t>
      </w:r>
    </w:p>
    <w:p w14:paraId="70B74C4F" w14:textId="296D1A97" w:rsidR="000B09D1" w:rsidRPr="00936713" w:rsidRDefault="000B09D1">
      <w:pPr>
        <w:pStyle w:val="ListParagraph"/>
        <w:numPr>
          <w:ilvl w:val="0"/>
          <w:numId w:val="34"/>
        </w:numPr>
      </w:pPr>
      <w:r w:rsidRPr="00936713">
        <w:t>Die App ist für die Verwendung im Portraitmodus optimiert.</w:t>
      </w:r>
    </w:p>
    <w:p w14:paraId="326FCC71" w14:textId="72B9F4AA" w:rsidR="000B09D1" w:rsidRPr="00936713" w:rsidRDefault="000B09D1">
      <w:pPr>
        <w:pStyle w:val="ListParagraph"/>
        <w:numPr>
          <w:ilvl w:val="0"/>
          <w:numId w:val="34"/>
        </w:numPr>
      </w:pPr>
      <w:r w:rsidRPr="00936713">
        <w:t xml:space="preserve">Die App </w:t>
      </w:r>
      <w:r w:rsidR="009D47CB" w:rsidRPr="00936713">
        <w:t>speichert Daten lokal, damit die Applikation offline verwendet werden kann</w:t>
      </w:r>
      <w:r w:rsidRPr="00936713">
        <w:t>.</w:t>
      </w:r>
    </w:p>
    <w:p w14:paraId="5814BCE4" w14:textId="206179E2" w:rsidR="00D535B5" w:rsidRPr="00936713" w:rsidRDefault="005A47F2">
      <w:pPr>
        <w:pStyle w:val="ListParagraph"/>
        <w:numPr>
          <w:ilvl w:val="0"/>
          <w:numId w:val="34"/>
        </w:numPr>
      </w:pPr>
      <w:r w:rsidRPr="00936713">
        <w:t xml:space="preserve">Das </w:t>
      </w:r>
      <w:r w:rsidR="00633D1C" w:rsidRPr="00936713">
        <w:t>Software-Design</w:t>
      </w:r>
      <w:r w:rsidR="000B09D1" w:rsidRPr="00936713">
        <w:t xml:space="preserve"> wird nach dem Entwurfsmuster MVVM </w:t>
      </w:r>
      <w:r w:rsidRPr="00936713">
        <w:t xml:space="preserve">umgesetzt (Siehe Kapitel </w:t>
      </w:r>
      <w:r w:rsidRPr="00936713">
        <w:fldChar w:fldCharType="begin"/>
      </w:r>
      <w:r w:rsidRPr="00936713">
        <w:instrText xml:space="preserve"> REF _Ref189858749 \r \h </w:instrText>
      </w:r>
      <w:r w:rsidRPr="00936713">
        <w:fldChar w:fldCharType="separate"/>
      </w:r>
      <w:r w:rsidRPr="00936713">
        <w:t>4.3.8.5</w:t>
      </w:r>
      <w:r w:rsidRPr="00936713">
        <w:fldChar w:fldCharType="end"/>
      </w:r>
      <w:r w:rsidRPr="00936713">
        <w:t>).</w:t>
      </w:r>
    </w:p>
    <w:p w14:paraId="73C6300E" w14:textId="77777777" w:rsidR="006F1940" w:rsidRPr="00936713" w:rsidRDefault="006F1940">
      <w:pPr>
        <w:pStyle w:val="ListParagraph"/>
        <w:numPr>
          <w:ilvl w:val="0"/>
          <w:numId w:val="34"/>
        </w:numPr>
      </w:pPr>
    </w:p>
    <w:p w14:paraId="59B879AA" w14:textId="48375BCF" w:rsidR="00EF1012" w:rsidRPr="00936713" w:rsidRDefault="009D47CB" w:rsidP="009D47CB">
      <w:pPr>
        <w:pStyle w:val="Heading4"/>
      </w:pPr>
      <w:r w:rsidRPr="00936713">
        <w:lastRenderedPageBreak/>
        <w:t>Web Portal</w:t>
      </w:r>
      <w:r w:rsidR="00DE534C" w:rsidRPr="00936713">
        <w:t xml:space="preserve"> (Level 1)</w:t>
      </w:r>
    </w:p>
    <w:p w14:paraId="1318DC52" w14:textId="00D5D9F3" w:rsidR="009D47CB" w:rsidRPr="00936713" w:rsidRDefault="009D47CB" w:rsidP="009D47CB">
      <w:r w:rsidRPr="00936713">
        <w:t xml:space="preserve">In diesem Abschnitt wird die Komponente </w:t>
      </w:r>
      <w:r w:rsidR="005E20CD" w:rsidRPr="00936713">
        <w:t>«</w:t>
      </w:r>
      <w:r w:rsidRPr="00936713">
        <w:t>Web Portal</w:t>
      </w:r>
      <w:r w:rsidR="005E20CD" w:rsidRPr="00936713">
        <w:t>»</w:t>
      </w:r>
      <w:r w:rsidRPr="00936713">
        <w:t xml:space="preserve"> beschreiben.</w:t>
      </w:r>
    </w:p>
    <w:p w14:paraId="172A8734" w14:textId="77777777" w:rsidR="009D47CB" w:rsidRPr="00936713" w:rsidRDefault="009D47CB" w:rsidP="009D47CB"/>
    <w:p w14:paraId="0AF5C898" w14:textId="77777777" w:rsidR="00615980" w:rsidRPr="00936713" w:rsidRDefault="00615980" w:rsidP="00615980">
      <w:pPr>
        <w:keepNext/>
        <w:jc w:val="center"/>
      </w:pPr>
      <w:r w:rsidRPr="00936713">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6FA03380" w:rsidR="009D47CB" w:rsidRPr="00936713" w:rsidRDefault="00615980" w:rsidP="00615980">
      <w:pPr>
        <w:pStyle w:val="Caption"/>
        <w:jc w:val="center"/>
      </w:pPr>
      <w:bookmarkStart w:id="123" w:name="_Toc190802501"/>
      <w:r w:rsidRPr="00936713">
        <w:t xml:space="preserve">Abbildung </w:t>
      </w:r>
      <w:fldSimple w:instr=" SEQ Abbildung \* ARABIC ">
        <w:r w:rsidR="00460E0F">
          <w:rPr>
            <w:noProof/>
          </w:rPr>
          <w:t>21</w:t>
        </w:r>
      </w:fldSimple>
      <w:r w:rsidRPr="00936713">
        <w:t xml:space="preserve"> Bausteinsicht Web Portal</w:t>
      </w:r>
      <w:r w:rsidR="007C615D" w:rsidRPr="00936713">
        <w:t xml:space="preserve"> Level </w:t>
      </w:r>
      <w:r w:rsidR="009F7BD5" w:rsidRPr="00936713">
        <w:t>1</w:t>
      </w:r>
      <w:bookmarkEnd w:id="123"/>
    </w:p>
    <w:p w14:paraId="5052F479" w14:textId="2245EC93" w:rsidR="00615980" w:rsidRPr="00936713" w:rsidRDefault="00615980" w:rsidP="007C0001">
      <w:pPr>
        <w:pStyle w:val="Heading5"/>
      </w:pPr>
      <w:r w:rsidRPr="00936713">
        <w:t>Zweck/Verantwortung</w:t>
      </w:r>
    </w:p>
    <w:p w14:paraId="001E5620" w14:textId="3FC3804F" w:rsidR="00615980" w:rsidRPr="00936713" w:rsidRDefault="00615980" w:rsidP="00615980">
      <w:r w:rsidRPr="00936713">
        <w:t>Das Web Portal wird zur Administration der Daten durch Sachbearbeiter und Projektleiter verwendet.</w:t>
      </w:r>
    </w:p>
    <w:p w14:paraId="3155F774" w14:textId="2F09B99A" w:rsidR="00615980" w:rsidRPr="00936713" w:rsidRDefault="00615980" w:rsidP="007C0001">
      <w:pPr>
        <w:pStyle w:val="Heading5"/>
      </w:pPr>
      <w:r w:rsidRPr="00936713">
        <w:t>Schnittstellen</w:t>
      </w:r>
    </w:p>
    <w:p w14:paraId="170E3A5B" w14:textId="500B02AF" w:rsidR="00A052F1" w:rsidRPr="00936713" w:rsidRDefault="00A052F1" w:rsidP="00A052F1">
      <w:pPr>
        <w:pStyle w:val="Caption"/>
        <w:keepNext/>
      </w:pPr>
      <w:bookmarkStart w:id="124" w:name="_Toc190802538"/>
      <w:r w:rsidRPr="00936713">
        <w:t xml:space="preserve">Tabelle </w:t>
      </w:r>
      <w:fldSimple w:instr=" SEQ Tabelle \* ARABIC ">
        <w:r w:rsidR="00D64016">
          <w:rPr>
            <w:noProof/>
          </w:rPr>
          <w:t>15</w:t>
        </w:r>
      </w:fldSimple>
      <w:r w:rsidRPr="00936713">
        <w:t xml:space="preserve"> Beschreibung der Schnittstellen des Web Portals</w:t>
      </w:r>
      <w:bookmarkEnd w:id="124"/>
    </w:p>
    <w:tbl>
      <w:tblPr>
        <w:tblStyle w:val="TabelleBFH2"/>
        <w:tblW w:w="0" w:type="auto"/>
        <w:tblLook w:val="04A0" w:firstRow="1" w:lastRow="0" w:firstColumn="1" w:lastColumn="0" w:noHBand="0" w:noVBand="1"/>
      </w:tblPr>
      <w:tblGrid>
        <w:gridCol w:w="3030"/>
        <w:gridCol w:w="6332"/>
      </w:tblGrid>
      <w:tr w:rsidR="00615980" w:rsidRPr="00936713"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936713" w:rsidRDefault="00615980" w:rsidP="006F6253">
            <w:pPr>
              <w:rPr>
                <w:bCs/>
              </w:rPr>
            </w:pPr>
            <w:r w:rsidRPr="00936713">
              <w:rPr>
                <w:bCs/>
              </w:rPr>
              <w:t>Schnittstelle</w:t>
            </w:r>
          </w:p>
        </w:tc>
        <w:tc>
          <w:tcPr>
            <w:tcW w:w="6332" w:type="dxa"/>
          </w:tcPr>
          <w:p w14:paraId="7BE54038" w14:textId="77777777" w:rsidR="00615980" w:rsidRPr="00936713" w:rsidRDefault="00615980" w:rsidP="006F6253">
            <w:pPr>
              <w:rPr>
                <w:bCs/>
              </w:rPr>
            </w:pPr>
            <w:r w:rsidRPr="00936713">
              <w:rPr>
                <w:bCs/>
              </w:rPr>
              <w:t>Beschreibung</w:t>
            </w:r>
          </w:p>
        </w:tc>
      </w:tr>
      <w:tr w:rsidR="00615980" w:rsidRPr="00936713" w14:paraId="1F155F6A" w14:textId="77777777" w:rsidTr="000F2BDF">
        <w:tc>
          <w:tcPr>
            <w:tcW w:w="3030" w:type="dxa"/>
          </w:tcPr>
          <w:p w14:paraId="7F7827D9" w14:textId="77777777" w:rsidR="00615980" w:rsidRPr="00936713" w:rsidRDefault="00615980" w:rsidP="006F6253">
            <w:r w:rsidRPr="00936713">
              <w:t>API Gateway</w:t>
            </w:r>
          </w:p>
        </w:tc>
        <w:tc>
          <w:tcPr>
            <w:tcW w:w="6332" w:type="dxa"/>
          </w:tcPr>
          <w:p w14:paraId="3F9DAD7D" w14:textId="77777777" w:rsidR="00615980" w:rsidRPr="00936713" w:rsidRDefault="00615980" w:rsidP="00A052F1">
            <w:pPr>
              <w:keepNext/>
            </w:pPr>
            <w:r w:rsidRPr="00936713">
              <w:t>Über den API Gateway findet die Kommunikation mit den Backend Services statt.</w:t>
            </w:r>
          </w:p>
        </w:tc>
      </w:tr>
    </w:tbl>
    <w:p w14:paraId="3406A7FA" w14:textId="28828757" w:rsidR="00615980" w:rsidRPr="00936713" w:rsidRDefault="00615980" w:rsidP="007C0001">
      <w:pPr>
        <w:pStyle w:val="Heading5"/>
      </w:pPr>
      <w:r w:rsidRPr="00936713">
        <w:t>Qualitäts-/Leistungsmerkmale</w:t>
      </w:r>
    </w:p>
    <w:p w14:paraId="5E81703F" w14:textId="34AD1F16" w:rsidR="00840619" w:rsidRPr="00936713" w:rsidRDefault="00840619">
      <w:pPr>
        <w:pStyle w:val="ListParagraph"/>
        <w:numPr>
          <w:ilvl w:val="0"/>
          <w:numId w:val="36"/>
        </w:numPr>
      </w:pPr>
      <w:r w:rsidRPr="00936713">
        <w:t>Ist für die Verwendung im Desktop Browser optimiert.</w:t>
      </w:r>
    </w:p>
    <w:p w14:paraId="64BA4426" w14:textId="02A8E6DD" w:rsidR="00840619" w:rsidRPr="00936713" w:rsidRDefault="00840619" w:rsidP="00840619">
      <w:pPr>
        <w:pStyle w:val="Heading4"/>
      </w:pPr>
      <w:r w:rsidRPr="00936713">
        <w:t>API Gateway</w:t>
      </w:r>
      <w:r w:rsidR="00DE534C" w:rsidRPr="00936713">
        <w:t xml:space="preserve"> (Level 1)</w:t>
      </w:r>
    </w:p>
    <w:p w14:paraId="7B3E6427" w14:textId="565D6BC6" w:rsidR="00840619" w:rsidRPr="00936713" w:rsidRDefault="00840619" w:rsidP="00840619">
      <w:r w:rsidRPr="00936713">
        <w:t>In diesem Abschnitt wird die Komponente «API Gateway» beschrieben.</w:t>
      </w:r>
    </w:p>
    <w:p w14:paraId="355D73F2" w14:textId="77777777" w:rsidR="005E20CD" w:rsidRPr="00936713" w:rsidRDefault="005E20CD" w:rsidP="00840619"/>
    <w:p w14:paraId="5172FDF3" w14:textId="77777777" w:rsidR="007C615D" w:rsidRPr="00936713" w:rsidRDefault="007C615D" w:rsidP="007C615D">
      <w:pPr>
        <w:keepNext/>
        <w:jc w:val="center"/>
      </w:pPr>
      <w:r w:rsidRPr="00936713">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5EDE469F" w:rsidR="005E20CD" w:rsidRPr="00936713" w:rsidRDefault="007C615D" w:rsidP="007C615D">
      <w:pPr>
        <w:pStyle w:val="Caption"/>
        <w:jc w:val="center"/>
      </w:pPr>
      <w:bookmarkStart w:id="125" w:name="_Toc190802502"/>
      <w:r w:rsidRPr="00936713">
        <w:t xml:space="preserve">Abbildung </w:t>
      </w:r>
      <w:fldSimple w:instr=" SEQ Abbildung \* ARABIC ">
        <w:r w:rsidR="00460E0F">
          <w:rPr>
            <w:noProof/>
          </w:rPr>
          <w:t>22</w:t>
        </w:r>
      </w:fldSimple>
      <w:r w:rsidRPr="00936713">
        <w:t xml:space="preserve"> Bausteinsicht Api Gateway Level 1</w:t>
      </w:r>
      <w:bookmarkEnd w:id="125"/>
    </w:p>
    <w:p w14:paraId="60A4F0FE" w14:textId="074FC4FA" w:rsidR="007C0001" w:rsidRPr="00936713" w:rsidRDefault="007C0001" w:rsidP="007C0001">
      <w:pPr>
        <w:pStyle w:val="Heading5"/>
      </w:pPr>
      <w:r w:rsidRPr="00936713">
        <w:t>Zweck/Verantwortung</w:t>
      </w:r>
    </w:p>
    <w:p w14:paraId="0807F265" w14:textId="6EED73C2" w:rsidR="00FC6571" w:rsidRPr="00936713" w:rsidRDefault="00FC6571" w:rsidP="00FC6571">
      <w:r w:rsidRPr="00936713">
        <w:t>Der API Gateway ist für das Routing von Anfragen an das «Baustellen App»</w:t>
      </w:r>
      <w:r w:rsidR="00257D72">
        <w:t>-</w:t>
      </w:r>
      <w:r w:rsidRPr="00936713">
        <w:t>Backend zuständig. Die Komponente ist ein Reverse Proxy</w:t>
      </w:r>
      <w:r w:rsidR="00257D72">
        <w:t>,</w:t>
      </w:r>
      <w:r w:rsidRPr="00936713">
        <w:t xml:space="preserve"> welcher</w:t>
      </w:r>
      <w:r w:rsidR="00D05530" w:rsidRPr="00936713">
        <w:t xml:space="preserve"> die Anfragen der mobilen App und des Web Portals an die Microservices im Backend weiterleitet. Die Hauptaufgabe des API Gateways ist die Kapselung der verschiedenen Service Domänen hinter einer öffentlichen Domäne.</w:t>
      </w:r>
      <w:r w:rsidR="000F2BDF" w:rsidRPr="00936713">
        <w:t xml:space="preserve"> Der Gateway sichert die Routen zu den Backendservices </w:t>
      </w:r>
      <w:r w:rsidR="000270F0">
        <w:t>v</w:t>
      </w:r>
      <w:r w:rsidR="000F2BDF" w:rsidRPr="00936713">
        <w:t xml:space="preserve">or </w:t>
      </w:r>
      <w:r w:rsidR="000270F0">
        <w:t>u</w:t>
      </w:r>
      <w:r w:rsidR="000270F0" w:rsidRPr="00936713">
        <w:t>nautorisiertem</w:t>
      </w:r>
      <w:r w:rsidR="000F2BDF" w:rsidRPr="00936713">
        <w:t xml:space="preserve"> Zugriff. Zusätzlich ermöglicht der Gateway die Einhaltung der CORS Regeln für das Web Portal.</w:t>
      </w:r>
    </w:p>
    <w:p w14:paraId="7E202EED" w14:textId="32364888" w:rsidR="000F2BDF" w:rsidRPr="00936713" w:rsidRDefault="000F2BDF" w:rsidP="000F2BDF">
      <w:pPr>
        <w:pStyle w:val="Heading5"/>
      </w:pPr>
      <w:r w:rsidRPr="00936713">
        <w:t>Schnittstellen</w:t>
      </w:r>
    </w:p>
    <w:p w14:paraId="1FB65A33" w14:textId="655945D2" w:rsidR="00A052F1" w:rsidRPr="00936713" w:rsidRDefault="00A052F1" w:rsidP="00A052F1">
      <w:pPr>
        <w:pStyle w:val="Caption"/>
        <w:keepNext/>
      </w:pPr>
      <w:bookmarkStart w:id="126" w:name="_Toc190802539"/>
      <w:r w:rsidRPr="00936713">
        <w:lastRenderedPageBreak/>
        <w:t xml:space="preserve">Tabelle </w:t>
      </w:r>
      <w:fldSimple w:instr=" SEQ Tabelle \* ARABIC ">
        <w:r w:rsidR="00D64016">
          <w:rPr>
            <w:noProof/>
          </w:rPr>
          <w:t>16</w:t>
        </w:r>
      </w:fldSimple>
      <w:r w:rsidRPr="00936713">
        <w:t xml:space="preserve"> Beschreibung der Schnittstellen des API Gateways</w:t>
      </w:r>
      <w:bookmarkEnd w:id="126"/>
    </w:p>
    <w:tbl>
      <w:tblPr>
        <w:tblStyle w:val="TabelleBFH2"/>
        <w:tblW w:w="0" w:type="auto"/>
        <w:tblLook w:val="04A0" w:firstRow="1" w:lastRow="0" w:firstColumn="1" w:lastColumn="0" w:noHBand="0" w:noVBand="1"/>
      </w:tblPr>
      <w:tblGrid>
        <w:gridCol w:w="3459"/>
        <w:gridCol w:w="5923"/>
      </w:tblGrid>
      <w:tr w:rsidR="000F2BDF" w:rsidRPr="00936713"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936713" w:rsidRDefault="000F2BDF" w:rsidP="000F2BDF">
            <w:r w:rsidRPr="00936713">
              <w:t>Schnittstelle</w:t>
            </w:r>
          </w:p>
        </w:tc>
        <w:tc>
          <w:tcPr>
            <w:tcW w:w="5923" w:type="dxa"/>
          </w:tcPr>
          <w:p w14:paraId="11FC76F8" w14:textId="4625E4A0" w:rsidR="000F2BDF" w:rsidRPr="00936713" w:rsidRDefault="000F2BDF" w:rsidP="000F2BDF">
            <w:r w:rsidRPr="00936713">
              <w:t>Beschreibung</w:t>
            </w:r>
          </w:p>
        </w:tc>
      </w:tr>
      <w:tr w:rsidR="000F2BDF" w:rsidRPr="00936713" w14:paraId="02B3771D" w14:textId="77777777" w:rsidTr="00A052F1">
        <w:tc>
          <w:tcPr>
            <w:tcW w:w="3459" w:type="dxa"/>
          </w:tcPr>
          <w:p w14:paraId="6E63546E" w14:textId="74007656" w:rsidR="000F2BDF" w:rsidRPr="00936713" w:rsidRDefault="00A052F1" w:rsidP="000F2BDF">
            <w:r w:rsidRPr="00936713">
              <w:t>Ankommende Anfragen von «Mobile App» und «Web Portal»</w:t>
            </w:r>
          </w:p>
        </w:tc>
        <w:tc>
          <w:tcPr>
            <w:tcW w:w="5923" w:type="dxa"/>
          </w:tcPr>
          <w:p w14:paraId="73AB0388" w14:textId="260346C2" w:rsidR="000F2BDF" w:rsidRPr="00936713" w:rsidRDefault="00A052F1" w:rsidP="000F2BDF">
            <w:r w:rsidRPr="00936713">
              <w:t>Die Schnittstelle für die Clients ist gegenüber dem Internet exponiert und über eine öffentliche Domäne aufrufbar. Der API Gateway nimmt an dieser Schnittstelle die Anfragen der Clients entgegen.</w:t>
            </w:r>
          </w:p>
        </w:tc>
      </w:tr>
      <w:tr w:rsidR="00A052F1" w:rsidRPr="00936713" w14:paraId="63A8A94F" w14:textId="77777777" w:rsidTr="00A052F1">
        <w:tc>
          <w:tcPr>
            <w:tcW w:w="3459" w:type="dxa"/>
          </w:tcPr>
          <w:p w14:paraId="5C4A6D67" w14:textId="4D1BBB2A" w:rsidR="00A052F1" w:rsidRPr="00936713" w:rsidRDefault="00A052F1" w:rsidP="000F2BDF">
            <w:r w:rsidRPr="00936713">
              <w:t>Backend Services</w:t>
            </w:r>
          </w:p>
        </w:tc>
        <w:tc>
          <w:tcPr>
            <w:tcW w:w="5923" w:type="dxa"/>
          </w:tcPr>
          <w:p w14:paraId="2E53E5EE" w14:textId="447A4756" w:rsidR="00A052F1" w:rsidRPr="00936713" w:rsidRDefault="00A052F1" w:rsidP="000F2BDF">
            <w:r w:rsidRPr="00936713">
              <w:t>Anhand von URI Pfadregeln leitet der Reverse Proxy die Anfragen über die Backend Schnittstellen an die Backend Services weiter.</w:t>
            </w:r>
          </w:p>
        </w:tc>
      </w:tr>
    </w:tbl>
    <w:p w14:paraId="1A72536D" w14:textId="00D29465" w:rsidR="000F2BDF" w:rsidRPr="00936713" w:rsidRDefault="00DE534C" w:rsidP="00A052F1">
      <w:pPr>
        <w:pStyle w:val="Heading5"/>
      </w:pPr>
      <w:r w:rsidRPr="00936713">
        <w:t>Qualitäts-/Leistungsmerkmale</w:t>
      </w:r>
    </w:p>
    <w:p w14:paraId="1BFBF2EA" w14:textId="2AA0BB43" w:rsidR="00DE534C" w:rsidRPr="00936713" w:rsidRDefault="00DE534C">
      <w:pPr>
        <w:pStyle w:val="ListParagraph"/>
        <w:numPr>
          <w:ilvl w:val="0"/>
          <w:numId w:val="36"/>
        </w:numPr>
      </w:pPr>
      <w:r w:rsidRPr="00936713">
        <w:t xml:space="preserve">Sichert Backend Services vor </w:t>
      </w:r>
      <w:r w:rsidR="000270F0" w:rsidRPr="00936713">
        <w:t>unautorisiertem</w:t>
      </w:r>
      <w:r w:rsidRPr="00936713">
        <w:t xml:space="preserve"> Zugriff.</w:t>
      </w:r>
    </w:p>
    <w:p w14:paraId="43C2E3DF" w14:textId="3CC3BC60" w:rsidR="00DE534C" w:rsidRPr="00936713" w:rsidRDefault="00DE534C">
      <w:pPr>
        <w:pStyle w:val="ListParagraph"/>
        <w:numPr>
          <w:ilvl w:val="0"/>
          <w:numId w:val="36"/>
        </w:numPr>
      </w:pPr>
      <w:r w:rsidRPr="00936713">
        <w:t>Kapselt Anfragen an Backend Services für die „Baustellen App“ Clients.</w:t>
      </w:r>
    </w:p>
    <w:p w14:paraId="778727A5" w14:textId="6DC0D93D" w:rsidR="00DE534C" w:rsidRPr="00936713" w:rsidRDefault="00DE534C" w:rsidP="00DE534C">
      <w:pPr>
        <w:pStyle w:val="Heading4"/>
      </w:pPr>
      <w:r w:rsidRPr="00936713">
        <w:t>Customer Service (Level 1)</w:t>
      </w:r>
    </w:p>
    <w:p w14:paraId="41DC81F0" w14:textId="7879B757" w:rsidR="00DE534C" w:rsidRPr="00936713" w:rsidRDefault="00DE534C" w:rsidP="00DE534C">
      <w:r w:rsidRPr="00936713">
        <w:t xml:space="preserve">In diesem Abschnitt wird die Komponente „Customer </w:t>
      </w:r>
      <w:r w:rsidR="000270F0" w:rsidRPr="00936713">
        <w:t>Service</w:t>
      </w:r>
      <w:r w:rsidRPr="00936713">
        <w:t>“ beschri</w:t>
      </w:r>
      <w:r w:rsidR="0088404B">
        <w:t>e</w:t>
      </w:r>
      <w:r w:rsidRPr="00936713">
        <w:t>ben.</w:t>
      </w:r>
    </w:p>
    <w:p w14:paraId="00E7D59A" w14:textId="77777777" w:rsidR="00DE534C" w:rsidRPr="00936713" w:rsidRDefault="00DE534C" w:rsidP="00DE534C"/>
    <w:p w14:paraId="0B3B2CFD" w14:textId="77777777" w:rsidR="00C15C2D" w:rsidRPr="00936713" w:rsidRDefault="00C15C2D" w:rsidP="00C15C2D">
      <w:pPr>
        <w:keepNext/>
        <w:jc w:val="center"/>
      </w:pPr>
      <w:r w:rsidRPr="00936713">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0C740D9D" w:rsidR="00DE534C" w:rsidRPr="00936713" w:rsidRDefault="00C15C2D" w:rsidP="00C15C2D">
      <w:pPr>
        <w:pStyle w:val="Caption"/>
        <w:jc w:val="center"/>
      </w:pPr>
      <w:bookmarkStart w:id="127" w:name="_Toc190802503"/>
      <w:r w:rsidRPr="00936713">
        <w:t xml:space="preserve">Abbildung </w:t>
      </w:r>
      <w:fldSimple w:instr=" SEQ Abbildung \* ARABIC ">
        <w:r w:rsidR="00460E0F">
          <w:rPr>
            <w:noProof/>
          </w:rPr>
          <w:t>23</w:t>
        </w:r>
      </w:fldSimple>
      <w:r w:rsidRPr="00936713">
        <w:t xml:space="preserve"> Bausteinsicht Customer Service Level 1</w:t>
      </w:r>
      <w:bookmarkEnd w:id="127"/>
    </w:p>
    <w:p w14:paraId="69E949BB" w14:textId="2E761EB4" w:rsidR="00C15C2D" w:rsidRPr="00936713" w:rsidRDefault="00C15C2D" w:rsidP="00C15C2D">
      <w:pPr>
        <w:pStyle w:val="Heading5"/>
      </w:pPr>
      <w:r w:rsidRPr="00936713">
        <w:t>Zweck/Verantwortung</w:t>
      </w:r>
    </w:p>
    <w:p w14:paraId="1454CA38" w14:textId="28C9D0D6" w:rsidR="00C15C2D" w:rsidRPr="00936713" w:rsidRDefault="00C15C2D" w:rsidP="00C15C2D">
      <w:r w:rsidRPr="00936713">
        <w:t>Der «Customer Service» ist für die Ablage und Synchronisation von Kundendaten aus dem Backend verantwortlich</w:t>
      </w:r>
      <w:r w:rsidR="00CA748B" w:rsidRPr="00936713">
        <w:t>. Die Kundendaten werden über die API des «Customer Service» verfügbar gemacht.</w:t>
      </w:r>
    </w:p>
    <w:p w14:paraId="65EAF1F8" w14:textId="69BE353B" w:rsidR="00CA748B" w:rsidRPr="00936713" w:rsidRDefault="00CA748B" w:rsidP="00CA748B">
      <w:pPr>
        <w:pStyle w:val="Heading5"/>
      </w:pPr>
      <w:r w:rsidRPr="00936713">
        <w:t>Schnittstellen</w:t>
      </w:r>
    </w:p>
    <w:p w14:paraId="65FB75C9" w14:textId="6566782F" w:rsidR="00223E99" w:rsidRPr="00936713" w:rsidRDefault="00223E99" w:rsidP="00223E99">
      <w:pPr>
        <w:pStyle w:val="Caption"/>
        <w:keepNext/>
      </w:pPr>
      <w:bookmarkStart w:id="128" w:name="_Toc190802540"/>
      <w:r w:rsidRPr="00936713">
        <w:t xml:space="preserve">Tabelle </w:t>
      </w:r>
      <w:fldSimple w:instr=" SEQ Tabelle \* ARABIC ">
        <w:r w:rsidR="00D64016">
          <w:rPr>
            <w:noProof/>
          </w:rPr>
          <w:t>17</w:t>
        </w:r>
      </w:fldSimple>
      <w:r w:rsidRPr="00936713">
        <w:t xml:space="preserve"> Beschreibung der Schnittstellen des Customer Service</w:t>
      </w:r>
      <w:bookmarkEnd w:id="128"/>
    </w:p>
    <w:tbl>
      <w:tblPr>
        <w:tblStyle w:val="TabelleBFH2"/>
        <w:tblW w:w="0" w:type="auto"/>
        <w:tblLook w:val="04A0" w:firstRow="1" w:lastRow="0" w:firstColumn="1" w:lastColumn="0" w:noHBand="0" w:noVBand="1"/>
      </w:tblPr>
      <w:tblGrid>
        <w:gridCol w:w="3459"/>
        <w:gridCol w:w="5923"/>
      </w:tblGrid>
      <w:tr w:rsidR="00CA748B" w:rsidRPr="00936713"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936713" w:rsidRDefault="00CA748B" w:rsidP="006F6253">
            <w:r w:rsidRPr="00936713">
              <w:t>Schnittstelle</w:t>
            </w:r>
          </w:p>
        </w:tc>
        <w:tc>
          <w:tcPr>
            <w:tcW w:w="5923" w:type="dxa"/>
          </w:tcPr>
          <w:p w14:paraId="06410F41" w14:textId="77777777" w:rsidR="00CA748B" w:rsidRPr="00936713" w:rsidRDefault="00CA748B" w:rsidP="006F6253">
            <w:r w:rsidRPr="00936713">
              <w:t>Beschreibung</w:t>
            </w:r>
          </w:p>
        </w:tc>
      </w:tr>
      <w:tr w:rsidR="00CA748B" w:rsidRPr="00936713" w14:paraId="50AE9739" w14:textId="77777777" w:rsidTr="006F6253">
        <w:tc>
          <w:tcPr>
            <w:tcW w:w="3459" w:type="dxa"/>
          </w:tcPr>
          <w:p w14:paraId="6ADCE43D" w14:textId="673F7C27" w:rsidR="00CA748B" w:rsidRPr="00936713" w:rsidRDefault="00CA748B" w:rsidP="006F6253">
            <w:r w:rsidRPr="00936713">
              <w:t>CRM – Dynamics</w:t>
            </w:r>
          </w:p>
        </w:tc>
        <w:tc>
          <w:tcPr>
            <w:tcW w:w="5923" w:type="dxa"/>
          </w:tcPr>
          <w:p w14:paraId="372CE734" w14:textId="2FCE0B52" w:rsidR="00CA748B" w:rsidRPr="00936713" w:rsidRDefault="00223E99" w:rsidP="006F6253">
            <w:r w:rsidRPr="00936713">
              <w:t>Schnittstelle zum CRM von H</w:t>
            </w:r>
            <w:r w:rsidR="000270F0">
              <w:t>elion</w:t>
            </w:r>
            <w:r w:rsidRPr="00936713">
              <w:t xml:space="preserve"> AG für die Synchronisation von Kundendaten in die Baustellen App.</w:t>
            </w:r>
          </w:p>
        </w:tc>
      </w:tr>
      <w:tr w:rsidR="00CA748B" w:rsidRPr="00936713" w14:paraId="4ED07687" w14:textId="77777777" w:rsidTr="006F6253">
        <w:tc>
          <w:tcPr>
            <w:tcW w:w="3459" w:type="dxa"/>
          </w:tcPr>
          <w:p w14:paraId="54EC3DAC" w14:textId="072B217A" w:rsidR="00CA748B" w:rsidRPr="00936713" w:rsidRDefault="007D1F7E" w:rsidP="006F6253">
            <w:r w:rsidRPr="00936713">
              <w:t>Project Service</w:t>
            </w:r>
          </w:p>
        </w:tc>
        <w:tc>
          <w:tcPr>
            <w:tcW w:w="5923" w:type="dxa"/>
          </w:tcPr>
          <w:p w14:paraId="0606D2C5" w14:textId="0CDD45B3" w:rsidR="00CA748B" w:rsidRPr="00936713" w:rsidRDefault="00223E99" w:rsidP="006F6253">
            <w:r w:rsidRPr="00936713">
              <w:t>Fragt Kundendaten vom «Customer Service» für die Verwendung in einem Projekt</w:t>
            </w:r>
            <w:r w:rsidR="000270F0" w:rsidRPr="00936713">
              <w:t xml:space="preserve"> ab</w:t>
            </w:r>
            <w:r w:rsidRPr="00936713">
              <w:t>.</w:t>
            </w:r>
          </w:p>
        </w:tc>
      </w:tr>
    </w:tbl>
    <w:p w14:paraId="32384CC2" w14:textId="08CB1B74" w:rsidR="00223E99" w:rsidRPr="00936713" w:rsidRDefault="00223E99" w:rsidP="00223E99">
      <w:pPr>
        <w:pStyle w:val="Heading5"/>
      </w:pPr>
      <w:r w:rsidRPr="00936713">
        <w:t>Qualitäts-/Leistungsmerkmale</w:t>
      </w:r>
    </w:p>
    <w:p w14:paraId="6CC5257D" w14:textId="7B6D9207" w:rsidR="00223E99" w:rsidRPr="00936713" w:rsidRDefault="00223E99">
      <w:pPr>
        <w:pStyle w:val="ListParagraph"/>
        <w:numPr>
          <w:ilvl w:val="0"/>
          <w:numId w:val="37"/>
        </w:numPr>
      </w:pPr>
      <w:r w:rsidRPr="00936713">
        <w:t xml:space="preserve">Importiert und normalisiert Kundendaten für die Verwendung in der </w:t>
      </w:r>
      <w:r w:rsidR="000270F0">
        <w:t>«</w:t>
      </w:r>
      <w:r w:rsidRPr="00936713">
        <w:t>Baustellen App</w:t>
      </w:r>
      <w:r w:rsidR="000270F0">
        <w:t>»</w:t>
      </w:r>
      <w:r w:rsidRPr="00936713">
        <w:t>.</w:t>
      </w:r>
    </w:p>
    <w:p w14:paraId="311A518D" w14:textId="10DE0E28" w:rsidR="00223E99" w:rsidRPr="00936713" w:rsidRDefault="00223E99">
      <w:pPr>
        <w:pStyle w:val="ListParagraph"/>
        <w:numPr>
          <w:ilvl w:val="0"/>
          <w:numId w:val="37"/>
        </w:numPr>
      </w:pPr>
      <w:r w:rsidRPr="00936713">
        <w:t xml:space="preserve">Stellt Kundendaten innerhalb der </w:t>
      </w:r>
      <w:r w:rsidR="000270F0">
        <w:t>«</w:t>
      </w:r>
      <w:r w:rsidRPr="00936713">
        <w:t>Baustellen App</w:t>
      </w:r>
      <w:r w:rsidR="000270F0">
        <w:t>»</w:t>
      </w:r>
      <w:r w:rsidRPr="00936713">
        <w:t xml:space="preserve"> zur Verfügung.</w:t>
      </w:r>
    </w:p>
    <w:p w14:paraId="5BEE39ED" w14:textId="6F6DF3A8" w:rsidR="0075136D" w:rsidRPr="00936713" w:rsidRDefault="0075136D" w:rsidP="0075136D">
      <w:pPr>
        <w:pStyle w:val="Heading4"/>
      </w:pPr>
      <w:r w:rsidRPr="00936713">
        <w:lastRenderedPageBreak/>
        <w:t>Project Service (Level 1)</w:t>
      </w:r>
    </w:p>
    <w:p w14:paraId="1615994F" w14:textId="1E33DADF" w:rsidR="0075136D" w:rsidRPr="00936713" w:rsidRDefault="0075136D" w:rsidP="0075136D">
      <w:r w:rsidRPr="00936713">
        <w:t>In diesem Abschnitt wird die Komponente «Project Service» beschrieben.</w:t>
      </w:r>
    </w:p>
    <w:p w14:paraId="77C5FF89" w14:textId="77777777" w:rsidR="0075136D" w:rsidRPr="00936713" w:rsidRDefault="0075136D" w:rsidP="0075136D"/>
    <w:p w14:paraId="5330C8AF" w14:textId="77777777" w:rsidR="0075136D" w:rsidRPr="00936713" w:rsidRDefault="0075136D" w:rsidP="0075136D">
      <w:pPr>
        <w:keepNext/>
        <w:jc w:val="center"/>
      </w:pPr>
      <w:r w:rsidRPr="00936713">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27F21FBE" w:rsidR="0075136D" w:rsidRPr="00936713" w:rsidRDefault="0075136D" w:rsidP="0075136D">
      <w:pPr>
        <w:pStyle w:val="Caption"/>
        <w:jc w:val="center"/>
      </w:pPr>
      <w:bookmarkStart w:id="129" w:name="_Toc190802504"/>
      <w:r w:rsidRPr="00936713">
        <w:t xml:space="preserve">Abbildung </w:t>
      </w:r>
      <w:fldSimple w:instr=" SEQ Abbildung \* ARABIC ">
        <w:r w:rsidR="00460E0F">
          <w:rPr>
            <w:noProof/>
          </w:rPr>
          <w:t>24</w:t>
        </w:r>
      </w:fldSimple>
      <w:r w:rsidRPr="00936713">
        <w:t xml:space="preserve"> Bausteinsicht des Project Service Level 1</w:t>
      </w:r>
      <w:bookmarkEnd w:id="129"/>
    </w:p>
    <w:p w14:paraId="6CDF49B4" w14:textId="75452352" w:rsidR="0075136D" w:rsidRPr="00936713" w:rsidRDefault="0075136D" w:rsidP="0075136D">
      <w:pPr>
        <w:pStyle w:val="Heading5"/>
      </w:pPr>
      <w:r w:rsidRPr="00936713">
        <w:t>Zweck/Verantwortung</w:t>
      </w:r>
    </w:p>
    <w:p w14:paraId="6EA2CA17" w14:textId="569CA69D" w:rsidR="0075136D" w:rsidRPr="00936713" w:rsidRDefault="00DC3704" w:rsidP="0075136D">
      <w:r w:rsidRPr="00936713">
        <w:t xml:space="preserve">Der «Project Service» ist für die Projektdaten verantwortlich. Der Service bietet </w:t>
      </w:r>
      <w:r w:rsidR="007F7EB1" w:rsidRPr="00936713">
        <w:t>Standard-Datenmanipulationen</w:t>
      </w:r>
      <w:r w:rsidRPr="00936713">
        <w:t xml:space="preserve"> für Projekte. Projekte können erstellt, verändert und abgeschlossen werd</w:t>
      </w:r>
      <w:r w:rsidR="004C1794" w:rsidRPr="00936713">
        <w:t xml:space="preserve">en. Eine Such </w:t>
      </w:r>
      <w:r w:rsidR="007F7EB1" w:rsidRPr="00936713">
        <w:t>API</w:t>
      </w:r>
      <w:r w:rsidR="004C1794" w:rsidRPr="00936713">
        <w:t xml:space="preserve"> erlaubt die Implementierung von Projektsuchen in Clients. Der Project Service bietet ausserdem eine </w:t>
      </w:r>
      <w:r w:rsidR="007F7EB1" w:rsidRPr="00936713">
        <w:t>API</w:t>
      </w:r>
      <w:r w:rsidR="004C1794" w:rsidRPr="00936713">
        <w:t xml:space="preserve"> für die offline Synchronisation an.</w:t>
      </w:r>
    </w:p>
    <w:p w14:paraId="1D27D191" w14:textId="513453A0" w:rsidR="004C1794" w:rsidRPr="00936713" w:rsidRDefault="004C1794" w:rsidP="004C1794">
      <w:pPr>
        <w:pStyle w:val="Heading5"/>
      </w:pPr>
      <w:r w:rsidRPr="00936713">
        <w:t>Schnittstellen</w:t>
      </w:r>
    </w:p>
    <w:p w14:paraId="0A5C7FC9" w14:textId="589927F8" w:rsidR="00F20BFC" w:rsidRPr="00936713" w:rsidRDefault="00F20BFC" w:rsidP="00F20BFC">
      <w:pPr>
        <w:pStyle w:val="Caption"/>
        <w:keepNext/>
      </w:pPr>
      <w:bookmarkStart w:id="130" w:name="_Toc190802541"/>
      <w:r w:rsidRPr="00936713">
        <w:t xml:space="preserve">Tabelle </w:t>
      </w:r>
      <w:fldSimple w:instr=" SEQ Tabelle \* ARABIC ">
        <w:r w:rsidR="00D64016">
          <w:rPr>
            <w:noProof/>
          </w:rPr>
          <w:t>18</w:t>
        </w:r>
      </w:fldSimple>
      <w:r w:rsidRPr="00936713">
        <w:t xml:space="preserve"> Beschreibung der Projekt Service Schnittstellen</w:t>
      </w:r>
      <w:bookmarkEnd w:id="130"/>
    </w:p>
    <w:tbl>
      <w:tblPr>
        <w:tblStyle w:val="TabelleBFH2"/>
        <w:tblW w:w="0" w:type="auto"/>
        <w:tblLook w:val="04A0" w:firstRow="1" w:lastRow="0" w:firstColumn="1" w:lastColumn="0" w:noHBand="0" w:noVBand="1"/>
      </w:tblPr>
      <w:tblGrid>
        <w:gridCol w:w="3459"/>
        <w:gridCol w:w="5923"/>
      </w:tblGrid>
      <w:tr w:rsidR="004C1794" w:rsidRPr="00936713"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936713" w:rsidRDefault="004C1794" w:rsidP="006F6253">
            <w:r w:rsidRPr="00936713">
              <w:t>Schnittstelle</w:t>
            </w:r>
          </w:p>
        </w:tc>
        <w:tc>
          <w:tcPr>
            <w:tcW w:w="5923" w:type="dxa"/>
          </w:tcPr>
          <w:p w14:paraId="1FDF2901" w14:textId="77777777" w:rsidR="004C1794" w:rsidRPr="00936713" w:rsidRDefault="004C1794" w:rsidP="006F6253">
            <w:r w:rsidRPr="00936713">
              <w:t>Beschreibung</w:t>
            </w:r>
          </w:p>
        </w:tc>
      </w:tr>
      <w:tr w:rsidR="004C1794" w:rsidRPr="00936713" w14:paraId="6538EC36" w14:textId="77777777" w:rsidTr="006F6253">
        <w:tc>
          <w:tcPr>
            <w:tcW w:w="3459" w:type="dxa"/>
          </w:tcPr>
          <w:p w14:paraId="37393C61" w14:textId="792C6BBE" w:rsidR="004C1794" w:rsidRPr="00936713" w:rsidRDefault="004C1794" w:rsidP="006F6253">
            <w:r w:rsidRPr="00936713">
              <w:t>API Gateway</w:t>
            </w:r>
          </w:p>
        </w:tc>
        <w:tc>
          <w:tcPr>
            <w:tcW w:w="5923" w:type="dxa"/>
          </w:tcPr>
          <w:p w14:paraId="29CE2A49" w14:textId="0F70DA78" w:rsidR="004C1794" w:rsidRPr="00936713" w:rsidRDefault="004C1794" w:rsidP="006F6253">
            <w:r w:rsidRPr="00936713">
              <w:t xml:space="preserve">Über diese Schnittstelle werden Anfragen </w:t>
            </w:r>
            <w:r w:rsidR="00BD63BF" w:rsidRPr="00936713">
              <w:t>von den Clients an den «Project Service» gestellt.</w:t>
            </w:r>
          </w:p>
        </w:tc>
      </w:tr>
      <w:tr w:rsidR="004C1794" w:rsidRPr="00936713" w14:paraId="5AE3F269" w14:textId="77777777" w:rsidTr="006F6253">
        <w:tc>
          <w:tcPr>
            <w:tcW w:w="3459" w:type="dxa"/>
          </w:tcPr>
          <w:p w14:paraId="53CACE93" w14:textId="6D95B4E1" w:rsidR="004C1794" w:rsidRPr="00936713" w:rsidRDefault="004C1794" w:rsidP="006F6253">
            <w:r w:rsidRPr="00936713">
              <w:t>Customer Service</w:t>
            </w:r>
          </w:p>
        </w:tc>
        <w:tc>
          <w:tcPr>
            <w:tcW w:w="5923" w:type="dxa"/>
          </w:tcPr>
          <w:p w14:paraId="2663BA04" w14:textId="41BDF3D9" w:rsidR="004C1794" w:rsidRPr="00936713" w:rsidRDefault="00BD63BF" w:rsidP="006F6253">
            <w:r w:rsidRPr="00936713">
              <w:t xml:space="preserve">Der «Project Service» fragt über diese Schnittstelle Kundendaten </w:t>
            </w:r>
            <w:r w:rsidR="00F20BFC" w:rsidRPr="00936713">
              <w:t>zu den Projekten ab.</w:t>
            </w:r>
          </w:p>
        </w:tc>
      </w:tr>
      <w:tr w:rsidR="004C1794" w:rsidRPr="00936713" w14:paraId="4BE2E905" w14:textId="77777777" w:rsidTr="006F6253">
        <w:tc>
          <w:tcPr>
            <w:tcW w:w="3459" w:type="dxa"/>
          </w:tcPr>
          <w:p w14:paraId="7FADDC62" w14:textId="55817C07" w:rsidR="004C1794" w:rsidRPr="00936713" w:rsidRDefault="004C1794" w:rsidP="006F6253">
            <w:r w:rsidRPr="00936713">
              <w:t>Identity Service</w:t>
            </w:r>
          </w:p>
        </w:tc>
        <w:tc>
          <w:tcPr>
            <w:tcW w:w="5923" w:type="dxa"/>
          </w:tcPr>
          <w:p w14:paraId="4BEC8624" w14:textId="17D59209" w:rsidR="004C1794" w:rsidRPr="00936713" w:rsidRDefault="007F7EB1" w:rsidP="006F6253">
            <w:r w:rsidRPr="00936713">
              <w:t>Autorisiert</w:t>
            </w:r>
            <w:r w:rsidR="002B5231">
              <w:t>er</w:t>
            </w:r>
            <w:r w:rsidR="00F20BFC" w:rsidRPr="00936713">
              <w:t xml:space="preserve"> Zugriff auf die API Endpoints des «Project Service» und stellt Benutzerdaten zu den Projekten zur Verfügung.</w:t>
            </w:r>
          </w:p>
        </w:tc>
      </w:tr>
    </w:tbl>
    <w:p w14:paraId="3E99EEE7" w14:textId="612F3EC4" w:rsidR="004C1794" w:rsidRPr="00936713" w:rsidRDefault="00F20BFC" w:rsidP="00F20BFC">
      <w:pPr>
        <w:pStyle w:val="Heading5"/>
      </w:pPr>
      <w:r w:rsidRPr="00936713">
        <w:t>Qualitäts-/Leistungsmerkmale</w:t>
      </w:r>
    </w:p>
    <w:p w14:paraId="33A6C1E5" w14:textId="358D2676" w:rsidR="00F20BFC" w:rsidRPr="00936713" w:rsidRDefault="00095124">
      <w:pPr>
        <w:pStyle w:val="ListParagraph"/>
        <w:numPr>
          <w:ilvl w:val="0"/>
          <w:numId w:val="38"/>
        </w:numPr>
      </w:pPr>
      <w:r w:rsidRPr="00936713">
        <w:t xml:space="preserve">Der Service ermöglicht die Synchronisation von </w:t>
      </w:r>
      <w:r w:rsidR="00CA0B73" w:rsidRPr="00936713">
        <w:t>Projek</w:t>
      </w:r>
      <w:r w:rsidR="007F7EB1">
        <w:t>t</w:t>
      </w:r>
      <w:r w:rsidR="00CA0B73" w:rsidRPr="00936713">
        <w:t>daten für die offline Verwendung.</w:t>
      </w:r>
    </w:p>
    <w:p w14:paraId="6AE2FFF1" w14:textId="6FAA4AF3" w:rsidR="00655963" w:rsidRPr="00936713" w:rsidRDefault="00655963">
      <w:pPr>
        <w:pStyle w:val="ListParagraph"/>
        <w:numPr>
          <w:ilvl w:val="0"/>
          <w:numId w:val="38"/>
        </w:numPr>
      </w:pPr>
      <w:r w:rsidRPr="00936713">
        <w:t xml:space="preserve">Aktionen sind </w:t>
      </w:r>
      <w:r w:rsidR="007F7EB1" w:rsidRPr="00936713">
        <w:t>autorisiert</w:t>
      </w:r>
      <w:r w:rsidR="00F53991" w:rsidRPr="00936713">
        <w:t xml:space="preserve"> und </w:t>
      </w:r>
      <w:r w:rsidR="007F7EB1">
        <w:t xml:space="preserve">der </w:t>
      </w:r>
      <w:r w:rsidR="00F53991" w:rsidRPr="00936713">
        <w:t>Zugriff auf Projektdaten ist gesichert.</w:t>
      </w:r>
    </w:p>
    <w:p w14:paraId="7B89DD1A" w14:textId="14675042" w:rsidR="003E626E" w:rsidRPr="00936713" w:rsidRDefault="005966E2" w:rsidP="003E626E">
      <w:pPr>
        <w:pStyle w:val="Heading4"/>
      </w:pPr>
      <w:r w:rsidRPr="00936713">
        <w:t>Note Service (Level 1)</w:t>
      </w:r>
    </w:p>
    <w:p w14:paraId="47B44145" w14:textId="7734ED00" w:rsidR="005966E2" w:rsidRPr="00936713" w:rsidRDefault="003D3ABE" w:rsidP="005966E2">
      <w:r w:rsidRPr="00936713">
        <w:t>In diesem Abschnitt wird die Komponente «Note Service» beschrieben.</w:t>
      </w:r>
    </w:p>
    <w:p w14:paraId="58103732" w14:textId="77777777" w:rsidR="003D3ABE" w:rsidRPr="00936713" w:rsidRDefault="003D3ABE" w:rsidP="005966E2"/>
    <w:p w14:paraId="3C8DD178" w14:textId="77777777" w:rsidR="003D3ABE" w:rsidRPr="00936713" w:rsidRDefault="003D3ABE" w:rsidP="003D3ABE">
      <w:pPr>
        <w:keepNext/>
        <w:jc w:val="center"/>
      </w:pPr>
      <w:r w:rsidRPr="00936713">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358ED1AC" w:rsidR="003D3ABE" w:rsidRPr="00936713" w:rsidRDefault="003D3ABE" w:rsidP="003D3ABE">
      <w:pPr>
        <w:pStyle w:val="Caption"/>
        <w:jc w:val="center"/>
      </w:pPr>
      <w:bookmarkStart w:id="131" w:name="_Toc190802505"/>
      <w:r w:rsidRPr="00936713">
        <w:t xml:space="preserve">Abbildung </w:t>
      </w:r>
      <w:fldSimple w:instr=" SEQ Abbildung \* ARABIC ">
        <w:r w:rsidR="00460E0F">
          <w:rPr>
            <w:noProof/>
          </w:rPr>
          <w:t>25</w:t>
        </w:r>
      </w:fldSimple>
      <w:r w:rsidRPr="00936713">
        <w:t xml:space="preserve"> Bausteinsicht des Note Service Level 1</w:t>
      </w:r>
      <w:bookmarkEnd w:id="131"/>
    </w:p>
    <w:p w14:paraId="32E53E25" w14:textId="41F47BC0" w:rsidR="003D3ABE" w:rsidRPr="00936713" w:rsidRDefault="003D3ABE" w:rsidP="003D3ABE">
      <w:pPr>
        <w:pStyle w:val="Heading5"/>
      </w:pPr>
      <w:r w:rsidRPr="00936713">
        <w:t>Zweck/Verantwortung</w:t>
      </w:r>
    </w:p>
    <w:p w14:paraId="3468FF7A" w14:textId="2729DD86" w:rsidR="003D3ABE" w:rsidRPr="00936713" w:rsidRDefault="00EC089B" w:rsidP="003D3ABE">
      <w:r w:rsidRPr="00936713">
        <w:t>Der Not</w:t>
      </w:r>
      <w:r w:rsidR="007F7EB1">
        <w:t>e</w:t>
      </w:r>
      <w:r w:rsidRPr="00936713">
        <w:t xml:space="preserve"> Service ist für die Erstellung und </w:t>
      </w:r>
      <w:r w:rsidR="00655963" w:rsidRPr="00936713">
        <w:t>Bearbeitung</w:t>
      </w:r>
      <w:r w:rsidRPr="00936713">
        <w:t xml:space="preserve"> von Notizen zuständig.</w:t>
      </w:r>
      <w:r w:rsidR="00655963" w:rsidRPr="00936713">
        <w:t xml:space="preserve"> Enthält eine Notiz Bilder, werden die Bilddaten an den «File Service» zur Ablage übergeben.</w:t>
      </w:r>
    </w:p>
    <w:p w14:paraId="7C19F681" w14:textId="18B8E900" w:rsidR="00655963" w:rsidRPr="00936713" w:rsidRDefault="00655963" w:rsidP="00655963">
      <w:pPr>
        <w:pStyle w:val="Heading5"/>
      </w:pPr>
      <w:r w:rsidRPr="00936713">
        <w:t>Schnittstellen</w:t>
      </w:r>
    </w:p>
    <w:p w14:paraId="3ADD06EB" w14:textId="6D2189FD" w:rsidR="00E849C0" w:rsidRPr="00936713" w:rsidRDefault="00E849C0" w:rsidP="00E849C0">
      <w:pPr>
        <w:pStyle w:val="Caption"/>
        <w:keepNext/>
      </w:pPr>
      <w:bookmarkStart w:id="132" w:name="_Toc190802542"/>
      <w:r w:rsidRPr="00936713">
        <w:t xml:space="preserve">Tabelle </w:t>
      </w:r>
      <w:fldSimple w:instr=" SEQ Tabelle \* ARABIC ">
        <w:r w:rsidR="00D64016">
          <w:rPr>
            <w:noProof/>
          </w:rPr>
          <w:t>19</w:t>
        </w:r>
      </w:fldSimple>
      <w:r w:rsidRPr="00936713">
        <w:t xml:space="preserve"> Beschreibung der Note Service Schnittstellen</w:t>
      </w:r>
      <w:bookmarkEnd w:id="132"/>
    </w:p>
    <w:tbl>
      <w:tblPr>
        <w:tblStyle w:val="TabelleBFH2"/>
        <w:tblW w:w="0" w:type="auto"/>
        <w:tblLook w:val="04A0" w:firstRow="1" w:lastRow="0" w:firstColumn="1" w:lastColumn="0" w:noHBand="0" w:noVBand="1"/>
      </w:tblPr>
      <w:tblGrid>
        <w:gridCol w:w="3034"/>
        <w:gridCol w:w="6348"/>
      </w:tblGrid>
      <w:tr w:rsidR="00655963" w:rsidRPr="0093671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936713" w:rsidRDefault="00655963" w:rsidP="00655963">
            <w:r w:rsidRPr="00936713">
              <w:t>Schnittstelle</w:t>
            </w:r>
          </w:p>
        </w:tc>
        <w:tc>
          <w:tcPr>
            <w:tcW w:w="6348" w:type="dxa"/>
          </w:tcPr>
          <w:p w14:paraId="4D73106D" w14:textId="3778A3A7" w:rsidR="00655963" w:rsidRPr="00936713" w:rsidRDefault="00655963" w:rsidP="00655963">
            <w:r w:rsidRPr="00936713">
              <w:t>Beschreibung</w:t>
            </w:r>
          </w:p>
        </w:tc>
      </w:tr>
      <w:tr w:rsidR="00655963" w:rsidRPr="00936713" w14:paraId="26C1E249" w14:textId="77777777" w:rsidTr="00655963">
        <w:tc>
          <w:tcPr>
            <w:tcW w:w="3034" w:type="dxa"/>
          </w:tcPr>
          <w:p w14:paraId="7D408D31" w14:textId="277CD1F6" w:rsidR="00655963" w:rsidRPr="00936713" w:rsidRDefault="00655963" w:rsidP="00655963">
            <w:r w:rsidRPr="00936713">
              <w:t>Identity Service</w:t>
            </w:r>
          </w:p>
        </w:tc>
        <w:tc>
          <w:tcPr>
            <w:tcW w:w="6348" w:type="dxa"/>
          </w:tcPr>
          <w:p w14:paraId="30758025" w14:textId="7FBB00B9" w:rsidR="00655963" w:rsidRPr="00936713" w:rsidRDefault="007F7EB1" w:rsidP="00655963">
            <w:r w:rsidRPr="00936713">
              <w:t>Autorisiert</w:t>
            </w:r>
            <w:r>
              <w:t>er</w:t>
            </w:r>
            <w:r w:rsidR="00655963" w:rsidRPr="00936713">
              <w:t xml:space="preserve"> Zugriff auf die API Endpoints des «Note Service» und stellt Benutzerdaten zu den Notizen zur Verfügung.</w:t>
            </w:r>
          </w:p>
        </w:tc>
      </w:tr>
      <w:tr w:rsidR="00655963" w:rsidRPr="00936713" w14:paraId="28E19E05" w14:textId="77777777" w:rsidTr="00655963">
        <w:tc>
          <w:tcPr>
            <w:tcW w:w="3034" w:type="dxa"/>
          </w:tcPr>
          <w:p w14:paraId="1468CE64" w14:textId="7277DCA9" w:rsidR="00655963" w:rsidRPr="00936713" w:rsidRDefault="00655963" w:rsidP="00655963">
            <w:r w:rsidRPr="00936713">
              <w:t>File Service</w:t>
            </w:r>
          </w:p>
        </w:tc>
        <w:tc>
          <w:tcPr>
            <w:tcW w:w="6348" w:type="dxa"/>
          </w:tcPr>
          <w:p w14:paraId="13C287D4" w14:textId="3FB5FCFC" w:rsidR="00655963" w:rsidRPr="00936713" w:rsidRDefault="00655963" w:rsidP="00655963">
            <w:r w:rsidRPr="00936713">
              <w:t>Schnittstelle für die Ablage von Bildern zu Notizen.</w:t>
            </w:r>
          </w:p>
        </w:tc>
      </w:tr>
      <w:tr w:rsidR="00655963" w:rsidRPr="00936713" w14:paraId="48333214" w14:textId="77777777" w:rsidTr="00655963">
        <w:tc>
          <w:tcPr>
            <w:tcW w:w="3034" w:type="dxa"/>
          </w:tcPr>
          <w:p w14:paraId="5133B541" w14:textId="22AEE77D" w:rsidR="00655963" w:rsidRPr="00936713" w:rsidRDefault="00655963" w:rsidP="00655963">
            <w:r w:rsidRPr="00936713">
              <w:t>API Gateway</w:t>
            </w:r>
          </w:p>
        </w:tc>
        <w:tc>
          <w:tcPr>
            <w:tcW w:w="6348" w:type="dxa"/>
          </w:tcPr>
          <w:p w14:paraId="47BD675D" w14:textId="20AF3D50" w:rsidR="00655963" w:rsidRPr="00936713" w:rsidRDefault="00655963" w:rsidP="00655963">
            <w:r w:rsidRPr="00936713">
              <w:t>Über diese Schnittstelle werden Anfragen von den Clients an den «Note Service» gestellt.</w:t>
            </w:r>
          </w:p>
        </w:tc>
      </w:tr>
    </w:tbl>
    <w:p w14:paraId="167F069D" w14:textId="1C248230" w:rsidR="00655963" w:rsidRPr="00936713" w:rsidRDefault="00E849C0" w:rsidP="00E849C0">
      <w:pPr>
        <w:pStyle w:val="Heading5"/>
      </w:pPr>
      <w:r w:rsidRPr="00936713">
        <w:t>Qualitäts-/Leistungsmerkmale</w:t>
      </w:r>
    </w:p>
    <w:p w14:paraId="71A63481" w14:textId="0B37FC3B" w:rsidR="00E849C0" w:rsidRPr="00936713" w:rsidRDefault="00F53991">
      <w:pPr>
        <w:pStyle w:val="ListParagraph"/>
        <w:numPr>
          <w:ilvl w:val="0"/>
          <w:numId w:val="39"/>
        </w:numPr>
      </w:pPr>
      <w:r w:rsidRPr="00936713">
        <w:t>Zugriff auf die Notizen ist abgesichert.</w:t>
      </w:r>
    </w:p>
    <w:p w14:paraId="09CE85D5" w14:textId="0296AA98" w:rsidR="00F53991" w:rsidRPr="00936713" w:rsidRDefault="00F53991">
      <w:pPr>
        <w:pStyle w:val="ListParagraph"/>
        <w:numPr>
          <w:ilvl w:val="0"/>
          <w:numId w:val="39"/>
        </w:numPr>
      </w:pPr>
      <w:r w:rsidRPr="00936713">
        <w:t>Notizen können für die offline Verwendung synchronisiert werden.</w:t>
      </w:r>
    </w:p>
    <w:p w14:paraId="54A6ADD4" w14:textId="1FC9018E" w:rsidR="00F53991" w:rsidRPr="00936713" w:rsidRDefault="00F53991" w:rsidP="00F53991">
      <w:pPr>
        <w:pStyle w:val="Heading4"/>
      </w:pPr>
      <w:r w:rsidRPr="00936713">
        <w:t>Commissioning Service</w:t>
      </w:r>
    </w:p>
    <w:p w14:paraId="205134C6" w14:textId="16E82150" w:rsidR="00F53991" w:rsidRPr="00936713" w:rsidRDefault="00F53991" w:rsidP="00F53991">
      <w:r w:rsidRPr="00936713">
        <w:t>In diesem Abschnitt wird die Komponente «Commissioning Service» beschrieben.</w:t>
      </w:r>
    </w:p>
    <w:p w14:paraId="18C9F974" w14:textId="77777777" w:rsidR="00F53991" w:rsidRPr="00936713" w:rsidRDefault="00F53991" w:rsidP="00F53991"/>
    <w:p w14:paraId="3CCD93B8" w14:textId="77777777" w:rsidR="008447EF" w:rsidRPr="00936713" w:rsidRDefault="00F53991" w:rsidP="008447EF">
      <w:pPr>
        <w:keepNext/>
        <w:jc w:val="center"/>
      </w:pPr>
      <w:r w:rsidRPr="00936713">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0ADB98A8" w:rsidR="00F53991" w:rsidRPr="00936713" w:rsidRDefault="008447EF" w:rsidP="008447EF">
      <w:pPr>
        <w:pStyle w:val="Caption"/>
        <w:jc w:val="center"/>
      </w:pPr>
      <w:bookmarkStart w:id="133" w:name="_Toc190802506"/>
      <w:r w:rsidRPr="00936713">
        <w:t xml:space="preserve">Abbildung </w:t>
      </w:r>
      <w:fldSimple w:instr=" SEQ Abbildung \* ARABIC ">
        <w:r w:rsidR="00460E0F">
          <w:rPr>
            <w:noProof/>
          </w:rPr>
          <w:t>26</w:t>
        </w:r>
      </w:fldSimple>
      <w:r w:rsidRPr="00936713">
        <w:t xml:space="preserve"> Bausteinsicht Commissioning Service Level 1</w:t>
      </w:r>
      <w:bookmarkEnd w:id="133"/>
    </w:p>
    <w:p w14:paraId="3B53FB17" w14:textId="5E145D60" w:rsidR="008447EF" w:rsidRPr="00936713" w:rsidRDefault="008447EF" w:rsidP="008447EF">
      <w:pPr>
        <w:pStyle w:val="Heading5"/>
      </w:pPr>
      <w:r w:rsidRPr="00936713">
        <w:lastRenderedPageBreak/>
        <w:t>Zweck/Verantwortung</w:t>
      </w:r>
    </w:p>
    <w:p w14:paraId="49AC22DE" w14:textId="05D32A08" w:rsidR="008447EF" w:rsidRPr="00936713" w:rsidRDefault="008447EF" w:rsidP="008447EF">
      <w:r w:rsidRPr="00936713">
        <w:t>Der «Commissioning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936713" w:rsidRDefault="008447EF" w:rsidP="008447EF">
      <w:pPr>
        <w:pStyle w:val="Heading5"/>
      </w:pPr>
      <w:r w:rsidRPr="00936713">
        <w:t>Schnittstellen</w:t>
      </w:r>
    </w:p>
    <w:p w14:paraId="7BDBD5D6" w14:textId="5F21A597" w:rsidR="009A78A3" w:rsidRPr="00936713" w:rsidRDefault="009A78A3" w:rsidP="009A78A3">
      <w:pPr>
        <w:pStyle w:val="Caption"/>
        <w:keepNext/>
      </w:pPr>
      <w:bookmarkStart w:id="134" w:name="_Toc190802543"/>
      <w:r w:rsidRPr="00936713">
        <w:t xml:space="preserve">Tabelle </w:t>
      </w:r>
      <w:fldSimple w:instr=" SEQ Tabelle \* ARABIC ">
        <w:r w:rsidR="00D64016">
          <w:rPr>
            <w:noProof/>
          </w:rPr>
          <w:t>20</w:t>
        </w:r>
      </w:fldSimple>
      <w:r w:rsidRPr="00936713">
        <w:t xml:space="preserve"> Beschreibung der Commissioning Service Schnittstellen</w:t>
      </w:r>
      <w:bookmarkEnd w:id="134"/>
    </w:p>
    <w:tbl>
      <w:tblPr>
        <w:tblStyle w:val="TabelleBFH2"/>
        <w:tblW w:w="0" w:type="auto"/>
        <w:tblInd w:w="95" w:type="dxa"/>
        <w:tblLook w:val="04A0" w:firstRow="1" w:lastRow="0" w:firstColumn="1" w:lastColumn="0" w:noHBand="0" w:noVBand="1"/>
      </w:tblPr>
      <w:tblGrid>
        <w:gridCol w:w="3449"/>
        <w:gridCol w:w="5913"/>
      </w:tblGrid>
      <w:tr w:rsidR="008447EF" w:rsidRPr="00936713"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936713" w:rsidRDefault="008447EF" w:rsidP="008447EF">
            <w:r w:rsidRPr="00936713">
              <w:t>Schnittstelle</w:t>
            </w:r>
          </w:p>
        </w:tc>
        <w:tc>
          <w:tcPr>
            <w:tcW w:w="5913" w:type="dxa"/>
          </w:tcPr>
          <w:p w14:paraId="5E55F97D" w14:textId="567AC202" w:rsidR="008447EF" w:rsidRPr="00936713" w:rsidRDefault="008447EF" w:rsidP="008447EF">
            <w:r w:rsidRPr="00936713">
              <w:t>Beschreibung</w:t>
            </w:r>
          </w:p>
        </w:tc>
      </w:tr>
      <w:tr w:rsidR="008447EF" w:rsidRPr="00936713" w14:paraId="24E68B72" w14:textId="77777777" w:rsidTr="008447EF">
        <w:tc>
          <w:tcPr>
            <w:tcW w:w="3449" w:type="dxa"/>
          </w:tcPr>
          <w:p w14:paraId="7B3EBA2A" w14:textId="73501721" w:rsidR="008447EF" w:rsidRPr="00936713" w:rsidRDefault="008447EF" w:rsidP="008447EF">
            <w:r w:rsidRPr="00936713">
              <w:t>Identity Service</w:t>
            </w:r>
          </w:p>
        </w:tc>
        <w:tc>
          <w:tcPr>
            <w:tcW w:w="5913" w:type="dxa"/>
          </w:tcPr>
          <w:p w14:paraId="3078C9E8" w14:textId="22C8C760" w:rsidR="008447EF" w:rsidRPr="00936713" w:rsidRDefault="002B5231" w:rsidP="008447EF">
            <w:r w:rsidRPr="00936713">
              <w:t>Autorisiert</w:t>
            </w:r>
            <w:r>
              <w:t>er</w:t>
            </w:r>
            <w:r w:rsidR="008447EF" w:rsidRPr="00936713">
              <w:t xml:space="preserve"> Zugriff auf die API Endpoints des «Commissioning Service» und stellt Benutzerdaten </w:t>
            </w:r>
            <w:r w:rsidR="009A78A3" w:rsidRPr="00936713">
              <w:t>für die Abnahmeprotokolle</w:t>
            </w:r>
            <w:r w:rsidR="008447EF" w:rsidRPr="00936713">
              <w:t xml:space="preserve"> zur Verfügung.</w:t>
            </w:r>
          </w:p>
        </w:tc>
      </w:tr>
      <w:tr w:rsidR="008447EF" w:rsidRPr="00936713" w14:paraId="797CECF7" w14:textId="77777777" w:rsidTr="008447EF">
        <w:tc>
          <w:tcPr>
            <w:tcW w:w="3449" w:type="dxa"/>
          </w:tcPr>
          <w:p w14:paraId="10F07C50" w14:textId="489BBE49" w:rsidR="008447EF" w:rsidRPr="00936713" w:rsidRDefault="008447EF" w:rsidP="008447EF">
            <w:r w:rsidRPr="00936713">
              <w:t>File Service</w:t>
            </w:r>
          </w:p>
        </w:tc>
        <w:tc>
          <w:tcPr>
            <w:tcW w:w="5913" w:type="dxa"/>
          </w:tcPr>
          <w:p w14:paraId="74DDBBDC" w14:textId="4FCFE571" w:rsidR="008447EF" w:rsidRPr="00936713" w:rsidRDefault="008447EF" w:rsidP="008447EF">
            <w:r w:rsidRPr="00936713">
              <w:t xml:space="preserve">Schnittstelle für die Ablage </w:t>
            </w:r>
            <w:r w:rsidR="009A78A3" w:rsidRPr="00936713">
              <w:t>der Abnahme</w:t>
            </w:r>
            <w:r w:rsidR="00575979">
              <w:t>p</w:t>
            </w:r>
            <w:r w:rsidR="009A78A3" w:rsidRPr="00936713">
              <w:t>rotokolle.</w:t>
            </w:r>
          </w:p>
        </w:tc>
      </w:tr>
      <w:tr w:rsidR="009A78A3" w:rsidRPr="00936713" w14:paraId="0F6BD2C7" w14:textId="77777777" w:rsidTr="008447EF">
        <w:tc>
          <w:tcPr>
            <w:tcW w:w="3449" w:type="dxa"/>
          </w:tcPr>
          <w:p w14:paraId="0703DE37" w14:textId="169A16D0" w:rsidR="009A78A3" w:rsidRPr="00936713" w:rsidRDefault="009A78A3" w:rsidP="009A78A3">
            <w:r w:rsidRPr="00936713">
              <w:t>API Gateway</w:t>
            </w:r>
          </w:p>
        </w:tc>
        <w:tc>
          <w:tcPr>
            <w:tcW w:w="5913" w:type="dxa"/>
          </w:tcPr>
          <w:p w14:paraId="3A70AB63" w14:textId="3069F95D" w:rsidR="009A78A3" w:rsidRPr="00936713" w:rsidRDefault="009A78A3" w:rsidP="009A78A3">
            <w:r w:rsidRPr="00936713">
              <w:t>Über diese Schnittstelle werden Anfragen von den Clients an den «Note Service» gestellt.</w:t>
            </w:r>
          </w:p>
        </w:tc>
      </w:tr>
    </w:tbl>
    <w:p w14:paraId="104B67AA" w14:textId="4A9B8E99" w:rsidR="008447EF" w:rsidRPr="00936713" w:rsidRDefault="008447EF" w:rsidP="008447EF">
      <w:pPr>
        <w:pStyle w:val="Heading5"/>
      </w:pPr>
      <w:r w:rsidRPr="00936713">
        <w:t>Qualitäts-/Leistungsmerkmale</w:t>
      </w:r>
    </w:p>
    <w:p w14:paraId="6D886D1F" w14:textId="7365DAF5" w:rsidR="008447EF" w:rsidRPr="00936713" w:rsidRDefault="009A78A3">
      <w:pPr>
        <w:pStyle w:val="ListParagraph"/>
        <w:numPr>
          <w:ilvl w:val="0"/>
          <w:numId w:val="40"/>
        </w:numPr>
      </w:pPr>
      <w:r w:rsidRPr="00936713">
        <w:t xml:space="preserve">Zugriff auf die </w:t>
      </w:r>
      <w:r w:rsidR="002B5231" w:rsidRPr="00936713">
        <w:t>Inbetriebnahme</w:t>
      </w:r>
      <w:r w:rsidR="002B5231">
        <w:t>-</w:t>
      </w:r>
      <w:r w:rsidR="002B5231" w:rsidRPr="00936713">
        <w:t>Daten</w:t>
      </w:r>
      <w:r w:rsidRPr="00936713">
        <w:t xml:space="preserve"> sind gesichert.</w:t>
      </w:r>
    </w:p>
    <w:p w14:paraId="63BEBAED" w14:textId="3B974B6C" w:rsidR="009A78A3" w:rsidRPr="00936713" w:rsidRDefault="009A78A3">
      <w:pPr>
        <w:pStyle w:val="ListParagraph"/>
        <w:numPr>
          <w:ilvl w:val="0"/>
          <w:numId w:val="40"/>
        </w:numPr>
      </w:pPr>
      <w:r w:rsidRPr="00936713">
        <w:t xml:space="preserve">Aktionen sind </w:t>
      </w:r>
      <w:r w:rsidR="002B5231">
        <w:t>a</w:t>
      </w:r>
      <w:r w:rsidR="002B5231" w:rsidRPr="00936713">
        <w:t>utorisiert</w:t>
      </w:r>
      <w:r w:rsidRPr="00936713">
        <w:t>.</w:t>
      </w:r>
    </w:p>
    <w:p w14:paraId="139C8E19" w14:textId="4C2262A6" w:rsidR="009A78A3" w:rsidRPr="00936713" w:rsidRDefault="009A78A3">
      <w:pPr>
        <w:pStyle w:val="ListParagraph"/>
        <w:numPr>
          <w:ilvl w:val="0"/>
          <w:numId w:val="40"/>
        </w:numPr>
      </w:pPr>
      <w:r w:rsidRPr="00936713">
        <w:t>Daten für die Inbetriebnahme können für die offlin</w:t>
      </w:r>
      <w:r w:rsidR="002B5231">
        <w:t>e</w:t>
      </w:r>
      <w:r w:rsidRPr="00936713">
        <w:t xml:space="preserve"> Verwendung synchronisiert werden.</w:t>
      </w:r>
    </w:p>
    <w:p w14:paraId="670B9FEA" w14:textId="60FAA029" w:rsidR="009A78A3" w:rsidRPr="00936713" w:rsidRDefault="009A78A3" w:rsidP="009A78A3">
      <w:pPr>
        <w:pStyle w:val="Heading4"/>
      </w:pPr>
      <w:r w:rsidRPr="00936713">
        <w:t>Identity Service (Level 1)</w:t>
      </w:r>
    </w:p>
    <w:p w14:paraId="541D30C1" w14:textId="11E6C215" w:rsidR="009A78A3" w:rsidRPr="00936713" w:rsidRDefault="009A78A3" w:rsidP="009A78A3">
      <w:r w:rsidRPr="00936713">
        <w:t xml:space="preserve">In diesem Abschnitt wird die Komponente Identity Service </w:t>
      </w:r>
      <w:r w:rsidR="002B5231" w:rsidRPr="00936713">
        <w:t>beschrieben</w:t>
      </w:r>
      <w:r w:rsidRPr="00936713">
        <w:t>.</w:t>
      </w:r>
    </w:p>
    <w:p w14:paraId="1058AC2D" w14:textId="77777777" w:rsidR="009A78A3" w:rsidRPr="00936713" w:rsidRDefault="009A78A3" w:rsidP="009A78A3"/>
    <w:p w14:paraId="65F7ED8B" w14:textId="77777777" w:rsidR="00346025" w:rsidRPr="00936713" w:rsidRDefault="00346025" w:rsidP="00346025">
      <w:pPr>
        <w:keepNext/>
        <w:jc w:val="center"/>
      </w:pPr>
      <w:r w:rsidRPr="00936713">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50FA7D4A" w:rsidR="009A78A3" w:rsidRPr="00936713" w:rsidRDefault="00346025" w:rsidP="00346025">
      <w:pPr>
        <w:pStyle w:val="Caption"/>
        <w:jc w:val="center"/>
      </w:pPr>
      <w:bookmarkStart w:id="135" w:name="_Toc190802507"/>
      <w:r w:rsidRPr="00936713">
        <w:t xml:space="preserve">Abbildung </w:t>
      </w:r>
      <w:fldSimple w:instr=" SEQ Abbildung \* ARABIC ">
        <w:r w:rsidR="00460E0F">
          <w:rPr>
            <w:noProof/>
          </w:rPr>
          <w:t>27</w:t>
        </w:r>
      </w:fldSimple>
      <w:r w:rsidRPr="00936713">
        <w:t xml:space="preserve"> Bausteinsicht Identity Service Level 1</w:t>
      </w:r>
      <w:bookmarkEnd w:id="135"/>
    </w:p>
    <w:p w14:paraId="1135F985" w14:textId="0D6996D1" w:rsidR="00346025" w:rsidRPr="00936713" w:rsidRDefault="00346025" w:rsidP="00346025">
      <w:pPr>
        <w:pStyle w:val="Heading5"/>
      </w:pPr>
      <w:r w:rsidRPr="00936713">
        <w:t>Zweck/Verantwortung</w:t>
      </w:r>
    </w:p>
    <w:p w14:paraId="650E776C" w14:textId="7B02157D" w:rsidR="00E47D03" w:rsidRPr="00936713" w:rsidRDefault="00E47D03" w:rsidP="00E47D03">
      <w:r w:rsidRPr="00936713">
        <w:t xml:space="preserve">Der «Identity Service» stellt Benutzerdaten zur Verfügung und erlaubt die Registrierung von neuen Benutzern. Der Service stellt das Rollenmanagement zur Verfügung und </w:t>
      </w:r>
      <w:r w:rsidR="002B5231" w:rsidRPr="00936713">
        <w:t>autorisiert</w:t>
      </w:r>
      <w:r w:rsidRPr="00936713">
        <w:t xml:space="preserve"> Benutzer anhand ihrer Rolle.</w:t>
      </w:r>
    </w:p>
    <w:p w14:paraId="6948EEE8" w14:textId="3CFB5A6E" w:rsidR="00346025" w:rsidRPr="00936713" w:rsidRDefault="00346025" w:rsidP="00346025">
      <w:pPr>
        <w:pStyle w:val="Heading5"/>
      </w:pPr>
      <w:r w:rsidRPr="00936713">
        <w:t>Schnittstellen</w:t>
      </w:r>
    </w:p>
    <w:p w14:paraId="748F7041" w14:textId="62BF6552" w:rsidR="00775783" w:rsidRPr="00936713" w:rsidRDefault="00775783" w:rsidP="00775783">
      <w:pPr>
        <w:pStyle w:val="Caption"/>
        <w:keepNext/>
      </w:pPr>
      <w:bookmarkStart w:id="136" w:name="_Toc190802544"/>
      <w:r w:rsidRPr="00936713">
        <w:t xml:space="preserve">Tabelle </w:t>
      </w:r>
      <w:fldSimple w:instr=" SEQ Tabelle \* ARABIC ">
        <w:r w:rsidR="00D64016">
          <w:rPr>
            <w:noProof/>
          </w:rPr>
          <w:t>21</w:t>
        </w:r>
      </w:fldSimple>
      <w:r w:rsidRPr="00936713">
        <w:t xml:space="preserve"> Beschreibung der Identity Service Schnittstellen</w:t>
      </w:r>
      <w:bookmarkEnd w:id="136"/>
    </w:p>
    <w:tbl>
      <w:tblPr>
        <w:tblStyle w:val="TabelleBFH2"/>
        <w:tblW w:w="0" w:type="auto"/>
        <w:tblInd w:w="95" w:type="dxa"/>
        <w:tblLook w:val="04A0" w:firstRow="1" w:lastRow="0" w:firstColumn="1" w:lastColumn="0" w:noHBand="0" w:noVBand="1"/>
      </w:tblPr>
      <w:tblGrid>
        <w:gridCol w:w="3166"/>
        <w:gridCol w:w="6196"/>
      </w:tblGrid>
      <w:tr w:rsidR="00775783" w:rsidRPr="0093671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936713" w:rsidRDefault="00775783" w:rsidP="00775783">
            <w:r w:rsidRPr="00936713">
              <w:t>Schnittstelle</w:t>
            </w:r>
          </w:p>
        </w:tc>
        <w:tc>
          <w:tcPr>
            <w:tcW w:w="6196" w:type="dxa"/>
          </w:tcPr>
          <w:p w14:paraId="548DBC17" w14:textId="11FB501B" w:rsidR="00775783" w:rsidRPr="00936713" w:rsidRDefault="00775783" w:rsidP="00775783">
            <w:r w:rsidRPr="00936713">
              <w:t>Beschreibung</w:t>
            </w:r>
          </w:p>
        </w:tc>
      </w:tr>
      <w:tr w:rsidR="00775783" w:rsidRPr="00936713" w14:paraId="1F0A19A6" w14:textId="77777777" w:rsidTr="00775783">
        <w:tc>
          <w:tcPr>
            <w:tcW w:w="3166" w:type="dxa"/>
          </w:tcPr>
          <w:p w14:paraId="26A4649B" w14:textId="61684C92" w:rsidR="00775783" w:rsidRPr="00936713" w:rsidRDefault="00775783" w:rsidP="00775783">
            <w:r w:rsidRPr="00936713">
              <w:t>API Gateway</w:t>
            </w:r>
          </w:p>
        </w:tc>
        <w:tc>
          <w:tcPr>
            <w:tcW w:w="6196" w:type="dxa"/>
          </w:tcPr>
          <w:p w14:paraId="0BB44D67" w14:textId="2092474B" w:rsidR="00775783" w:rsidRPr="00936713" w:rsidRDefault="00775783" w:rsidP="00775783">
            <w:r w:rsidRPr="00936713">
              <w:t>Über diese Schnittstelle werden Anfragen von den Clients an den «Note Service» gestellt. Beispielsweise werden Benutzerdaten angefragt oder die Clients triggern die Login Challenge.</w:t>
            </w:r>
          </w:p>
        </w:tc>
      </w:tr>
      <w:tr w:rsidR="00775783" w:rsidRPr="00936713" w14:paraId="05BD3155" w14:textId="77777777" w:rsidTr="00775783">
        <w:tc>
          <w:tcPr>
            <w:tcW w:w="3166" w:type="dxa"/>
          </w:tcPr>
          <w:p w14:paraId="2F49A0D7" w14:textId="62A53D74" w:rsidR="00775783" w:rsidRPr="00295D9C" w:rsidRDefault="00775783" w:rsidP="00775783">
            <w:pPr>
              <w:rPr>
                <w:lang w:val="en-US"/>
              </w:rPr>
            </w:pPr>
            <w:r w:rsidRPr="00295D9C">
              <w:rPr>
                <w:lang w:val="en-US"/>
              </w:rPr>
              <w:lastRenderedPageBreak/>
              <w:t>Business Services (Projekte, Notizen, IBN)</w:t>
            </w:r>
          </w:p>
        </w:tc>
        <w:tc>
          <w:tcPr>
            <w:tcW w:w="6196" w:type="dxa"/>
          </w:tcPr>
          <w:p w14:paraId="36AC2967" w14:textId="17150DAF" w:rsidR="00775783" w:rsidRPr="00936713" w:rsidRDefault="00775783" w:rsidP="00775783">
            <w:r w:rsidRPr="00936713">
              <w:t xml:space="preserve">Buisness Services fragen Benutzerdaten ab und </w:t>
            </w:r>
            <w:r w:rsidR="002B5231">
              <w:t>a</w:t>
            </w:r>
            <w:r w:rsidR="002B5231" w:rsidRPr="00936713">
              <w:t>utorisieren</w:t>
            </w:r>
            <w:r w:rsidRPr="00936713">
              <w:t xml:space="preserve"> Aktionen.</w:t>
            </w:r>
          </w:p>
        </w:tc>
      </w:tr>
      <w:tr w:rsidR="00775783" w:rsidRPr="00936713" w14:paraId="053CAB5F" w14:textId="77777777" w:rsidTr="00775783">
        <w:tc>
          <w:tcPr>
            <w:tcW w:w="3166" w:type="dxa"/>
          </w:tcPr>
          <w:p w14:paraId="19EECA3B" w14:textId="705A5EB4" w:rsidR="00775783" w:rsidRPr="00936713" w:rsidRDefault="00775783" w:rsidP="00775783">
            <w:r w:rsidRPr="00936713">
              <w:t>Entra ID</w:t>
            </w:r>
          </w:p>
        </w:tc>
        <w:tc>
          <w:tcPr>
            <w:tcW w:w="6196" w:type="dxa"/>
          </w:tcPr>
          <w:p w14:paraId="78D101BD" w14:textId="02DAE47E" w:rsidR="00775783" w:rsidRPr="00936713" w:rsidRDefault="00775783" w:rsidP="00775783">
            <w:r w:rsidRPr="00936713">
              <w:t xml:space="preserve">Authentifiziert den </w:t>
            </w:r>
            <w:r w:rsidR="002B5231" w:rsidRPr="00936713">
              <w:t>Benutzer</w:t>
            </w:r>
            <w:r w:rsidRPr="00936713">
              <w:t xml:space="preserve"> und gibt ein Access Token zurück.</w:t>
            </w:r>
          </w:p>
        </w:tc>
      </w:tr>
    </w:tbl>
    <w:p w14:paraId="69A1851B" w14:textId="16A820CA" w:rsidR="00346025" w:rsidRPr="00936713" w:rsidRDefault="00346025" w:rsidP="00346025">
      <w:pPr>
        <w:pStyle w:val="Heading5"/>
      </w:pPr>
      <w:r w:rsidRPr="00936713">
        <w:t>Qualitäts-/Leistungsmerkmale</w:t>
      </w:r>
    </w:p>
    <w:p w14:paraId="6D110016" w14:textId="71A3B003" w:rsidR="00775783" w:rsidRPr="00936713" w:rsidRDefault="00775783">
      <w:pPr>
        <w:pStyle w:val="ListParagraph"/>
        <w:numPr>
          <w:ilvl w:val="0"/>
          <w:numId w:val="41"/>
        </w:numPr>
      </w:pPr>
      <w:r w:rsidRPr="00936713">
        <w:t>Kapselt die Authentifizierung in Microsoft Entra ID.</w:t>
      </w:r>
    </w:p>
    <w:p w14:paraId="163BF4F4" w14:textId="13D345E4" w:rsidR="00D540BE" w:rsidRPr="00936713" w:rsidRDefault="00D540BE" w:rsidP="00D540BE">
      <w:pPr>
        <w:pStyle w:val="Heading4"/>
      </w:pPr>
      <w:r w:rsidRPr="00936713">
        <w:t>File Service (Level 1)</w:t>
      </w:r>
    </w:p>
    <w:p w14:paraId="760D9332" w14:textId="77777777" w:rsidR="00D540BE" w:rsidRPr="00936713" w:rsidRDefault="00D540BE" w:rsidP="00D540BE"/>
    <w:p w14:paraId="211EE645" w14:textId="77777777" w:rsidR="00D540BE" w:rsidRPr="00936713" w:rsidRDefault="00D540BE" w:rsidP="00D540BE">
      <w:pPr>
        <w:keepNext/>
        <w:jc w:val="center"/>
      </w:pPr>
      <w:r w:rsidRPr="00936713">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0C560928" w:rsidR="00D540BE" w:rsidRPr="00936713" w:rsidRDefault="00D540BE" w:rsidP="00D540BE">
      <w:pPr>
        <w:pStyle w:val="Caption"/>
        <w:jc w:val="center"/>
      </w:pPr>
      <w:bookmarkStart w:id="137" w:name="_Toc190802508"/>
      <w:r w:rsidRPr="00936713">
        <w:t xml:space="preserve">Abbildung </w:t>
      </w:r>
      <w:fldSimple w:instr=" SEQ Abbildung \* ARABIC ">
        <w:r w:rsidR="00460E0F">
          <w:rPr>
            <w:noProof/>
          </w:rPr>
          <w:t>28</w:t>
        </w:r>
      </w:fldSimple>
      <w:r w:rsidRPr="00936713">
        <w:t xml:space="preserve"> Bausteinsicht File Service Level 1</w:t>
      </w:r>
      <w:bookmarkEnd w:id="137"/>
    </w:p>
    <w:p w14:paraId="573CB6B3" w14:textId="6B0E0052" w:rsidR="00D540BE" w:rsidRPr="00936713" w:rsidRDefault="00D540BE" w:rsidP="00D540BE">
      <w:pPr>
        <w:pStyle w:val="Heading5"/>
      </w:pPr>
      <w:r w:rsidRPr="00936713">
        <w:t>Zweck/Verantwortung</w:t>
      </w:r>
    </w:p>
    <w:p w14:paraId="14C3EEA7" w14:textId="1A801D0B" w:rsidR="00D540BE" w:rsidRPr="00936713" w:rsidRDefault="00306A60" w:rsidP="00D540BE">
      <w:r w:rsidRPr="00936713">
        <w:t>Der «File Service» Kapselt den Zugriff auf «MS SharePoint» und «Azure Blob Storag». Der Service erlaubt die Ablage und Abfrage von Dokumenten und Bildern. Bilder werden durch den Service auf dem «Azure Blob Storage» abgelegt. Dokumente speichert der «File Service» in «MS SharePoint».</w:t>
      </w:r>
    </w:p>
    <w:p w14:paraId="1696B8A0" w14:textId="4980A37A" w:rsidR="00306A60" w:rsidRPr="00936713" w:rsidRDefault="00306A60" w:rsidP="00306A60">
      <w:pPr>
        <w:pStyle w:val="Heading5"/>
      </w:pPr>
      <w:r w:rsidRPr="00936713">
        <w:t>Schnittstellen</w:t>
      </w:r>
    </w:p>
    <w:p w14:paraId="779471A8" w14:textId="475B5417" w:rsidR="00D70BDF" w:rsidRPr="00936713" w:rsidRDefault="00D70BDF" w:rsidP="00D70BDF">
      <w:pPr>
        <w:pStyle w:val="Caption"/>
        <w:keepNext/>
      </w:pPr>
      <w:bookmarkStart w:id="138" w:name="_Toc190802545"/>
      <w:r w:rsidRPr="00936713">
        <w:t xml:space="preserve">Tabelle </w:t>
      </w:r>
      <w:fldSimple w:instr=" SEQ Tabelle \* ARABIC ">
        <w:r w:rsidR="00D64016">
          <w:rPr>
            <w:noProof/>
          </w:rPr>
          <w:t>22</w:t>
        </w:r>
      </w:fldSimple>
      <w:r w:rsidRPr="00936713">
        <w:t xml:space="preserve"> Beschreibung der File </w:t>
      </w:r>
      <w:commentRangeStart w:id="139"/>
      <w:r w:rsidRPr="00936713">
        <w:t>Service</w:t>
      </w:r>
      <w:commentRangeEnd w:id="139"/>
      <w:r w:rsidR="006043C3">
        <w:rPr>
          <w:rStyle w:val="CommentReference"/>
          <w:bCs w:val="0"/>
        </w:rPr>
        <w:commentReference w:id="139"/>
      </w:r>
      <w:r w:rsidRPr="00936713">
        <w:t xml:space="preserve"> Schnittstellen</w:t>
      </w:r>
      <w:bookmarkEnd w:id="138"/>
    </w:p>
    <w:tbl>
      <w:tblPr>
        <w:tblStyle w:val="TabelleBFH2"/>
        <w:tblW w:w="0" w:type="auto"/>
        <w:tblInd w:w="95" w:type="dxa"/>
        <w:tblLook w:val="04A0" w:firstRow="1" w:lastRow="0" w:firstColumn="1" w:lastColumn="0" w:noHBand="0" w:noVBand="1"/>
      </w:tblPr>
      <w:tblGrid>
        <w:gridCol w:w="3166"/>
        <w:gridCol w:w="6196"/>
      </w:tblGrid>
      <w:tr w:rsidR="00306A60" w:rsidRPr="00936713"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936713" w:rsidRDefault="00306A60" w:rsidP="00094CED">
            <w:r w:rsidRPr="00936713">
              <w:t>Schnittstelle</w:t>
            </w:r>
          </w:p>
        </w:tc>
        <w:tc>
          <w:tcPr>
            <w:tcW w:w="6196" w:type="dxa"/>
          </w:tcPr>
          <w:p w14:paraId="4D988132" w14:textId="77777777" w:rsidR="00306A60" w:rsidRPr="00936713" w:rsidRDefault="00306A60" w:rsidP="00094CED">
            <w:r w:rsidRPr="00936713">
              <w:t>Beschreibung</w:t>
            </w:r>
          </w:p>
        </w:tc>
      </w:tr>
      <w:tr w:rsidR="00306A60" w:rsidRPr="00936713" w14:paraId="0781E990" w14:textId="77777777" w:rsidTr="00094CED">
        <w:tc>
          <w:tcPr>
            <w:tcW w:w="3166" w:type="dxa"/>
          </w:tcPr>
          <w:p w14:paraId="3B19266A" w14:textId="77777777" w:rsidR="00306A60" w:rsidRPr="00936713" w:rsidRDefault="00306A60" w:rsidP="00094CED">
            <w:r w:rsidRPr="00936713">
              <w:t>API Gateway</w:t>
            </w:r>
          </w:p>
        </w:tc>
        <w:tc>
          <w:tcPr>
            <w:tcW w:w="6196" w:type="dxa"/>
          </w:tcPr>
          <w:p w14:paraId="4EE37810" w14:textId="1F39C62C" w:rsidR="00306A60" w:rsidRPr="00936713" w:rsidRDefault="00306A60" w:rsidP="00094CED">
            <w:r w:rsidRPr="00936713">
              <w:t>Über diese Schnittstelle werden Anfragen von den Clients an den «File Service» gestellt. Primär wird die Schnittstelle genutzt für die Abfrage von Bildern.</w:t>
            </w:r>
          </w:p>
        </w:tc>
      </w:tr>
      <w:tr w:rsidR="00306A60" w:rsidRPr="00936713" w14:paraId="1314CA53" w14:textId="77777777" w:rsidTr="00094CED">
        <w:tc>
          <w:tcPr>
            <w:tcW w:w="3166" w:type="dxa"/>
          </w:tcPr>
          <w:p w14:paraId="1DE9F46F" w14:textId="77777777" w:rsidR="00306A60" w:rsidRPr="00295D9C" w:rsidRDefault="00306A60" w:rsidP="00094CED">
            <w:pPr>
              <w:rPr>
                <w:lang w:val="en-US"/>
              </w:rPr>
            </w:pPr>
            <w:r w:rsidRPr="00295D9C">
              <w:rPr>
                <w:lang w:val="en-US"/>
              </w:rPr>
              <w:t>Business Services (Projekte, Notizen, IBN)</w:t>
            </w:r>
          </w:p>
        </w:tc>
        <w:tc>
          <w:tcPr>
            <w:tcW w:w="6196" w:type="dxa"/>
          </w:tcPr>
          <w:p w14:paraId="335305DD" w14:textId="1F4B350A" w:rsidR="00306A60" w:rsidRPr="00936713" w:rsidRDefault="00306A60" w:rsidP="00094CED">
            <w:r w:rsidRPr="00936713">
              <w:t>Diese Schnittstelle wird genutzt, um Bilder oder Dokumente abzulegen. Ausserdem veranlassen Services die Löschung von</w:t>
            </w:r>
            <w:r w:rsidR="00501C6B" w:rsidRPr="00936713">
              <w:t xml:space="preserve"> </w:t>
            </w:r>
            <w:r w:rsidRPr="00936713">
              <w:t>Bildern</w:t>
            </w:r>
            <w:r w:rsidR="00501C6B" w:rsidRPr="00936713">
              <w:t xml:space="preserve"> oder Dokumenten über diese Schnittstelle.</w:t>
            </w:r>
          </w:p>
        </w:tc>
      </w:tr>
      <w:tr w:rsidR="00306A60" w:rsidRPr="00936713" w14:paraId="6CDB2C78" w14:textId="77777777" w:rsidTr="00094CED">
        <w:tc>
          <w:tcPr>
            <w:tcW w:w="3166" w:type="dxa"/>
          </w:tcPr>
          <w:p w14:paraId="1FA2A03B" w14:textId="2333F23A" w:rsidR="00306A60" w:rsidRPr="00936713" w:rsidRDefault="00306A60" w:rsidP="00094CED">
            <w:r w:rsidRPr="00936713">
              <w:t>Azure Blob Storage</w:t>
            </w:r>
          </w:p>
        </w:tc>
        <w:tc>
          <w:tcPr>
            <w:tcW w:w="6196" w:type="dxa"/>
          </w:tcPr>
          <w:p w14:paraId="3CE9B540" w14:textId="11BD7029" w:rsidR="00306A60" w:rsidRPr="00936713" w:rsidRDefault="00501C6B" w:rsidP="00094CED">
            <w:r w:rsidRPr="00936713">
              <w:t>Über diese Schnittstelle werden Bilder gespeichert, abgefragt oder gelöscht.</w:t>
            </w:r>
          </w:p>
        </w:tc>
      </w:tr>
      <w:tr w:rsidR="00306A60" w:rsidRPr="00936713" w14:paraId="3F58AB8E" w14:textId="77777777" w:rsidTr="00094CED">
        <w:tc>
          <w:tcPr>
            <w:tcW w:w="3166" w:type="dxa"/>
          </w:tcPr>
          <w:p w14:paraId="4266DA8E" w14:textId="57F99C9F" w:rsidR="00306A60" w:rsidRPr="00936713" w:rsidRDefault="00306A60" w:rsidP="00094CED">
            <w:r w:rsidRPr="00936713">
              <w:t>MS SharePoint</w:t>
            </w:r>
          </w:p>
        </w:tc>
        <w:tc>
          <w:tcPr>
            <w:tcW w:w="6196" w:type="dxa"/>
          </w:tcPr>
          <w:p w14:paraId="7EDB54FF" w14:textId="203A08F5" w:rsidR="00306A60" w:rsidRPr="00936713" w:rsidRDefault="00306A60" w:rsidP="00094CED">
            <w:r w:rsidRPr="00936713">
              <w:t>Über einen SharePoint Konnektor speichert der «File Service» Dokumente in SharePoint ab. Über den Konnektor kann der Service Dokumente aus SharePoint abfragen und ausgeben.</w:t>
            </w:r>
          </w:p>
        </w:tc>
      </w:tr>
    </w:tbl>
    <w:p w14:paraId="5EF654E0" w14:textId="48799F09" w:rsidR="00306A60" w:rsidRPr="00936713" w:rsidRDefault="00D70BDF" w:rsidP="00D70BDF">
      <w:pPr>
        <w:pStyle w:val="Heading5"/>
      </w:pPr>
      <w:r w:rsidRPr="00936713">
        <w:t>Qualitäts-/Leistungsmerkmale</w:t>
      </w:r>
    </w:p>
    <w:p w14:paraId="603BC45B" w14:textId="5BC1C60B" w:rsidR="00D70BDF" w:rsidRPr="00936713" w:rsidRDefault="00D70BDF">
      <w:pPr>
        <w:pStyle w:val="ListParagraph"/>
        <w:numPr>
          <w:ilvl w:val="0"/>
          <w:numId w:val="41"/>
        </w:numPr>
      </w:pPr>
      <w:r w:rsidRPr="00936713">
        <w:t xml:space="preserve">Ermöglicht </w:t>
      </w:r>
      <w:r w:rsidR="006043C3" w:rsidRPr="00936713">
        <w:t>autorisierten</w:t>
      </w:r>
      <w:r w:rsidRPr="00936713">
        <w:t xml:space="preserve"> Zugriff auf Bilder und Dokumente</w:t>
      </w:r>
    </w:p>
    <w:p w14:paraId="7F677AB2" w14:textId="0280A016" w:rsidR="00D70BDF" w:rsidRPr="00936713" w:rsidRDefault="00D70BDF">
      <w:pPr>
        <w:pStyle w:val="ListParagraph"/>
        <w:numPr>
          <w:ilvl w:val="0"/>
          <w:numId w:val="41"/>
        </w:numPr>
      </w:pPr>
      <w:r w:rsidRPr="00936713">
        <w:t>Abstrahiert Zugriff auf physische Ablagen</w:t>
      </w:r>
    </w:p>
    <w:p w14:paraId="2BD5DEAB" w14:textId="42BB4D33" w:rsidR="00837CFA" w:rsidRPr="00936713" w:rsidRDefault="00837CFA" w:rsidP="00837CFA">
      <w:pPr>
        <w:pStyle w:val="Heading3"/>
      </w:pPr>
      <w:bookmarkStart w:id="140" w:name="_Toc190802606"/>
      <w:r w:rsidRPr="00936713">
        <w:lastRenderedPageBreak/>
        <w:t>Laufzeitsicht</w:t>
      </w:r>
      <w:bookmarkEnd w:id="140"/>
    </w:p>
    <w:p w14:paraId="2E3C69CA" w14:textId="22D3BF42" w:rsidR="007035B0" w:rsidRPr="00936713" w:rsidRDefault="0050614B" w:rsidP="00837CFA">
      <w:r w:rsidRPr="00936713">
        <w:t>In diesem Kapitel werden die Laufzeitsichten für die «Baustellen App»</w:t>
      </w:r>
      <w:r w:rsidR="006043C3">
        <w:t>-</w:t>
      </w:r>
      <w:r w:rsidRPr="00936713">
        <w:t>Aktivitätsszenarien dargestellt.</w:t>
      </w:r>
      <w:r w:rsidR="007035B0" w:rsidRPr="00936713">
        <w:t xml:space="preserve"> Als erstes wird der Ablauf der Datensynchronisation dargestellt. Diese Sequenz ist </w:t>
      </w:r>
      <w:r w:rsidR="006043C3" w:rsidRPr="00936713">
        <w:t>Bestandteil</w:t>
      </w:r>
      <w:r w:rsidR="007035B0" w:rsidRPr="00936713">
        <w:t xml:space="preserve"> von </w:t>
      </w:r>
      <w:r w:rsidR="006043C3" w:rsidRPr="00936713">
        <w:t>darauffolgenden</w:t>
      </w:r>
      <w:r w:rsidR="007035B0" w:rsidRPr="00936713">
        <w:t xml:space="preserve"> Laufzeitsichten und wird in diesen als Blackbox dargestellt.</w:t>
      </w:r>
    </w:p>
    <w:p w14:paraId="397930F7" w14:textId="5CBE39F6" w:rsidR="007035B0" w:rsidRPr="00936713" w:rsidRDefault="007035B0" w:rsidP="007035B0">
      <w:pPr>
        <w:pStyle w:val="Heading4"/>
      </w:pPr>
      <w:r w:rsidRPr="00936713">
        <w:t>Datensynchronisation zwischen Mobile Client und Backend</w:t>
      </w:r>
    </w:p>
    <w:p w14:paraId="64D7254B" w14:textId="4B302991" w:rsidR="007035B0" w:rsidRDefault="00972FC9" w:rsidP="007035B0">
      <w:r>
        <w:t>In diesem Abschnitt wird die Datensynchronisation im Detail beschrieben. Zuerst wird der Vergleichsalgorithmus im Backend und im Frontend aufgezeigt. Danach wird die Sequenz der Datensynchronisation von und zum «Mobilen Client» und den verschiedenen Backend Services dargestellt.</w:t>
      </w:r>
    </w:p>
    <w:p w14:paraId="49193377" w14:textId="2DE6958E" w:rsidR="00972FC9" w:rsidRDefault="00972FC9" w:rsidP="00972FC9">
      <w:pPr>
        <w:pStyle w:val="Heading5"/>
      </w:pPr>
      <w:bookmarkStart w:id="141" w:name="_Ref190440369"/>
      <w:r>
        <w:t>Ablauf der Datensynchronisation im Mobile Client</w:t>
      </w:r>
      <w:bookmarkEnd w:id="141"/>
    </w:p>
    <w:p w14:paraId="7558E517" w14:textId="77777777" w:rsidR="00972FC9" w:rsidRDefault="00972FC9" w:rsidP="00972FC9"/>
    <w:p w14:paraId="4D93A589" w14:textId="77777777" w:rsidR="00972FC9" w:rsidRDefault="00972FC9" w:rsidP="00972FC9">
      <w:pPr>
        <w:keepNext/>
        <w:jc w:val="center"/>
      </w:pPr>
      <w:r>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0824A6F" w:rsidR="00972FC9" w:rsidRDefault="00972FC9" w:rsidP="00972FC9">
      <w:pPr>
        <w:pStyle w:val="Caption"/>
        <w:jc w:val="center"/>
      </w:pPr>
      <w:bookmarkStart w:id="142" w:name="_Ref190439243"/>
      <w:bookmarkStart w:id="143" w:name="_Toc190802509"/>
      <w:r>
        <w:t xml:space="preserve">Abbildung </w:t>
      </w:r>
      <w:fldSimple w:instr=" SEQ Abbildung \* ARABIC ">
        <w:r w:rsidR="00460E0F">
          <w:rPr>
            <w:noProof/>
          </w:rPr>
          <w:t>29</w:t>
        </w:r>
      </w:fldSimple>
      <w:bookmarkEnd w:id="142"/>
      <w:r>
        <w:t xml:space="preserve"> Schematischer Ablauf der Datensynchronisation im Mobilen Client</w:t>
      </w:r>
      <w:bookmarkEnd w:id="143"/>
    </w:p>
    <w:p w14:paraId="60F70904" w14:textId="4ED6F04F" w:rsidR="00972FC9" w:rsidRDefault="00972FC9" w:rsidP="00972FC9">
      <w:r>
        <w:t xml:space="preserve">Die </w:t>
      </w:r>
      <w:r>
        <w:fldChar w:fldCharType="begin"/>
      </w:r>
      <w:r>
        <w:instrText xml:space="preserve"> REF _Ref190439243 \h </w:instrText>
      </w:r>
      <w:r>
        <w:fldChar w:fldCharType="separate"/>
      </w:r>
      <w:r>
        <w:t xml:space="preserve">Abbildung </w:t>
      </w:r>
      <w:r>
        <w:rPr>
          <w:noProof/>
        </w:rPr>
        <w:t>29</w:t>
      </w:r>
      <w:r>
        <w:fldChar w:fldCharType="end"/>
      </w:r>
      <w:r>
        <w:t xml:space="preserve"> zeigt die Schritte einer Datensynchronisation im Mobilen Client auf. Es ist zu beachten, dass nach dem ersten Schritt, dem Senden der Zeitstempel</w:t>
      </w:r>
      <w:r w:rsidR="006043C3">
        <w:t>n</w:t>
      </w:r>
      <w:r>
        <w:t xml:space="preserve"> der lokalen Datensätze, die Sequenz auf die </w:t>
      </w:r>
      <w:r w:rsidR="006043C3">
        <w:t>Antwort</w:t>
      </w:r>
      <w:r>
        <w:t xml:space="preserve"> vom involvierten Backend Service wartet. Dieser wird im folgenden Abschnitt </w:t>
      </w:r>
      <w:r w:rsidR="00567B75">
        <w:fldChar w:fldCharType="begin"/>
      </w:r>
      <w:r w:rsidR="00567B75">
        <w:instrText xml:space="preserve"> REF _Ref190439512 \r \h </w:instrText>
      </w:r>
      <w:r w:rsidR="00567B75">
        <w:fldChar w:fldCharType="separate"/>
      </w:r>
      <w:r w:rsidR="00567B75">
        <w:t>4.3.8.1.2</w:t>
      </w:r>
      <w:r w:rsidR="00567B75">
        <w:fldChar w:fldCharType="end"/>
      </w:r>
      <w:r>
        <w:t xml:space="preserve"> beschr</w:t>
      </w:r>
      <w:r w:rsidR="00FC4162">
        <w:t>ie</w:t>
      </w:r>
      <w:r>
        <w:t>ben.</w:t>
      </w:r>
      <w:r w:rsidR="00567B75">
        <w:t xml:space="preserve"> Der mobile Client erwartet in der Antwort aus dem Backend eine Liste mit aktuelleren Datensätzen und eine Liste mit IDs zu älteren Datensätzen. Die empfangenen Datensätze überschreiben die lokal gespeicherten Datensätze. Anschliessend sendet der mobile Client alle Datensätze, zu denen eine ID als Antwort vom Backend erhalten wurde, aus dem lokalen Speicher an das Backend.</w:t>
      </w:r>
    </w:p>
    <w:p w14:paraId="58685E7C" w14:textId="7885358E" w:rsidR="00972FC9" w:rsidRDefault="00972FC9" w:rsidP="00972FC9">
      <w:pPr>
        <w:pStyle w:val="Heading5"/>
      </w:pPr>
      <w:bookmarkStart w:id="144" w:name="_Ref190439512"/>
      <w:r>
        <w:t>Ablauf der Zusammenführung der Datensätze im Backend</w:t>
      </w:r>
      <w:bookmarkEnd w:id="144"/>
    </w:p>
    <w:p w14:paraId="0FCC8B8C" w14:textId="77777777" w:rsidR="00972FC9" w:rsidRDefault="00972FC9" w:rsidP="00972FC9"/>
    <w:p w14:paraId="27E5EAF8" w14:textId="77777777" w:rsidR="00972FC9" w:rsidRDefault="00972FC9" w:rsidP="00972FC9">
      <w:pPr>
        <w:keepNext/>
        <w:jc w:val="center"/>
      </w:pPr>
      <w:r>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7A550175" w:rsidR="00972FC9" w:rsidRDefault="00972FC9" w:rsidP="00972FC9">
      <w:pPr>
        <w:pStyle w:val="Caption"/>
        <w:jc w:val="center"/>
      </w:pPr>
      <w:bookmarkStart w:id="145" w:name="_Ref190439540"/>
      <w:bookmarkStart w:id="146" w:name="_Toc190802510"/>
      <w:r>
        <w:t xml:space="preserve">Abbildung </w:t>
      </w:r>
      <w:fldSimple w:instr=" SEQ Abbildung \* ARABIC ">
        <w:r w:rsidR="00460E0F">
          <w:rPr>
            <w:noProof/>
          </w:rPr>
          <w:t>30</w:t>
        </w:r>
      </w:fldSimple>
      <w:bookmarkEnd w:id="145"/>
      <w:r>
        <w:t xml:space="preserve"> Schematischer Ablauf der Datensynchronisation in den Backend Services</w:t>
      </w:r>
      <w:bookmarkEnd w:id="146"/>
    </w:p>
    <w:p w14:paraId="0449E953" w14:textId="0C17D3A1" w:rsidR="00567B75" w:rsidRPr="00567B75" w:rsidRDefault="00567B75" w:rsidP="00567B75">
      <w:r>
        <w:t xml:space="preserve">In der </w:t>
      </w:r>
      <w:r>
        <w:fldChar w:fldCharType="begin"/>
      </w:r>
      <w:r>
        <w:instrText xml:space="preserve"> REF _Ref190439540 \h </w:instrText>
      </w:r>
      <w:r>
        <w:fldChar w:fldCharType="separate"/>
      </w:r>
      <w:r>
        <w:t xml:space="preserve">Abbildung </w:t>
      </w:r>
      <w:r>
        <w:rPr>
          <w:noProof/>
        </w:rPr>
        <w:t>30</w:t>
      </w:r>
      <w:r>
        <w:fldChar w:fldCharType="end"/>
      </w:r>
      <w:r>
        <w:t xml:space="preserve"> ist zu sehen wie die Zusammenführung der Datensätze, anhand des Zeitstempels, im Backend behandelt wird. Die Antwort an den mobilen Client enthält eine Liste mit den Datensätzen, welche im Backend einen aktuelleren Zeitstempel hatten und eine Liste mit IDs von Datensätzen, zu denen der Zeitstempel aus dem mobilen Client aktueller war.</w:t>
      </w:r>
    </w:p>
    <w:p w14:paraId="2E04647D" w14:textId="0DE1B6B3" w:rsidR="00FA7D20" w:rsidRPr="00936713" w:rsidRDefault="00FA7D20" w:rsidP="00FA7D20">
      <w:pPr>
        <w:pStyle w:val="Heading5"/>
      </w:pPr>
      <w:r w:rsidRPr="00936713">
        <w:lastRenderedPageBreak/>
        <w:t>Synchronisation der supportenden Services</w:t>
      </w:r>
    </w:p>
    <w:p w14:paraId="2AB37200" w14:textId="77777777" w:rsidR="00FA7D20" w:rsidRPr="00936713" w:rsidRDefault="00FA7D20" w:rsidP="00FA7D20"/>
    <w:p w14:paraId="2B773E64" w14:textId="77777777" w:rsidR="00FA7D20" w:rsidRPr="00936713" w:rsidRDefault="00FA7D20" w:rsidP="00FA7D20">
      <w:pPr>
        <w:keepNext/>
        <w:jc w:val="center"/>
      </w:pPr>
      <w:r w:rsidRPr="00936713">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4CA4DE4D" w:rsidR="00FA7D20" w:rsidRPr="00936713" w:rsidRDefault="00FA7D20" w:rsidP="00FA7D20">
      <w:pPr>
        <w:pStyle w:val="Caption"/>
        <w:jc w:val="center"/>
      </w:pPr>
      <w:bookmarkStart w:id="147" w:name="_Toc190802511"/>
      <w:r w:rsidRPr="00936713">
        <w:t xml:space="preserve">Abbildung </w:t>
      </w:r>
      <w:fldSimple w:instr=" SEQ Abbildung \* ARABIC ">
        <w:r w:rsidR="00460E0F">
          <w:rPr>
            <w:noProof/>
          </w:rPr>
          <w:t>31</w:t>
        </w:r>
      </w:fldSimple>
      <w:r w:rsidRPr="00936713">
        <w:t xml:space="preserve"> Laufzeitansicht zur Datensynchronisation der support backend Services</w:t>
      </w:r>
      <w:bookmarkEnd w:id="147"/>
    </w:p>
    <w:p w14:paraId="6CAAE620" w14:textId="579E0184" w:rsidR="00423ACF" w:rsidRPr="00936713" w:rsidRDefault="001929D8" w:rsidP="00423ACF">
      <w:r w:rsidRPr="00936713">
        <w:t xml:space="preserve">Daten aus </w:t>
      </w:r>
      <w:r w:rsidR="00423ACF" w:rsidRPr="00936713">
        <w:t>«Identity</w:t>
      </w:r>
      <w:r w:rsidRPr="00936713">
        <w:t xml:space="preserve"> Service</w:t>
      </w:r>
      <w:r w:rsidR="00423ACF" w:rsidRPr="00936713">
        <w:t>»</w:t>
      </w:r>
      <w:r w:rsidRPr="00936713">
        <w:t xml:space="preserve"> und</w:t>
      </w:r>
      <w:r w:rsidR="00423ACF" w:rsidRPr="00936713">
        <w:t xml:space="preserve"> «Customer</w:t>
      </w:r>
      <w:r w:rsidRPr="00936713">
        <w:t xml:space="preserve"> Service</w:t>
      </w:r>
      <w:r w:rsidR="00423ACF" w:rsidRPr="00936713">
        <w:t xml:space="preserve">» </w:t>
      </w:r>
      <w:r w:rsidRPr="00936713">
        <w:t>werden bei der Erstellung und Bearbeitung von Projekten benötigt. Auf dem mobile</w:t>
      </w:r>
      <w:r w:rsidR="00FC4162">
        <w:t>n</w:t>
      </w:r>
      <w:r w:rsidRPr="00936713">
        <w:t xml:space="preserve"> Client müssen deshalb die Datensets beider Services als </w:t>
      </w:r>
      <w:r w:rsidR="00FC4162" w:rsidRPr="00936713">
        <w:t>Ganzes</w:t>
      </w:r>
      <w:r w:rsidRPr="00936713">
        <w:t xml:space="preserve"> </w:t>
      </w:r>
      <w:r w:rsidR="00FC4162">
        <w:t>s</w:t>
      </w:r>
      <w:r w:rsidRPr="00936713">
        <w:t>ynchronisiert werden.</w:t>
      </w:r>
      <w:r w:rsidR="00B654FA" w:rsidRPr="00936713">
        <w:t xml:space="preserve"> Der </w:t>
      </w:r>
      <w:r w:rsidR="000F5B6A" w:rsidRPr="00936713">
        <w:t>Zeitstempel</w:t>
      </w:r>
      <w:r w:rsidR="00B654FA" w:rsidRPr="00936713">
        <w:t xml:space="preserve"> gilt deshalb</w:t>
      </w:r>
      <w:r w:rsidR="00936713" w:rsidRPr="00936713">
        <w:t xml:space="preserve"> in beiden Services</w:t>
      </w:r>
      <w:r w:rsidR="00B654FA" w:rsidRPr="00936713">
        <w:t xml:space="preserve"> für das gesamte Datenset.</w:t>
      </w:r>
    </w:p>
    <w:p w14:paraId="6DFC8259" w14:textId="20F5F5AF" w:rsidR="00FC0294" w:rsidRPr="00936713" w:rsidRDefault="00FC0294" w:rsidP="00FC0294">
      <w:pPr>
        <w:pStyle w:val="Heading5"/>
      </w:pPr>
      <w:r w:rsidRPr="00936713">
        <w:t xml:space="preserve">Synchronisation </w:t>
      </w:r>
      <w:r w:rsidR="00BB661D">
        <w:t>von Projektdaten</w:t>
      </w:r>
    </w:p>
    <w:p w14:paraId="311F8BBB" w14:textId="77777777" w:rsidR="00FC0294" w:rsidRPr="00936713" w:rsidRDefault="00FC0294" w:rsidP="00FC0294"/>
    <w:p w14:paraId="02261121" w14:textId="77777777" w:rsidR="00FC0294" w:rsidRPr="00936713" w:rsidRDefault="00FC0294" w:rsidP="00FC0294">
      <w:pPr>
        <w:keepNext/>
        <w:jc w:val="center"/>
      </w:pPr>
      <w:r w:rsidRPr="00936713">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2">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25A60C97" w:rsidR="00FC0294" w:rsidRPr="00936713" w:rsidRDefault="00FC0294" w:rsidP="00FC0294">
      <w:pPr>
        <w:pStyle w:val="Caption"/>
        <w:jc w:val="center"/>
      </w:pPr>
      <w:bookmarkStart w:id="148" w:name="_Ref190440443"/>
      <w:bookmarkStart w:id="149" w:name="_Toc190802512"/>
      <w:r w:rsidRPr="00936713">
        <w:t xml:space="preserve">Abbildung </w:t>
      </w:r>
      <w:fldSimple w:instr=" SEQ Abbildung \* ARABIC ">
        <w:r w:rsidR="00460E0F">
          <w:rPr>
            <w:noProof/>
          </w:rPr>
          <w:t>32</w:t>
        </w:r>
      </w:fldSimple>
      <w:bookmarkEnd w:id="148"/>
      <w:r w:rsidRPr="00936713">
        <w:t xml:space="preserve"> Laufzeitansicht zur Datensynchronisation Mobile Client zu Project Service</w:t>
      </w:r>
      <w:bookmarkEnd w:id="149"/>
    </w:p>
    <w:p w14:paraId="2B9BCF58" w14:textId="093F7B64" w:rsidR="00FC0294" w:rsidRDefault="00BB661D" w:rsidP="00FC0294">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Projektdatensätze anhand ihres Zeitstempels</w:t>
      </w:r>
      <w:r w:rsidR="00883362">
        <w:t>,</w:t>
      </w:r>
      <w:r>
        <w:t xml:space="preserve"> des Zeitpunkts der letzten </w:t>
      </w:r>
      <w:r w:rsidR="00883362">
        <w:t>M</w:t>
      </w:r>
      <w:r>
        <w:t>anipulation</w:t>
      </w:r>
      <w:r w:rsidR="00883362">
        <w:t>,</w:t>
      </w:r>
      <w:r>
        <w:t xml:space="preserve"> zusammengeführt. </w:t>
      </w:r>
      <w:r>
        <w:fldChar w:fldCharType="begin"/>
      </w:r>
      <w:r>
        <w:instrText xml:space="preserve"> REF _Ref190440443 \h </w:instrText>
      </w:r>
      <w:r>
        <w:fldChar w:fldCharType="separate"/>
      </w:r>
      <w:r w:rsidRPr="00936713">
        <w:t xml:space="preserve">Abbildung </w:t>
      </w:r>
      <w:r>
        <w:rPr>
          <w:noProof/>
        </w:rPr>
        <w:t>32</w:t>
      </w:r>
      <w:r>
        <w:fldChar w:fldCharType="end"/>
      </w:r>
      <w:r>
        <w:t xml:space="preserve"> zeigt den Abauf der Synchronisation von Projektdaten auf.</w:t>
      </w:r>
    </w:p>
    <w:p w14:paraId="3D17C0BB" w14:textId="790E8FAB" w:rsidR="00BB661D" w:rsidRDefault="00BB661D" w:rsidP="00BB661D">
      <w:pPr>
        <w:pStyle w:val="Heading5"/>
      </w:pPr>
      <w:r>
        <w:t>Synchronisation von Notizdaten</w:t>
      </w:r>
    </w:p>
    <w:p w14:paraId="30448FF0" w14:textId="77777777" w:rsidR="00BB661D" w:rsidRDefault="00BB661D" w:rsidP="00BB661D"/>
    <w:p w14:paraId="1E52A386" w14:textId="77777777" w:rsidR="00883362" w:rsidRDefault="00BB661D" w:rsidP="00883362">
      <w:pPr>
        <w:keepNext/>
        <w:jc w:val="center"/>
      </w:pPr>
      <w:r>
        <w:rPr>
          <w:noProof/>
        </w:rPr>
        <w:lastRenderedPageBreak/>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14A68527" w:rsidR="00BB661D" w:rsidRDefault="00883362" w:rsidP="00883362">
      <w:pPr>
        <w:pStyle w:val="Caption"/>
        <w:jc w:val="center"/>
      </w:pPr>
      <w:bookmarkStart w:id="150" w:name="_Toc190802513"/>
      <w:r>
        <w:t xml:space="preserve">Abbildung </w:t>
      </w:r>
      <w:fldSimple w:instr=" SEQ Abbildung \* ARABIC ">
        <w:r w:rsidR="00460E0F">
          <w:rPr>
            <w:noProof/>
          </w:rPr>
          <w:t>33</w:t>
        </w:r>
      </w:fldSimple>
      <w:r>
        <w:t xml:space="preserve"> Laufzeitansicht zur Datensynchronisation von Mobile Client zu Note Service</w:t>
      </w:r>
      <w:bookmarkEnd w:id="150"/>
    </w:p>
    <w:p w14:paraId="32C61633" w14:textId="5CD6DCF6" w:rsidR="00883362" w:rsidRDefault="00883362" w:rsidP="00883362">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Notizdatensätze anhand ihres Zeitstempels, des Zeitpunkts der letzten Manipulation, zusammengeführt.</w:t>
      </w:r>
      <w:r w:rsidR="007D0D65">
        <w:t xml:space="preserve"> Enthält ein Notizdatensatz Bilder, werden diese mittels «File Service» im Azure Blob Storage abgelegt.</w:t>
      </w:r>
    </w:p>
    <w:p w14:paraId="26DE4998" w14:textId="15FCA44F" w:rsidR="00C97A19" w:rsidRDefault="00C97A19" w:rsidP="00C97A19">
      <w:pPr>
        <w:pStyle w:val="Heading5"/>
      </w:pPr>
      <w:r>
        <w:t>Synchronisation von Inbetriebnahmedaten</w:t>
      </w:r>
    </w:p>
    <w:p w14:paraId="3CB68CD6" w14:textId="77777777" w:rsidR="00C97A19" w:rsidRDefault="00C97A19" w:rsidP="00C97A19"/>
    <w:p w14:paraId="2BDFE735" w14:textId="77777777" w:rsidR="007D0D65" w:rsidRDefault="007D0D65" w:rsidP="007D0D65">
      <w:pPr>
        <w:keepNext/>
        <w:jc w:val="center"/>
      </w:pPr>
      <w:r>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3C0A0315" w:rsidR="00C97A19" w:rsidRDefault="007D0D65" w:rsidP="007D0D65">
      <w:pPr>
        <w:pStyle w:val="Caption"/>
        <w:jc w:val="center"/>
      </w:pPr>
      <w:bookmarkStart w:id="151" w:name="_Toc190802514"/>
      <w:r>
        <w:t xml:space="preserve">Abbildung </w:t>
      </w:r>
      <w:fldSimple w:instr=" SEQ Abbildung \* ARABIC ">
        <w:r w:rsidR="00460E0F">
          <w:rPr>
            <w:noProof/>
          </w:rPr>
          <w:t>34</w:t>
        </w:r>
      </w:fldSimple>
      <w:r>
        <w:t xml:space="preserve"> Laufzeitansicht zur Datensynchronisation von Mobile Client zu Comissioning Service</w:t>
      </w:r>
      <w:bookmarkEnd w:id="151"/>
    </w:p>
    <w:p w14:paraId="2936CE0C" w14:textId="58A1AB8F" w:rsidR="007D0D65" w:rsidRPr="007D0D65" w:rsidRDefault="007D0D65" w:rsidP="007D0D65">
      <w:r>
        <w:lastRenderedPageBreak/>
        <w:t xml:space="preserve">Die </w:t>
      </w:r>
      <w:r w:rsidR="00773AC3">
        <w:t>Inbetriebnahme Daten</w:t>
      </w:r>
      <w:r>
        <w:t xml:space="preserve"> bestehen aus zwei Datensatztypen. Die Vorlagen für die IBN Checklisten werden wie die Benutzer und Kundendaten als komplettes Datenset in den mobile Client geladen. Die Inbetriebnahme Protokolle mit Bildern und Checklisten werden als individuelle Datensätze, 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beschrieben, synchronisiert. Die Inbetriebnahme Datensätze werden als Protokolle via «File Service» in SharePoint </w:t>
      </w:r>
      <w:r w:rsidR="00115E85">
        <w:t>abgelegt</w:t>
      </w:r>
      <w:r>
        <w:t>. Enthält ein IBN Datensatz Bilder, werden diese ebenfalls via «File Service» im Azure Blob Storage abgelegt.</w:t>
      </w:r>
    </w:p>
    <w:p w14:paraId="3099A1D9" w14:textId="27A503CD" w:rsidR="0090465D" w:rsidRPr="0090465D" w:rsidRDefault="0090465D" w:rsidP="009D0A92">
      <w:pPr>
        <w:pStyle w:val="Heading4"/>
      </w:pPr>
      <w:r>
        <w:t>Projektadministration über das Web Portal</w:t>
      </w:r>
    </w:p>
    <w:p w14:paraId="74791AAD" w14:textId="4BD81163" w:rsidR="005F41F9" w:rsidRDefault="005F41F9" w:rsidP="005F41F9">
      <w:r w:rsidRPr="00936713">
        <w:t xml:space="preserve">In diesem Abschnitt </w:t>
      </w:r>
      <w:r w:rsidR="0090465D">
        <w:t>geht es darum</w:t>
      </w:r>
      <w:r w:rsidR="00773AC3">
        <w:t>,</w:t>
      </w:r>
      <w:r w:rsidR="0090465D">
        <w:t xml:space="preserve"> die Abläufe von Projektadministrationsszenarios aus dem </w:t>
      </w:r>
      <w:r w:rsidR="00773AC3">
        <w:t>Webportal</w:t>
      </w:r>
      <w:r w:rsidR="0090465D">
        <w:t xml:space="preserve"> heraus aufzuzeigen.</w:t>
      </w:r>
      <w:r w:rsidR="00562A59">
        <w:t xml:space="preserve"> Aus dem «Web Portal» werden Datenänderungen über </w:t>
      </w:r>
      <w:r w:rsidR="00115E85">
        <w:t>Standard</w:t>
      </w:r>
      <w:r w:rsidR="00562A59">
        <w:t xml:space="preserve"> CRUD Operationen durchgeführt. Da das «Web Portal» für die Verwendung in einem Desktop Browser vorgesehen ist, wird davon ausgegangen, dass zu jeder Zeit Konnektivität von «Web Portal» zu Backend besteht.</w:t>
      </w:r>
    </w:p>
    <w:p w14:paraId="1FCC9889" w14:textId="77777777" w:rsidR="0090465D" w:rsidRDefault="0090465D" w:rsidP="0090465D"/>
    <w:p w14:paraId="2C6F0D99" w14:textId="77777777" w:rsidR="00562A59" w:rsidRDefault="00562A59" w:rsidP="00562A59">
      <w:pPr>
        <w:keepNext/>
        <w:jc w:val="center"/>
      </w:pPr>
      <w:r>
        <w:rPr>
          <w:noProof/>
        </w:rPr>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0D91F5A5" w:rsidR="00562A59" w:rsidRPr="00562A59" w:rsidRDefault="00562A59" w:rsidP="00562A59">
      <w:pPr>
        <w:pStyle w:val="Caption"/>
        <w:jc w:val="center"/>
      </w:pPr>
      <w:bookmarkStart w:id="152" w:name="_Toc190802515"/>
      <w:r>
        <w:t xml:space="preserve">Abbildung </w:t>
      </w:r>
      <w:fldSimple w:instr=" SEQ Abbildung \* ARABIC ">
        <w:r w:rsidR="00460E0F">
          <w:rPr>
            <w:noProof/>
          </w:rPr>
          <w:t>35</w:t>
        </w:r>
      </w:fldSimple>
      <w:r>
        <w:t xml:space="preserve"> Laufzeitansicht zur Projektadministration im Web Portal</w:t>
      </w:r>
      <w:bookmarkEnd w:id="152"/>
    </w:p>
    <w:p w14:paraId="6715BF21" w14:textId="715B06A1" w:rsidR="0090465D" w:rsidRDefault="0090465D" w:rsidP="0090465D">
      <w:pPr>
        <w:pStyle w:val="Heading4"/>
      </w:pPr>
      <w:r>
        <w:t>Notizen erfassen</w:t>
      </w:r>
      <w:r w:rsidR="00032582">
        <w:t xml:space="preserve"> im Web Portal</w:t>
      </w:r>
    </w:p>
    <w:p w14:paraId="40CD6CED" w14:textId="6E0E7917" w:rsidR="00032582" w:rsidRDefault="00032582" w:rsidP="0090465D">
      <w:r>
        <w:t>Im «Web Portal» können Notizen erfasst und mit Bildern ergänzt werden. Im folgenden Laufzeitdiagramm ist der Ablauf für das Erfassen einer Notiz im «Web Portal» aufgezeigt.</w:t>
      </w:r>
    </w:p>
    <w:p w14:paraId="3E4426F2" w14:textId="77777777" w:rsidR="00032582" w:rsidRDefault="00032582" w:rsidP="0090465D"/>
    <w:p w14:paraId="367A34BD" w14:textId="77777777" w:rsidR="00032582" w:rsidRDefault="00032582" w:rsidP="00032582">
      <w:pPr>
        <w:keepNext/>
        <w:jc w:val="center"/>
      </w:pPr>
      <w:r>
        <w:rPr>
          <w:noProof/>
        </w:rPr>
        <w:lastRenderedPageBreak/>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7BC6601C" w:rsidR="00032582" w:rsidRDefault="00032582" w:rsidP="00032582">
      <w:pPr>
        <w:pStyle w:val="Caption"/>
        <w:jc w:val="center"/>
      </w:pPr>
      <w:bookmarkStart w:id="153" w:name="_Toc190802516"/>
      <w:r>
        <w:t xml:space="preserve">Abbildung </w:t>
      </w:r>
      <w:fldSimple w:instr=" SEQ Abbildung \* ARABIC ">
        <w:r w:rsidR="00460E0F">
          <w:rPr>
            <w:noProof/>
          </w:rPr>
          <w:t>36</w:t>
        </w:r>
      </w:fldSimple>
      <w:r>
        <w:t xml:space="preserve"> Laufzeitsicht zur Erfassung und Bearbeitung von Notizen im Web Portal</w:t>
      </w:r>
      <w:bookmarkEnd w:id="153"/>
    </w:p>
    <w:p w14:paraId="08117F4B" w14:textId="57614BB0" w:rsidR="0090465D" w:rsidRDefault="0090465D" w:rsidP="0090465D">
      <w:pPr>
        <w:pStyle w:val="Heading4"/>
      </w:pPr>
      <w:r>
        <w:t>Inbetriebnahme Checklisten administrieren</w:t>
      </w:r>
      <w:r w:rsidR="00032582">
        <w:t xml:space="preserve"> im Web Portal</w:t>
      </w:r>
    </w:p>
    <w:p w14:paraId="49262080" w14:textId="1B454F41" w:rsidR="0090465D" w:rsidRDefault="00295D9C" w:rsidP="0090465D">
      <w:r>
        <w:t>Bezüglich Inbetriebnahme wird das «Web Portal» für die Administrierung von Checklisten für die Inbetriebnahmeprotokolle verwendet.</w:t>
      </w:r>
    </w:p>
    <w:p w14:paraId="50EB87CA" w14:textId="77777777" w:rsidR="00295D9C" w:rsidRDefault="00295D9C" w:rsidP="0090465D"/>
    <w:p w14:paraId="01F04084" w14:textId="77777777" w:rsidR="00295D9C" w:rsidRDefault="00295D9C" w:rsidP="00295D9C">
      <w:pPr>
        <w:keepNext/>
        <w:jc w:val="center"/>
      </w:pPr>
      <w:r>
        <w:rPr>
          <w:noProof/>
        </w:rPr>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546CDD3B" w:rsidR="00295D9C" w:rsidRPr="0090465D" w:rsidRDefault="00295D9C" w:rsidP="00295D9C">
      <w:pPr>
        <w:pStyle w:val="Caption"/>
        <w:jc w:val="center"/>
      </w:pPr>
      <w:bookmarkStart w:id="154" w:name="_Toc190802517"/>
      <w:r>
        <w:t xml:space="preserve">Abbildung </w:t>
      </w:r>
      <w:fldSimple w:instr=" SEQ Abbildung \* ARABIC ">
        <w:r w:rsidR="00460E0F">
          <w:rPr>
            <w:noProof/>
          </w:rPr>
          <w:t>37</w:t>
        </w:r>
      </w:fldSimple>
      <w:r>
        <w:t xml:space="preserve"> </w:t>
      </w:r>
      <w:r w:rsidRPr="00676366">
        <w:t xml:space="preserve">Lauftzeitsicht zur </w:t>
      </w:r>
      <w:r w:rsidR="00115E85" w:rsidRPr="00676366">
        <w:t>Administration</w:t>
      </w:r>
      <w:r w:rsidRPr="00676366">
        <w:t xml:space="preserve"> von Checklisten</w:t>
      </w:r>
      <w:bookmarkEnd w:id="154"/>
    </w:p>
    <w:p w14:paraId="0071D193" w14:textId="67637FE4" w:rsidR="001B74AD" w:rsidRPr="00936713" w:rsidRDefault="001B74AD" w:rsidP="001B74AD">
      <w:pPr>
        <w:pStyle w:val="Heading3"/>
      </w:pPr>
      <w:bookmarkStart w:id="155" w:name="_Toc190802607"/>
      <w:r w:rsidRPr="00936713">
        <w:t>Verteilungssicht</w:t>
      </w:r>
      <w:bookmarkEnd w:id="155"/>
    </w:p>
    <w:p w14:paraId="5AD9A417" w14:textId="1F227E87" w:rsidR="001B74AD" w:rsidRPr="00936713" w:rsidRDefault="001B74AD" w:rsidP="001B74AD">
      <w:r w:rsidRPr="00936713">
        <w:t>In diesem Kapitel wird die Infrastruktur für die «Baustellen App» beschrieben.</w:t>
      </w:r>
    </w:p>
    <w:p w14:paraId="3E94E7FA" w14:textId="3EDD9429" w:rsidR="001B74AD" w:rsidRPr="00936713" w:rsidRDefault="001B74AD" w:rsidP="001B74AD">
      <w:pPr>
        <w:pStyle w:val="Heading4"/>
      </w:pPr>
      <w:r w:rsidRPr="00936713">
        <w:t>Infrastruktur Ebene 1</w:t>
      </w:r>
    </w:p>
    <w:p w14:paraId="2156B417" w14:textId="46B9890F" w:rsidR="009E7692" w:rsidRPr="00936713" w:rsidRDefault="009E7692" w:rsidP="009E7692">
      <w:r w:rsidRPr="00936713">
        <w:t xml:space="preserve">Die </w:t>
      </w:r>
      <w:r w:rsidR="007462BB" w:rsidRPr="00936713">
        <w:t xml:space="preserve">«Baustellen App» setzt auf Plattform-As-A-Service (PaaS) in der Azure Cloud. Zum Einsatz kommt ein «Container App Environment». Die Container App Plattform ist eine Abstraktion der </w:t>
      </w:r>
      <w:r w:rsidR="007462BB" w:rsidRPr="00676366">
        <w:t xml:space="preserve">Kubernetes </w:t>
      </w:r>
      <w:r w:rsidR="00773AC3" w:rsidRPr="00936713">
        <w:t>Plattform</w:t>
      </w:r>
      <w:r w:rsidR="007462BB" w:rsidRPr="00936713">
        <w:t xml:space="preserve"> (K8s). Microsoft beschreibt «Container App» als serverlose Plattform für Microservice Applikationen. «Container App» übernimmt die Konfiguration und Orchestrierung der Container </w:t>
      </w:r>
      <w:r w:rsidR="007462BB" w:rsidRPr="00936713">
        <w:fldChar w:fldCharType="begin"/>
      </w:r>
      <w:r w:rsidR="007462BB" w:rsidRPr="00936713">
        <w:instrText xml:space="preserve"> ADDIN ZOTERO_ITEM CSL_CITATION {"citationID":"iRVrK7fo","properties":{"formattedCitation":"[12]","plainCitation":"[12]","noteIndex":0},"citationItems":[{"id":117,"uris":["http://zotero.org/users/15041600/items/8WPSQYLJ"],"itemData":{"id":117,"type":"webpage","abstract":"Stellen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936713">
        <w:fldChar w:fldCharType="separate"/>
      </w:r>
      <w:r w:rsidR="007462BB" w:rsidRPr="00936713">
        <w:t>[12]</w:t>
      </w:r>
      <w:r w:rsidR="007462BB" w:rsidRPr="00936713">
        <w:fldChar w:fldCharType="end"/>
      </w:r>
      <w:r w:rsidR="007462BB" w:rsidRPr="00936713">
        <w:t>.</w:t>
      </w:r>
    </w:p>
    <w:p w14:paraId="56CD402F" w14:textId="77777777" w:rsidR="007462BB" w:rsidRPr="00936713" w:rsidRDefault="007462BB" w:rsidP="009E7692"/>
    <w:p w14:paraId="5A48A4E3" w14:textId="77777777" w:rsidR="007462BB" w:rsidRPr="00936713" w:rsidRDefault="007462BB" w:rsidP="007462BB">
      <w:pPr>
        <w:keepNext/>
        <w:jc w:val="center"/>
      </w:pPr>
      <w:r w:rsidRPr="00936713">
        <w:rPr>
          <w:noProof/>
        </w:rPr>
        <w:lastRenderedPageBreak/>
        <w:drawing>
          <wp:inline distT="0" distB="0" distL="0" distR="0" wp14:anchorId="75871E50" wp14:editId="47BEF7BA">
            <wp:extent cx="6011287" cy="4647565"/>
            <wp:effectExtent l="0" t="0" r="8890" b="63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287" cy="4647565"/>
                    </a:xfrm>
                    <a:prstGeom prst="rect">
                      <a:avLst/>
                    </a:prstGeom>
                  </pic:spPr>
                </pic:pic>
              </a:graphicData>
            </a:graphic>
          </wp:inline>
        </w:drawing>
      </w:r>
    </w:p>
    <w:p w14:paraId="578BB571" w14:textId="1C6896D3" w:rsidR="007462BB" w:rsidRPr="00936713" w:rsidRDefault="007462BB" w:rsidP="007462BB">
      <w:pPr>
        <w:pStyle w:val="Caption"/>
        <w:jc w:val="center"/>
      </w:pPr>
      <w:bookmarkStart w:id="156" w:name="_Ref190267600"/>
      <w:bookmarkStart w:id="157" w:name="_Toc190802518"/>
      <w:r w:rsidRPr="00936713">
        <w:t xml:space="preserve">Abbildung </w:t>
      </w:r>
      <w:fldSimple w:instr=" SEQ Abbildung \* ARABIC ">
        <w:r w:rsidR="00460E0F">
          <w:rPr>
            <w:noProof/>
          </w:rPr>
          <w:t>38</w:t>
        </w:r>
      </w:fldSimple>
      <w:bookmarkEnd w:id="156"/>
      <w:r w:rsidRPr="00936713">
        <w:t xml:space="preserve"> Verteilung der Anwendungskomponenten auf Infrastrukturkomponenten</w:t>
      </w:r>
      <w:bookmarkEnd w:id="157"/>
    </w:p>
    <w:p w14:paraId="77AAE823" w14:textId="340C0CF9" w:rsidR="007462BB" w:rsidRPr="00936713" w:rsidRDefault="007462BB" w:rsidP="007462BB">
      <w:r w:rsidRPr="00936713">
        <w:t>Es werden zwei strukturell gleiche Umgebungen aufgebaut. Eine Produktion für d</w:t>
      </w:r>
      <w:r w:rsidR="001C5DE7" w:rsidRPr="00936713">
        <w:t xml:space="preserve">ie Anwendung im Tagesgeschäft der Helion AG. Die zweite Umgebung dient der Integration und Testing von neuen Funktionen. In der </w:t>
      </w:r>
      <w:commentRangeStart w:id="158"/>
      <w:r w:rsidR="001C5DE7" w:rsidRPr="00936713">
        <w:fldChar w:fldCharType="begin"/>
      </w:r>
      <w:r w:rsidR="001C5DE7" w:rsidRPr="00936713">
        <w:instrText xml:space="preserve"> REF _Ref190267600 \h </w:instrText>
      </w:r>
      <w:r w:rsidR="001C5DE7" w:rsidRPr="00936713">
        <w:fldChar w:fldCharType="separate"/>
      </w:r>
      <w:r w:rsidR="00676366" w:rsidRPr="00936713">
        <w:t xml:space="preserve">Abbildung </w:t>
      </w:r>
      <w:r w:rsidR="00676366">
        <w:rPr>
          <w:noProof/>
        </w:rPr>
        <w:t>38</w:t>
      </w:r>
      <w:r w:rsidR="001C5DE7" w:rsidRPr="00936713">
        <w:fldChar w:fldCharType="end"/>
      </w:r>
      <w:commentRangeEnd w:id="158"/>
      <w:r w:rsidR="00115E85">
        <w:rPr>
          <w:rStyle w:val="CommentReference"/>
        </w:rPr>
        <w:commentReference w:id="158"/>
      </w:r>
      <w:r w:rsidR="001C5DE7" w:rsidRPr="00936713">
        <w:t xml:space="preserve"> fällt ein Unterschied zwischen Produktion und Development für die Verteilung des «Mobilen Clients» auf</w:t>
      </w:r>
      <w:r w:rsidR="00115E85">
        <w:t>:</w:t>
      </w:r>
      <w:r w:rsidR="001C5DE7" w:rsidRPr="00936713">
        <w:t xml:space="preserve"> In der Produktion wird die App via Device Management verteilt, wä</w:t>
      </w:r>
      <w:r w:rsidR="00115E85">
        <w:t>h</w:t>
      </w:r>
      <w:r w:rsidR="001C5DE7" w:rsidRPr="00936713">
        <w:t>rend für die Development Umgebung das Anwendungsartefakt für den «Mobile Client» in einem Blob Storage abgelegt wird. Testanwender laden und installieren die Applikation aus dem Blob Storage.</w:t>
      </w:r>
    </w:p>
    <w:p w14:paraId="53F267B0" w14:textId="19F74498" w:rsidR="001C5DE7" w:rsidRPr="00936713" w:rsidRDefault="001C5DE7" w:rsidP="001C5DE7">
      <w:pPr>
        <w:pStyle w:val="Heading4"/>
      </w:pPr>
      <w:r w:rsidRPr="00936713">
        <w:t>Infrastruktur Ebene 2</w:t>
      </w:r>
    </w:p>
    <w:p w14:paraId="699467BF" w14:textId="1F69AD54" w:rsidR="001C5DE7" w:rsidRDefault="001922DD" w:rsidP="001C5DE7">
      <w:r>
        <w:t xml:space="preserve">In diesem </w:t>
      </w:r>
      <w:r w:rsidR="00115E85">
        <w:t>Abschnitt</w:t>
      </w:r>
      <w:r w:rsidR="001C5DE7" w:rsidRPr="00936713">
        <w:t xml:space="preserve"> w</w:t>
      </w:r>
      <w:r>
        <w:t xml:space="preserve">erden einzelne </w:t>
      </w:r>
      <w:r w:rsidR="001C5DE7" w:rsidRPr="00936713">
        <w:t>Infrastruktur</w:t>
      </w:r>
      <w:r>
        <w:t>komponenten</w:t>
      </w:r>
      <w:r w:rsidR="001C5DE7" w:rsidRPr="00936713">
        <w:t xml:space="preserve"> und die Kommunikation </w:t>
      </w:r>
      <w:r>
        <w:t>dazwischen</w:t>
      </w:r>
      <w:r w:rsidR="001C5DE7" w:rsidRPr="00936713">
        <w:t xml:space="preserve"> dargestellt.</w:t>
      </w:r>
      <w:r>
        <w:t xml:space="preserve"> In der </w:t>
      </w:r>
      <w:r w:rsidR="00C159A5">
        <w:fldChar w:fldCharType="begin"/>
      </w:r>
      <w:r w:rsidR="00C159A5">
        <w:instrText xml:space="preserve"> REF _Ref190598869 \h </w:instrText>
      </w:r>
      <w:r w:rsidR="00C159A5">
        <w:fldChar w:fldCharType="separate"/>
      </w:r>
      <w:r w:rsidR="00C159A5">
        <w:t xml:space="preserve">Abbildung </w:t>
      </w:r>
      <w:r w:rsidR="00C159A5">
        <w:rPr>
          <w:noProof/>
        </w:rPr>
        <w:t>39</w:t>
      </w:r>
      <w:r w:rsidR="00C159A5">
        <w:fldChar w:fldCharType="end"/>
      </w:r>
      <w:r>
        <w:t xml:space="preserve"> sind zwei «</w:t>
      </w:r>
      <w:r w:rsidR="00115E85">
        <w:t>Ressource</w:t>
      </w:r>
      <w:r>
        <w:t xml:space="preserve"> Groups» (RG) zu erkenne. Infrastrukturkomponenten für die Produktive- und die Entwicklungsumgebung werden in diesen «</w:t>
      </w:r>
      <w:r w:rsidR="00115E85">
        <w:t>Ressource</w:t>
      </w:r>
      <w:r>
        <w:t xml:space="preserve"> Groups» zusammengefasst. Dargestellt ist nur die RG für die Entwicklungsumgebung (d1). Die Produktion ist nur angedeutet anhand de</w:t>
      </w:r>
      <w:r w:rsidR="004C40CF">
        <w:t>r</w:t>
      </w:r>
      <w:r>
        <w:t xml:space="preserve"> «baupp-p1-resource-group». Die </w:t>
      </w:r>
      <w:r w:rsidR="004C40CF">
        <w:t>Ressourcen</w:t>
      </w:r>
      <w:r>
        <w:t xml:space="preserve"> </w:t>
      </w:r>
      <w:r w:rsidR="004C40CF">
        <w:t>innerhalb</w:t>
      </w:r>
      <w:r>
        <w:t xml:space="preserve"> der RG sind für beide Umgebungen genau gleich.</w:t>
      </w:r>
    </w:p>
    <w:p w14:paraId="7F18D710" w14:textId="77777777" w:rsidR="001922DD" w:rsidRDefault="001922DD" w:rsidP="001C5DE7"/>
    <w:p w14:paraId="7ACA441C" w14:textId="77777777" w:rsidR="00C159A5" w:rsidRDefault="001922DD" w:rsidP="00C159A5">
      <w:pPr>
        <w:keepNext/>
        <w:jc w:val="center"/>
      </w:pPr>
      <w:r>
        <w:rPr>
          <w:noProof/>
        </w:rPr>
        <w:lastRenderedPageBreak/>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9">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3D0C538C" w:rsidR="001922DD" w:rsidRPr="00936713" w:rsidRDefault="00C159A5" w:rsidP="00C159A5">
      <w:pPr>
        <w:pStyle w:val="Caption"/>
        <w:jc w:val="center"/>
      </w:pPr>
      <w:bookmarkStart w:id="159" w:name="_Ref190598869"/>
      <w:bookmarkStart w:id="160" w:name="_Toc190802519"/>
      <w:r>
        <w:t xml:space="preserve">Abbildung </w:t>
      </w:r>
      <w:fldSimple w:instr=" SEQ Abbildung \* ARABIC ">
        <w:r w:rsidR="00460E0F">
          <w:rPr>
            <w:noProof/>
          </w:rPr>
          <w:t>39</w:t>
        </w:r>
      </w:fldSimple>
      <w:bookmarkEnd w:id="159"/>
      <w:r>
        <w:t xml:space="preserve"> Netzwerkansicht über die Entwicklungsumgebung der Baustellen App</w:t>
      </w:r>
      <w:bookmarkEnd w:id="160"/>
    </w:p>
    <w:p w14:paraId="5C1B3296" w14:textId="0A717286" w:rsidR="001B74AD" w:rsidRPr="00936713" w:rsidRDefault="001B74AD" w:rsidP="001B74AD">
      <w:pPr>
        <w:pStyle w:val="Heading3"/>
      </w:pPr>
      <w:bookmarkStart w:id="161" w:name="_Toc190802608"/>
      <w:r w:rsidRPr="00936713">
        <w:t>Querschnittliche Konzepte</w:t>
      </w:r>
      <w:bookmarkEnd w:id="161"/>
    </w:p>
    <w:p w14:paraId="70905473" w14:textId="3FE3B9ED" w:rsidR="001B74AD" w:rsidRPr="00936713" w:rsidRDefault="001B74AD" w:rsidP="001B74AD">
      <w:r w:rsidRPr="00936713">
        <w:t>In diesem Kapitel werden die wichtigsten, q</w:t>
      </w:r>
      <w:commentRangeStart w:id="162"/>
      <w:r w:rsidRPr="00936713">
        <w:t>uerschn</w:t>
      </w:r>
      <w:commentRangeEnd w:id="162"/>
      <w:r w:rsidR="00F627B0">
        <w:rPr>
          <w:rStyle w:val="CommentReference"/>
        </w:rPr>
        <w:commentReference w:id="162"/>
      </w:r>
      <w:r w:rsidRPr="00936713">
        <w:t>ittliche</w:t>
      </w:r>
      <w:r w:rsidR="00F627B0">
        <w:t>n</w:t>
      </w:r>
      <w:r w:rsidRPr="00936713">
        <w:t xml:space="preserve"> Konzepte der «Baustellen App» beschrieben.</w:t>
      </w:r>
    </w:p>
    <w:p w14:paraId="587361B2" w14:textId="2E8B460B" w:rsidR="00C91184" w:rsidRPr="00936713" w:rsidRDefault="001B74AD" w:rsidP="00C91184">
      <w:pPr>
        <w:pStyle w:val="Heading4"/>
      </w:pPr>
      <w:r w:rsidRPr="00936713">
        <w:t>Sicherheit</w:t>
      </w:r>
    </w:p>
    <w:p w14:paraId="2B509F13" w14:textId="6D3C9A49" w:rsidR="008561CA" w:rsidRPr="00936713" w:rsidRDefault="008561CA" w:rsidP="008561CA">
      <w:r w:rsidRPr="00936713">
        <w:t>Dieser Abschnitt beschreibt die Sich</w:t>
      </w:r>
      <w:r w:rsidR="00F627B0">
        <w:t>er</w:t>
      </w:r>
      <w:r w:rsidRPr="00936713">
        <w:t xml:space="preserve">heitskonzepte für die </w:t>
      </w:r>
      <w:r w:rsidR="00F627B0">
        <w:t>«</w:t>
      </w:r>
      <w:r w:rsidRPr="00936713">
        <w:t>Baustellen App</w:t>
      </w:r>
      <w:r w:rsidR="00F627B0">
        <w:t>»</w:t>
      </w:r>
      <w:r w:rsidRPr="00936713">
        <w:t>.</w:t>
      </w:r>
    </w:p>
    <w:p w14:paraId="564DA70B" w14:textId="5ADEEBEB" w:rsidR="008561CA" w:rsidRPr="00676366" w:rsidRDefault="008561CA" w:rsidP="008561CA">
      <w:pPr>
        <w:pStyle w:val="Heading5"/>
      </w:pPr>
      <w:r w:rsidRPr="00676366">
        <w:t xml:space="preserve">Benutzer </w:t>
      </w:r>
      <w:r w:rsidR="00F627B0" w:rsidRPr="00676366">
        <w:t>a</w:t>
      </w:r>
      <w:r w:rsidRPr="00676366">
        <w:t>uthentifizieren</w:t>
      </w:r>
    </w:p>
    <w:p w14:paraId="6E8D40E2" w14:textId="71EDE6A8" w:rsidR="001B74AD" w:rsidRPr="00936713" w:rsidRDefault="008561CA" w:rsidP="001B74AD">
      <w:r w:rsidRPr="00936713">
        <w:t xml:space="preserve">Benutzer müssen sich in der </w:t>
      </w:r>
      <w:r w:rsidR="00F627B0">
        <w:t>«</w:t>
      </w:r>
      <w:r w:rsidRPr="00936713">
        <w:t>Baustellen App</w:t>
      </w:r>
      <w:r w:rsidR="00F627B0">
        <w:t>»</w:t>
      </w:r>
      <w:r w:rsidRPr="00936713">
        <w:t xml:space="preserve"> </w:t>
      </w:r>
      <w:r w:rsidR="00F627B0">
        <w:t>a</w:t>
      </w:r>
      <w:r w:rsidRPr="00936713">
        <w:t>uthentifizieren</w:t>
      </w:r>
      <w:r w:rsidR="00F627B0">
        <w:t>.</w:t>
      </w:r>
      <w:r w:rsidRPr="00936713">
        <w:t xml:space="preserve"> damit ihnen Zugang zu der Applikation gewährt wird. Die Identität der Benutzer wird durch den Dienst «Entra ID» von Microsoft bestätigt. Benutzer werden in Entra ID registriert. Danach </w:t>
      </w:r>
      <w:r w:rsidR="00F627B0">
        <w:t>a</w:t>
      </w:r>
      <w:r w:rsidRPr="00936713">
        <w:t xml:space="preserve">uthentifizieren sie sich gegenüber «Entra ID». Die eingesetzte Technologie für die Authentifizierung ist OpenId Connect, welche auf Oauth 2.0 basiert </w:t>
      </w:r>
      <w:r w:rsidRPr="00936713">
        <w:fldChar w:fldCharType="begin"/>
      </w:r>
      <w:r w:rsidR="007462BB" w:rsidRPr="00936713">
        <w:instrText xml:space="preserve"> ADDIN ZOTERO_ITEM CSL_CITATION {"citationID":"amrUs8sd","properties":{"formattedCitation":"[13]","plainCitation":"[13]","noteIndex":0},"citationItems":[{"id":111,"uris":["http://zotero.org/users/15041600/items/KSR8YCUK"],"itemData":{"id":111,"type":"post-weblog","abstract":"What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936713">
        <w:fldChar w:fldCharType="separate"/>
      </w:r>
      <w:r w:rsidR="007462BB" w:rsidRPr="00936713">
        <w:t>[13]</w:t>
      </w:r>
      <w:r w:rsidRPr="00936713">
        <w:fldChar w:fldCharType="end"/>
      </w:r>
      <w:r w:rsidRPr="00936713">
        <w:t xml:space="preserve">. Authentifizierte Benutzer erhalten ein JWT Token. Dieses Token wird in den Clients gespeichert. Anfragen an das Backend enthalten dieses Token im http </w:t>
      </w:r>
      <w:r w:rsidR="000072B6" w:rsidRPr="00936713">
        <w:t xml:space="preserve">Kopf. Die Backend Services werten dieses Token aus und überprüfen dessen Gültigkeit gegenüber «Entra ID». Dadurch wird sichergestellt, dass der Zugriff auf das Backend nur von </w:t>
      </w:r>
      <w:r w:rsidR="00F627B0">
        <w:t>a</w:t>
      </w:r>
      <w:r w:rsidR="00F627B0" w:rsidRPr="00936713">
        <w:t>uthentifizierten</w:t>
      </w:r>
      <w:r w:rsidR="000072B6" w:rsidRPr="00936713">
        <w:t xml:space="preserve"> Benutzern ausgeführt werden kann.</w:t>
      </w:r>
    </w:p>
    <w:p w14:paraId="1B98B3A8" w14:textId="77777777" w:rsidR="000072B6" w:rsidRPr="00936713" w:rsidRDefault="000072B6" w:rsidP="001B74AD"/>
    <w:p w14:paraId="3A363DFD" w14:textId="77777777" w:rsidR="0047710B" w:rsidRPr="00936713" w:rsidRDefault="0047710B" w:rsidP="0047710B">
      <w:pPr>
        <w:keepNext/>
        <w:jc w:val="center"/>
      </w:pPr>
      <w:r w:rsidRPr="00936713">
        <w:rPr>
          <w:noProof/>
        </w:rPr>
        <w:lastRenderedPageBreak/>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0BD04CA5" w:rsidR="0047710B" w:rsidRPr="00936713" w:rsidRDefault="0047710B" w:rsidP="0047710B">
      <w:pPr>
        <w:pStyle w:val="Caption"/>
        <w:jc w:val="center"/>
      </w:pPr>
      <w:bookmarkStart w:id="163" w:name="_Ref190079054"/>
      <w:bookmarkStart w:id="164" w:name="_Ref190079036"/>
      <w:bookmarkStart w:id="165" w:name="_Toc190802520"/>
      <w:r w:rsidRPr="00936713">
        <w:t xml:space="preserve">Abbildung </w:t>
      </w:r>
      <w:fldSimple w:instr=" SEQ Abbildung \* ARABIC ">
        <w:r w:rsidR="00460E0F">
          <w:rPr>
            <w:noProof/>
          </w:rPr>
          <w:t>40</w:t>
        </w:r>
      </w:fldSimple>
      <w:bookmarkEnd w:id="163"/>
      <w:r w:rsidRPr="00936713">
        <w:t xml:space="preserve"> Authentifizierung mit Azure Entra ID</w:t>
      </w:r>
      <w:bookmarkEnd w:id="164"/>
      <w:bookmarkEnd w:id="165"/>
    </w:p>
    <w:p w14:paraId="106F6DDA" w14:textId="7EA63C06" w:rsidR="0047710B" w:rsidRPr="00936713" w:rsidRDefault="0047710B" w:rsidP="0047710B">
      <w:r w:rsidRPr="00936713">
        <w:t xml:space="preserve">In der </w:t>
      </w:r>
      <w:commentRangeStart w:id="166"/>
      <w:r w:rsidRPr="00936713">
        <w:fldChar w:fldCharType="begin"/>
      </w:r>
      <w:r w:rsidRPr="00936713">
        <w:instrText xml:space="preserve"> REF _Ref190079054 \h </w:instrText>
      </w:r>
      <w:r w:rsidRPr="00936713">
        <w:fldChar w:fldCharType="separate"/>
      </w:r>
      <w:r w:rsidRPr="00936713">
        <w:t>Abbildung 29</w:t>
      </w:r>
      <w:r w:rsidRPr="00936713">
        <w:fldChar w:fldCharType="end"/>
      </w:r>
      <w:commentRangeEnd w:id="166"/>
      <w:r w:rsidR="00F627B0">
        <w:rPr>
          <w:rStyle w:val="CommentReference"/>
        </w:rPr>
        <w:commentReference w:id="166"/>
      </w:r>
      <w:r w:rsidRPr="00936713">
        <w:t xml:space="preserve"> wird dargestellt, wie die Komponenten für die Authentifizierung zusammenarbeiten.</w:t>
      </w:r>
      <w:r w:rsidR="006C095A" w:rsidRPr="00936713">
        <w:t xml:space="preserve"> In </w:t>
      </w:r>
      <w:r w:rsidR="006C095A" w:rsidRPr="00936713">
        <w:fldChar w:fldCharType="begin"/>
      </w:r>
      <w:r w:rsidR="006C095A" w:rsidRPr="00936713">
        <w:instrText xml:space="preserve"> REF _Ref190080104 \h </w:instrText>
      </w:r>
      <w:r w:rsidR="006C095A" w:rsidRPr="00936713">
        <w:fldChar w:fldCharType="separate"/>
      </w:r>
      <w:r w:rsidR="006C095A" w:rsidRPr="00936713">
        <w:t>Abbildung 30</w:t>
      </w:r>
      <w:r w:rsidR="006C095A" w:rsidRPr="00936713">
        <w:fldChar w:fldCharType="end"/>
      </w:r>
      <w:r w:rsidR="006C095A" w:rsidRPr="00936713">
        <w:t xml:space="preserve"> ist der Ablauf der Authentifizierung und der Token </w:t>
      </w:r>
      <w:r w:rsidR="00F627B0" w:rsidRPr="00936713">
        <w:t>Validierung</w:t>
      </w:r>
      <w:r w:rsidR="006C095A" w:rsidRPr="00936713">
        <w:t xml:space="preserve"> dargestellt.</w:t>
      </w:r>
    </w:p>
    <w:p w14:paraId="73DF04C5" w14:textId="77777777" w:rsidR="006C095A" w:rsidRPr="00936713" w:rsidRDefault="006C095A" w:rsidP="0047710B"/>
    <w:p w14:paraId="5DB16AE4" w14:textId="77777777" w:rsidR="006C095A" w:rsidRPr="00936713" w:rsidRDefault="006C095A" w:rsidP="006C095A">
      <w:pPr>
        <w:keepNext/>
        <w:jc w:val="center"/>
      </w:pPr>
      <w:r w:rsidRPr="00936713">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50D3EBFB" w:rsidR="006C095A" w:rsidRPr="00936713" w:rsidRDefault="006C095A" w:rsidP="006C095A">
      <w:pPr>
        <w:pStyle w:val="Caption"/>
        <w:jc w:val="center"/>
      </w:pPr>
      <w:bookmarkStart w:id="167" w:name="_Ref190080104"/>
      <w:bookmarkStart w:id="168" w:name="_Toc190802521"/>
      <w:r w:rsidRPr="00936713">
        <w:t xml:space="preserve">Abbildung </w:t>
      </w:r>
      <w:fldSimple w:instr=" SEQ Abbildung \* ARABIC ">
        <w:r w:rsidR="00460E0F">
          <w:rPr>
            <w:noProof/>
          </w:rPr>
          <w:t>41</w:t>
        </w:r>
      </w:fldSimple>
      <w:bookmarkEnd w:id="167"/>
      <w:r w:rsidRPr="00936713">
        <w:t xml:space="preserve"> Ablauf der Authentifizierung und Token Validierung</w:t>
      </w:r>
      <w:bookmarkEnd w:id="168"/>
    </w:p>
    <w:p w14:paraId="44968F87" w14:textId="55025389" w:rsidR="001B74AD" w:rsidRPr="00936713" w:rsidRDefault="001B74AD" w:rsidP="001B74AD">
      <w:pPr>
        <w:pStyle w:val="Heading4"/>
      </w:pPr>
      <w:bookmarkStart w:id="169" w:name="_Ref190601628"/>
      <w:r w:rsidRPr="00936713">
        <w:t>Deployment</w:t>
      </w:r>
      <w:bookmarkEnd w:id="169"/>
    </w:p>
    <w:p w14:paraId="044EA743" w14:textId="53C4FA07" w:rsidR="00C91184" w:rsidRPr="00936713" w:rsidRDefault="008A3EC9" w:rsidP="00C91184">
      <w:r w:rsidRPr="00936713">
        <w:t>Die «Baustellen App» weist drei verschiedene Deployment Ziele aus.</w:t>
      </w:r>
    </w:p>
    <w:p w14:paraId="36AEC2F9" w14:textId="2F928527" w:rsidR="008A3EC9" w:rsidRPr="00936713" w:rsidRDefault="008A3EC9">
      <w:pPr>
        <w:pStyle w:val="ListParagraph"/>
        <w:numPr>
          <w:ilvl w:val="0"/>
          <w:numId w:val="48"/>
        </w:numPr>
      </w:pPr>
      <w:r w:rsidRPr="00936713">
        <w:t>Mobile App</w:t>
      </w:r>
    </w:p>
    <w:p w14:paraId="778AE063" w14:textId="7E97B65C" w:rsidR="008A3EC9" w:rsidRPr="00936713" w:rsidRDefault="008A3EC9">
      <w:pPr>
        <w:pStyle w:val="ListParagraph"/>
        <w:numPr>
          <w:ilvl w:val="0"/>
          <w:numId w:val="48"/>
        </w:numPr>
      </w:pPr>
      <w:r w:rsidRPr="00936713">
        <w:t>Web Portal</w:t>
      </w:r>
    </w:p>
    <w:p w14:paraId="1FC9E483" w14:textId="2C328E57" w:rsidR="008A3EC9" w:rsidRPr="00936713" w:rsidRDefault="008A3EC9">
      <w:pPr>
        <w:pStyle w:val="ListParagraph"/>
        <w:numPr>
          <w:ilvl w:val="0"/>
          <w:numId w:val="48"/>
        </w:numPr>
      </w:pPr>
      <w:r w:rsidRPr="00936713">
        <w:t>Backend Services</w:t>
      </w:r>
    </w:p>
    <w:p w14:paraId="3F21713D" w14:textId="77777777" w:rsidR="008A3EC9" w:rsidRPr="00936713" w:rsidRDefault="008A3EC9" w:rsidP="008A3EC9"/>
    <w:p w14:paraId="151021DA" w14:textId="25AABEF7" w:rsidR="008A3EC9" w:rsidRPr="00936713" w:rsidRDefault="008A3EC9" w:rsidP="008A3EC9">
      <w:r w:rsidRPr="00936713">
        <w:t xml:space="preserve">Zuständig für das Deployment sind Github Workflows. Damit lässt </w:t>
      </w:r>
      <w:r w:rsidR="00F627B0" w:rsidRPr="00936713">
        <w:t>sich</w:t>
      </w:r>
      <w:r w:rsidRPr="00936713">
        <w:t xml:space="preserve"> das Deployment automatisieren und in Pipelines aufbauen. Entsprechend sind drei Pipelines für jeweils ein Deployment-Ziel geplant. </w:t>
      </w:r>
      <w:r w:rsidR="00540E2F" w:rsidRPr="00540E2F">
        <w:t>F</w:t>
      </w:r>
      <w:commentRangeStart w:id="170"/>
      <w:r w:rsidRPr="00540E2F">
        <w:t xml:space="preserve">ür das Deployment wird </w:t>
      </w:r>
      <w:r w:rsidR="00540E2F">
        <w:t>«</w:t>
      </w:r>
      <w:r w:rsidRPr="00540E2F">
        <w:t>Continous Integration / Continous Deployment</w:t>
      </w:r>
      <w:r w:rsidR="00540E2F">
        <w:t>»</w:t>
      </w:r>
      <w:r w:rsidRPr="00540E2F">
        <w:t xml:space="preserve"> </w:t>
      </w:r>
      <w:r w:rsidR="00540E2F" w:rsidRPr="00540E2F">
        <w:t xml:space="preserve">als Strategie </w:t>
      </w:r>
      <w:commentRangeEnd w:id="170"/>
      <w:r w:rsidR="00FA500C" w:rsidRPr="00540E2F">
        <w:rPr>
          <w:rStyle w:val="CommentReference"/>
        </w:rPr>
        <w:commentReference w:id="170"/>
      </w:r>
      <w:r w:rsidR="00540E2F" w:rsidRPr="00540E2F">
        <w:t>eingesetzt</w:t>
      </w:r>
      <w:r w:rsidRPr="00540E2F">
        <w:t xml:space="preserve">. Diese Strategie ermöglicht </w:t>
      </w:r>
      <w:r w:rsidR="00540E2F" w:rsidRPr="00540E2F">
        <w:t xml:space="preserve">unterbruchfreies </w:t>
      </w:r>
      <w:r w:rsidR="00540E2F">
        <w:t>I</w:t>
      </w:r>
      <w:r w:rsidR="00540E2F" w:rsidRPr="00540E2F">
        <w:t xml:space="preserve">ntegrieren und </w:t>
      </w:r>
      <w:r w:rsidR="00540E2F">
        <w:t xml:space="preserve">Ausrollen </w:t>
      </w:r>
      <w:r w:rsidRPr="00540E2F">
        <w:t xml:space="preserve">der </w:t>
      </w:r>
      <w:r w:rsidR="00540E2F" w:rsidRPr="00540E2F">
        <w:t>Services.</w:t>
      </w:r>
    </w:p>
    <w:p w14:paraId="19067F5B" w14:textId="77777777" w:rsidR="000C6821" w:rsidRPr="00936713" w:rsidRDefault="000C6821" w:rsidP="008A3EC9"/>
    <w:p w14:paraId="0118DDF7" w14:textId="77777777" w:rsidR="005B78F8" w:rsidRPr="00936713" w:rsidRDefault="005B78F8" w:rsidP="005B78F8">
      <w:pPr>
        <w:keepNext/>
        <w:jc w:val="center"/>
      </w:pPr>
      <w:r w:rsidRPr="00936713">
        <w:rPr>
          <w:noProof/>
        </w:rPr>
        <w:lastRenderedPageBreak/>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2">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3C90108A" w:rsidR="004E2A74" w:rsidRPr="00936713" w:rsidRDefault="005B78F8" w:rsidP="005B78F8">
      <w:pPr>
        <w:pStyle w:val="Caption"/>
        <w:jc w:val="center"/>
      </w:pPr>
      <w:bookmarkStart w:id="171" w:name="_Ref190113119"/>
      <w:bookmarkStart w:id="172" w:name="_Toc190802522"/>
      <w:r w:rsidRPr="00936713">
        <w:t xml:space="preserve">Abbildung </w:t>
      </w:r>
      <w:fldSimple w:instr=" SEQ Abbildung \* ARABIC ">
        <w:r w:rsidR="00460E0F">
          <w:rPr>
            <w:noProof/>
          </w:rPr>
          <w:t>42</w:t>
        </w:r>
      </w:fldSimple>
      <w:bookmarkEnd w:id="171"/>
      <w:r w:rsidRPr="00936713">
        <w:t xml:space="preserve"> Darstellung des Build und Deployment Flows</w:t>
      </w:r>
      <w:bookmarkEnd w:id="172"/>
    </w:p>
    <w:p w14:paraId="106C74BA" w14:textId="63641F5D" w:rsidR="008B16AE" w:rsidRPr="00936713" w:rsidRDefault="008B16AE" w:rsidP="008B16AE">
      <w:r w:rsidRPr="00936713">
        <w:t xml:space="preserve">In der </w:t>
      </w:r>
      <w:r w:rsidRPr="00936713">
        <w:fldChar w:fldCharType="begin"/>
      </w:r>
      <w:r w:rsidRPr="00936713">
        <w:instrText xml:space="preserve"> REF _Ref190113119 \h </w:instrText>
      </w:r>
      <w:r w:rsidRPr="00936713">
        <w:fldChar w:fldCharType="separate"/>
      </w:r>
      <w:r w:rsidRPr="00936713">
        <w:t>Abbildung 31</w:t>
      </w:r>
      <w:r w:rsidRPr="00936713">
        <w:fldChar w:fldCharType="end"/>
      </w:r>
      <w:r w:rsidRPr="00936713">
        <w:t xml:space="preserve"> ist </w:t>
      </w:r>
      <w:r w:rsidR="00FA500C" w:rsidRPr="00936713">
        <w:t>dargestellt,</w:t>
      </w:r>
      <w:r w:rsidRPr="00936713">
        <w:t xml:space="preserve"> wie der Quellcode der «Baustellen App» verwaltet, kompiliert und verteilt wird. Die CI/CD Pipeline wird mit GitHub Workflows realisiert. Der gesamte Quellcode wird im ersten Schritt getestet. Anschliessend wird der Code </w:t>
      </w:r>
      <w:r w:rsidR="00FA500C" w:rsidRPr="00936713">
        <w:t>durch ein Code Analyse Tool</w:t>
      </w:r>
      <w:r w:rsidR="00FA500C" w:rsidRPr="00936713" w:rsidDel="00FA500C">
        <w:t xml:space="preserve"> </w:t>
      </w:r>
      <w:r w:rsidR="00FA500C" w:rsidRPr="00936713">
        <w:t>analysiert</w:t>
      </w:r>
      <w:r w:rsidRPr="00936713">
        <w:t xml:space="preserve">. Werden diese Qualitätsschritte erfolgreich abgeschlossen, </w:t>
      </w:r>
      <w:r w:rsidR="00FA500C">
        <w:t>werden</w:t>
      </w:r>
      <w:r w:rsidR="00FA500C" w:rsidRPr="00936713">
        <w:t xml:space="preserve"> </w:t>
      </w:r>
      <w:r w:rsidRPr="00936713">
        <w:t xml:space="preserve">für die Mobile App, das Web Portal und alle Backend Services </w:t>
      </w:r>
      <w:r w:rsidR="00FA500C">
        <w:t xml:space="preserve">je </w:t>
      </w:r>
      <w:r w:rsidRPr="00936713">
        <w:t xml:space="preserve">ein Build ausgeführt. Die Build Artefakte werden in der Deployment Pipeline auf die jeweiligen Plattformen verteilt. Backend und Web Portal werden als Container in das Container App Environment auf Azure kopiert. </w:t>
      </w:r>
      <w:r w:rsidR="00733B12">
        <w:t>Für</w:t>
      </w:r>
      <w:r w:rsidRPr="00936713">
        <w:t xml:space="preserve"> die Verteilung auf den mobilen Geräten der Mitarbeiter</w:t>
      </w:r>
      <w:r w:rsidR="00FA500C">
        <w:t xml:space="preserve"> wird die mobile App </w:t>
      </w:r>
      <w:r w:rsidR="00733B12">
        <w:t>in die MDM App gepusht</w:t>
      </w:r>
      <w:r w:rsidRPr="00936713">
        <w:t>. Die Umgebungen sind zweistufig aufgebaut. Eine Development Umgebung für das T</w:t>
      </w:r>
      <w:r w:rsidR="00733B12">
        <w:t>esten</w:t>
      </w:r>
      <w:r w:rsidRPr="00936713">
        <w:t xml:space="preserve"> von neuen Integrationen und eine produktive Umgebung für den </w:t>
      </w:r>
      <w:r w:rsidR="00733B12" w:rsidRPr="00936713">
        <w:t>Live-Einsatz</w:t>
      </w:r>
      <w:r w:rsidRPr="00936713">
        <w:t>.</w:t>
      </w:r>
    </w:p>
    <w:p w14:paraId="4962C37A" w14:textId="3BCDE3EF" w:rsidR="001B74AD" w:rsidRPr="00936713" w:rsidRDefault="001B74AD" w:rsidP="001B74AD">
      <w:pPr>
        <w:pStyle w:val="Heading4"/>
      </w:pPr>
      <w:r w:rsidRPr="00936713">
        <w:t>Qualitätssicherung</w:t>
      </w:r>
    </w:p>
    <w:p w14:paraId="32A52379" w14:textId="398939FF" w:rsidR="00C91184" w:rsidRDefault="00460E0F" w:rsidP="00C91184">
      <w:pPr>
        <w:rPr>
          <w:bCs/>
        </w:rPr>
      </w:pPr>
      <w:r>
        <w:rPr>
          <w:bCs/>
        </w:rPr>
        <w:t xml:space="preserve">In diesem Abschnitt wird die geplante </w:t>
      </w:r>
      <w:r w:rsidR="000800C5">
        <w:rPr>
          <w:bCs/>
        </w:rPr>
        <w:t>Qualitätssicherung</w:t>
      </w:r>
      <w:r>
        <w:rPr>
          <w:bCs/>
        </w:rPr>
        <w:t xml:space="preserve"> von der Entwicklung bis zur Integration in die Produktion beschrieben.</w:t>
      </w:r>
    </w:p>
    <w:p w14:paraId="3047A077" w14:textId="77777777" w:rsidR="00460E0F" w:rsidRDefault="00460E0F" w:rsidP="00C91184">
      <w:pPr>
        <w:rPr>
          <w:bCs/>
        </w:rPr>
      </w:pPr>
    </w:p>
    <w:p w14:paraId="4F27AEBB" w14:textId="77777777" w:rsidR="00460E0F" w:rsidRDefault="00460E0F" w:rsidP="00460E0F">
      <w:pPr>
        <w:keepNext/>
        <w:jc w:val="center"/>
      </w:pPr>
      <w:r>
        <w:rPr>
          <w:bCs/>
          <w:noProof/>
        </w:rPr>
        <w:lastRenderedPageBreak/>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3">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58348D3F" w:rsidR="00460E0F" w:rsidRPr="00540E2F" w:rsidRDefault="00460E0F" w:rsidP="00460E0F">
      <w:pPr>
        <w:pStyle w:val="Caption"/>
        <w:jc w:val="center"/>
      </w:pPr>
      <w:bookmarkStart w:id="173" w:name="_Toc190802523"/>
      <w:r w:rsidRPr="00540E2F">
        <w:t xml:space="preserve">Abbildung </w:t>
      </w:r>
      <w:fldSimple w:instr=" SEQ Abbildung \* ARABIC ">
        <w:r w:rsidRPr="00540E2F">
          <w:rPr>
            <w:noProof/>
          </w:rPr>
          <w:t>43</w:t>
        </w:r>
      </w:fldSimple>
      <w:r w:rsidRPr="00540E2F">
        <w:t xml:space="preserve"> Darstellung der Qualitäts</w:t>
      </w:r>
      <w:r w:rsidR="000800C5" w:rsidRPr="00540E2F">
        <w:t>s</w:t>
      </w:r>
      <w:r w:rsidRPr="00540E2F">
        <w:t>icherungslevels mit den betroffenen Komponenten</w:t>
      </w:r>
      <w:bookmarkEnd w:id="173"/>
    </w:p>
    <w:p w14:paraId="67849A88" w14:textId="7AB2E24D" w:rsidR="00460E0F" w:rsidRPr="00460E0F" w:rsidRDefault="00460E0F" w:rsidP="00460E0F">
      <w:r>
        <w:t xml:space="preserve">Die </w:t>
      </w:r>
      <w:r w:rsidR="000800C5">
        <w:t>Qualitätssicherung</w:t>
      </w:r>
      <w:r>
        <w:t xml:space="preserve"> wird für die «Baustellen App» in mehrere Levels aufgeilt. </w:t>
      </w:r>
      <w:r w:rsidR="000800C5">
        <w:t>Nachfolgend</w:t>
      </w:r>
      <w:r>
        <w:t xml:space="preserve"> werden die einzelnen Levels beschrieben.</w:t>
      </w:r>
    </w:p>
    <w:p w14:paraId="78280718" w14:textId="4D862C1A" w:rsidR="00C91184" w:rsidRDefault="00460E0F" w:rsidP="00460E0F">
      <w:pPr>
        <w:pStyle w:val="Heading5"/>
      </w:pPr>
      <w:r>
        <w:t>Stufe Entwicklung</w:t>
      </w:r>
    </w:p>
    <w:p w14:paraId="188CDE9D" w14:textId="6867FFBD" w:rsidR="005758C9" w:rsidRPr="00540E2F" w:rsidRDefault="005758C9" w:rsidP="005758C9">
      <w:pPr>
        <w:pStyle w:val="Caption"/>
        <w:keepNext/>
      </w:pPr>
      <w:bookmarkStart w:id="174" w:name="_Toc190802546"/>
      <w:r w:rsidRPr="00540E2F">
        <w:t xml:space="preserve">Tabelle </w:t>
      </w:r>
      <w:fldSimple w:instr=" SEQ Tabelle \* ARABIC ">
        <w:r w:rsidR="00D64016" w:rsidRPr="00540E2F">
          <w:rPr>
            <w:noProof/>
          </w:rPr>
          <w:t>23</w:t>
        </w:r>
      </w:fldSimple>
      <w:r w:rsidRPr="00540E2F">
        <w:t xml:space="preserve"> Qualitätsmassnahmen wä</w:t>
      </w:r>
      <w:r w:rsidR="000800C5" w:rsidRPr="00540E2F">
        <w:t>h</w:t>
      </w:r>
      <w:r w:rsidRPr="00540E2F">
        <w:t>rend der Entwicklung</w:t>
      </w:r>
      <w:bookmarkEnd w:id="174"/>
    </w:p>
    <w:tbl>
      <w:tblPr>
        <w:tblStyle w:val="TabelleBFH2"/>
        <w:tblW w:w="0" w:type="auto"/>
        <w:tblLook w:val="04A0" w:firstRow="1" w:lastRow="0" w:firstColumn="1" w:lastColumn="0" w:noHBand="0" w:noVBand="1"/>
      </w:tblPr>
      <w:tblGrid>
        <w:gridCol w:w="2609"/>
        <w:gridCol w:w="6773"/>
      </w:tblGrid>
      <w:tr w:rsidR="00460E0F"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Default="00460E0F" w:rsidP="00460E0F">
            <w:r>
              <w:t>Massnahme</w:t>
            </w:r>
          </w:p>
        </w:tc>
        <w:tc>
          <w:tcPr>
            <w:tcW w:w="6773" w:type="dxa"/>
          </w:tcPr>
          <w:p w14:paraId="03E2A6C5" w14:textId="7608B052" w:rsidR="00460E0F" w:rsidRDefault="00460E0F" w:rsidP="00460E0F">
            <w:r>
              <w:t>Beschreibung</w:t>
            </w:r>
          </w:p>
        </w:tc>
      </w:tr>
      <w:tr w:rsidR="00460E0F" w14:paraId="11A1EF4D" w14:textId="77777777" w:rsidTr="00460E0F">
        <w:tc>
          <w:tcPr>
            <w:tcW w:w="2609" w:type="dxa"/>
          </w:tcPr>
          <w:p w14:paraId="78B8DDE1" w14:textId="51BA4B6F" w:rsidR="00460E0F" w:rsidRDefault="00460E0F" w:rsidP="00460E0F">
            <w:r>
              <w:t>Cod</w:t>
            </w:r>
            <w:r w:rsidR="001A7B3B">
              <w:t>ing</w:t>
            </w:r>
            <w:r>
              <w:t xml:space="preserve"> Richtlinien</w:t>
            </w:r>
          </w:p>
        </w:tc>
        <w:tc>
          <w:tcPr>
            <w:tcW w:w="6773" w:type="dxa"/>
          </w:tcPr>
          <w:p w14:paraId="672500F0" w14:textId="6BAFD71E" w:rsidR="00460E0F" w:rsidRDefault="00460E0F" w:rsidP="00460E0F">
            <w:r>
              <w:t xml:space="preserve">Das Ziel dieser Massnahme ist eine </w:t>
            </w:r>
            <w:r w:rsidR="000800C5">
              <w:t>Vereinheitlichung</w:t>
            </w:r>
            <w:r>
              <w:t xml:space="preserve"> des Quellcodes. Damit wird die </w:t>
            </w:r>
            <w:r w:rsidR="000800C5">
              <w:t>Lesbarkeit</w:t>
            </w:r>
            <w:r>
              <w:t xml:space="preserve"> des Codes und damit die Wartbarkeit erhöht. Die Cod</w:t>
            </w:r>
            <w:r w:rsidR="001A7B3B">
              <w:t xml:space="preserve">ing Richtlinien werden im Entwickler Team erarbeitet, </w:t>
            </w:r>
            <w:r w:rsidR="000800C5">
              <w:t>verabschiedet</w:t>
            </w:r>
            <w:r w:rsidR="001A7B3B">
              <w:t xml:space="preserve"> und niedergeschrieben. Es werden grundsätzlich Best Practices und die programmiersprachspezifische Formatierung angewendet.</w:t>
            </w:r>
          </w:p>
        </w:tc>
      </w:tr>
      <w:tr w:rsidR="00460E0F" w14:paraId="2F248C39" w14:textId="77777777" w:rsidTr="00460E0F">
        <w:tc>
          <w:tcPr>
            <w:tcW w:w="2609" w:type="dxa"/>
          </w:tcPr>
          <w:p w14:paraId="12EAE77A" w14:textId="4852EFC3" w:rsidR="00460E0F" w:rsidRDefault="00460E0F" w:rsidP="00460E0F">
            <w:r>
              <w:t>Code Review</w:t>
            </w:r>
          </w:p>
        </w:tc>
        <w:tc>
          <w:tcPr>
            <w:tcW w:w="6773" w:type="dxa"/>
          </w:tcPr>
          <w:p w14:paraId="58BEEA04" w14:textId="3B667E89" w:rsidR="00460E0F" w:rsidRDefault="001A7B3B" w:rsidP="00460E0F">
            <w:r>
              <w:t>Wä</w:t>
            </w:r>
            <w:r w:rsidR="000800C5">
              <w:t>h</w:t>
            </w:r>
            <w:r>
              <w:t xml:space="preserve">rend der Entwicklung gilt das 4-Augen Prinzip. Entwickler </w:t>
            </w:r>
            <w:r w:rsidR="000800C5">
              <w:t>r</w:t>
            </w:r>
            <w:r>
              <w:t xml:space="preserve">eviewen ihren Code gegenseitig. Sie honorieren </w:t>
            </w:r>
            <w:r w:rsidR="000800C5">
              <w:t>kluge</w:t>
            </w:r>
            <w:r>
              <w:t xml:space="preserve"> und saubere Lösungen und kritisieren Verletzungen der Coderichtlinien. Das Code Review soll auch technische Fehler oder mögliche Bugs aufdecken.</w:t>
            </w:r>
          </w:p>
        </w:tc>
      </w:tr>
      <w:tr w:rsidR="00460E0F" w14:paraId="37945221" w14:textId="77777777" w:rsidTr="00460E0F">
        <w:tc>
          <w:tcPr>
            <w:tcW w:w="2609" w:type="dxa"/>
          </w:tcPr>
          <w:p w14:paraId="0D6B5D20" w14:textId="1EF677C2" w:rsidR="00460E0F" w:rsidRDefault="00460E0F" w:rsidP="00460E0F">
            <w:r>
              <w:t>Committing Richtlinien</w:t>
            </w:r>
          </w:p>
        </w:tc>
        <w:tc>
          <w:tcPr>
            <w:tcW w:w="6773" w:type="dxa"/>
          </w:tcPr>
          <w:p w14:paraId="6AE03D16" w14:textId="29A3167D" w:rsidR="00460E0F" w:rsidRDefault="001A7B3B" w:rsidP="00460E0F">
            <w:r>
              <w:t xml:space="preserve">Die Committing Richtlinien erzwingen Massnahmen zur </w:t>
            </w:r>
            <w:r w:rsidR="000800C5">
              <w:t>Qualitätssteigerung und verhindern</w:t>
            </w:r>
            <w:r>
              <w:t xml:space="preserve"> </w:t>
            </w:r>
            <w:r w:rsidR="00A252F8">
              <w:t>eine Übermittlung</w:t>
            </w:r>
            <w:r>
              <w:t xml:space="preserve"> von unkompilierbarem Code in das remote Repository.</w:t>
            </w:r>
          </w:p>
        </w:tc>
      </w:tr>
      <w:tr w:rsidR="00460E0F" w14:paraId="0D4676F3" w14:textId="77777777" w:rsidTr="00460E0F">
        <w:tc>
          <w:tcPr>
            <w:tcW w:w="2609" w:type="dxa"/>
          </w:tcPr>
          <w:p w14:paraId="0B3A5F14" w14:textId="3B3331AF" w:rsidR="00460E0F" w:rsidRDefault="00460E0F" w:rsidP="00460E0F">
            <w:r>
              <w:t>Pull Requests</w:t>
            </w:r>
          </w:p>
        </w:tc>
        <w:tc>
          <w:tcPr>
            <w:tcW w:w="6773" w:type="dxa"/>
          </w:tcPr>
          <w:p w14:paraId="595E2F39" w14:textId="05A40F5B" w:rsidR="00460E0F" w:rsidRDefault="001A7B3B" w:rsidP="00460E0F">
            <w:r>
              <w:t xml:space="preserve">Wie in Abschnitt </w:t>
            </w:r>
            <w:r>
              <w:fldChar w:fldCharType="begin"/>
            </w:r>
            <w:r>
              <w:instrText xml:space="preserve"> REF _Ref190601628 \r \h </w:instrText>
            </w:r>
            <w:r>
              <w:fldChar w:fldCharType="separate"/>
            </w:r>
            <w:r>
              <w:t>4.3.10.2</w:t>
            </w:r>
            <w:r>
              <w:fldChar w:fldCharType="end"/>
            </w:r>
            <w:r>
              <w:t xml:space="preserve"> dargestellt. Gibt es </w:t>
            </w:r>
            <w:r w:rsidR="00A252F8">
              <w:t xml:space="preserve">ein </w:t>
            </w:r>
            <w:r>
              <w:t>Main und ein Dev Branch, welche die entsprechende CI/CD Pipeline versorgen. Für die Implementierung von neuen Funktionen, wird auf sogenannten «Feature Branches» gearbeitet. Diese Branches können nur via Pull Request</w:t>
            </w:r>
            <w:r w:rsidR="005758C9">
              <w:t xml:space="preserve"> (PR)</w:t>
            </w:r>
            <w:r>
              <w:t xml:space="preserve"> in den Dev Branch zusammengeführt werden. Damit der Pull Request ausgeführt werden kann, muss ein anderer Entwickler den Code Testen, Reviewen und den PR bestätigen.</w:t>
            </w:r>
            <w:r w:rsidR="005758C9">
              <w:t xml:space="preserve"> Damit wird </w:t>
            </w:r>
            <w:r w:rsidR="005758C9">
              <w:lastRenderedPageBreak/>
              <w:t xml:space="preserve">sichergestellt, dass der </w:t>
            </w:r>
            <w:r w:rsidR="00A252F8">
              <w:t>Code</w:t>
            </w:r>
            <w:r w:rsidR="005758C9">
              <w:t xml:space="preserve"> auf Dev immer lauffähig ist, sowohl technisch als auch fachlich.</w:t>
            </w:r>
          </w:p>
        </w:tc>
      </w:tr>
    </w:tbl>
    <w:p w14:paraId="2336F4B0" w14:textId="373D80E2" w:rsidR="00460E0F" w:rsidRDefault="005758C9" w:rsidP="005758C9">
      <w:pPr>
        <w:pStyle w:val="Heading5"/>
      </w:pPr>
      <w:r>
        <w:lastRenderedPageBreak/>
        <w:t>Stu</w:t>
      </w:r>
      <w:r w:rsidR="00114CAF">
        <w:t>f</w:t>
      </w:r>
      <w:r>
        <w:t xml:space="preserve">e </w:t>
      </w:r>
      <w:r w:rsidR="00114CAF">
        <w:t>«</w:t>
      </w:r>
      <w:r>
        <w:t>Build Pipeline</w:t>
      </w:r>
      <w:r w:rsidR="00114CAF">
        <w:t>»</w:t>
      </w:r>
    </w:p>
    <w:p w14:paraId="1E7F37F6" w14:textId="1AE39BF6" w:rsidR="00114CAF" w:rsidRPr="00114CAF" w:rsidRDefault="00114CAF" w:rsidP="00114CAF">
      <w:r>
        <w:t>Auf dieser Ebene werden drei Massnahmen für die Qualitätssicherung beschrieben. Das erfolgreiche Passieren dieser Massnahmen ist Bedingung für die weitere Ausführung der Pipeline.</w:t>
      </w:r>
    </w:p>
    <w:p w14:paraId="7CC68D13" w14:textId="69C2CA70" w:rsidR="00114CAF" w:rsidRDefault="00114CAF" w:rsidP="00114CAF">
      <w:pPr>
        <w:pStyle w:val="Caption"/>
        <w:keepNext/>
      </w:pPr>
      <w:bookmarkStart w:id="175" w:name="_Toc190802547"/>
      <w:r>
        <w:t xml:space="preserve">Tabelle </w:t>
      </w:r>
      <w:fldSimple w:instr=" SEQ Tabelle \* ARABIC ">
        <w:r w:rsidR="00D64016">
          <w:rPr>
            <w:noProof/>
          </w:rPr>
          <w:t>24</w:t>
        </w:r>
      </w:fldSimple>
      <w:r>
        <w:t xml:space="preserve"> Qualiätsmassnahmen auf der Stufe Build Pipeline</w:t>
      </w:r>
      <w:bookmarkEnd w:id="175"/>
    </w:p>
    <w:tbl>
      <w:tblPr>
        <w:tblStyle w:val="TabelleBFH2"/>
        <w:tblW w:w="0" w:type="auto"/>
        <w:tblLook w:val="04A0" w:firstRow="1" w:lastRow="0" w:firstColumn="1" w:lastColumn="0" w:noHBand="0" w:noVBand="1"/>
      </w:tblPr>
      <w:tblGrid>
        <w:gridCol w:w="2609"/>
        <w:gridCol w:w="6773"/>
      </w:tblGrid>
      <w:tr w:rsidR="005758C9"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Default="005758C9" w:rsidP="00A30242">
            <w:r>
              <w:t>Massnahme</w:t>
            </w:r>
          </w:p>
        </w:tc>
        <w:tc>
          <w:tcPr>
            <w:tcW w:w="6773" w:type="dxa"/>
          </w:tcPr>
          <w:p w14:paraId="143682FD" w14:textId="77777777" w:rsidR="005758C9" w:rsidRDefault="005758C9" w:rsidP="00A30242">
            <w:r>
              <w:t>Beschreibung</w:t>
            </w:r>
          </w:p>
        </w:tc>
      </w:tr>
      <w:tr w:rsidR="005758C9" w14:paraId="5C30274C" w14:textId="77777777" w:rsidTr="00A30242">
        <w:tc>
          <w:tcPr>
            <w:tcW w:w="2609" w:type="dxa"/>
          </w:tcPr>
          <w:p w14:paraId="199E6DA2" w14:textId="18CB1E85" w:rsidR="005758C9" w:rsidRDefault="005758C9" w:rsidP="00A30242">
            <w:r>
              <w:t>Unit Testing</w:t>
            </w:r>
          </w:p>
        </w:tc>
        <w:tc>
          <w:tcPr>
            <w:tcW w:w="6773" w:type="dxa"/>
          </w:tcPr>
          <w:p w14:paraId="04FC4162" w14:textId="3C325F16" w:rsidR="001A6909" w:rsidRDefault="008F74DD" w:rsidP="00A30242">
            <w:r>
              <w:t>Unit Tests werden wä</w:t>
            </w:r>
            <w:r w:rsidR="00A252F8">
              <w:t>h</w:t>
            </w:r>
            <w:r>
              <w:t xml:space="preserve">rend der Entwicklung implementiert. Algorithmen und Business Logik Bausteine werden mittels Unit Tests auf die korrekte Funktion getestet. Unit Tests kommen auch im «Web Portal» und im «Mobile Client» zum Einsatz, um die Frontend Logik zu testen. Die Unit Tests sollen funktionskritische Logik Testen. Es wird keine spezifische, </w:t>
            </w:r>
            <w:r w:rsidR="00A252F8">
              <w:t>prozentuale</w:t>
            </w:r>
            <w:r>
              <w:t xml:space="preserve"> Testabdeckung im Code angestrebt</w:t>
            </w:r>
            <w:r w:rsidR="001A6909">
              <w:t>. Folgende Technologien kommen zum Einsatz:</w:t>
            </w:r>
          </w:p>
          <w:p w14:paraId="67D0683E" w14:textId="77777777" w:rsidR="001A6909" w:rsidRDefault="001A6909" w:rsidP="00A30242"/>
          <w:p w14:paraId="188C0D0A" w14:textId="3A7E3D64" w:rsidR="001A6909" w:rsidRDefault="001A6909" w:rsidP="001A6909">
            <w:pPr>
              <w:pStyle w:val="ListParagraph"/>
              <w:numPr>
                <w:ilvl w:val="0"/>
                <w:numId w:val="50"/>
              </w:numPr>
            </w:pPr>
            <w:r>
              <w:t>C# code wird mittels NUnit getestet (Backend und Mobile Client)</w:t>
            </w:r>
          </w:p>
          <w:p w14:paraId="6DE097E5" w14:textId="4F9EA737" w:rsidR="001A6909" w:rsidRDefault="001A6909" w:rsidP="001A6909">
            <w:pPr>
              <w:pStyle w:val="ListParagraph"/>
              <w:numPr>
                <w:ilvl w:val="0"/>
                <w:numId w:val="50"/>
              </w:numPr>
            </w:pPr>
            <w:r>
              <w:t>Angular App/Typescript wird mit Karma/Jasmine getestet (Web Portal)</w:t>
            </w:r>
          </w:p>
        </w:tc>
      </w:tr>
      <w:tr w:rsidR="005758C9" w14:paraId="270D1DAD" w14:textId="77777777" w:rsidTr="00A30242">
        <w:tc>
          <w:tcPr>
            <w:tcW w:w="2609" w:type="dxa"/>
          </w:tcPr>
          <w:p w14:paraId="3E60793C" w14:textId="2741B18E" w:rsidR="005758C9" w:rsidRDefault="005758C9" w:rsidP="00A30242">
            <w:r>
              <w:t>Integration Testing</w:t>
            </w:r>
          </w:p>
        </w:tc>
        <w:tc>
          <w:tcPr>
            <w:tcW w:w="6773" w:type="dxa"/>
          </w:tcPr>
          <w:p w14:paraId="5CFF314B" w14:textId="0C19164B" w:rsidR="005758C9" w:rsidRDefault="00B9364A" w:rsidP="00A30242">
            <w:r>
              <w:t>Auf der Ebene der Backend APIs werden Integration</w:t>
            </w:r>
            <w:r w:rsidR="00A252F8">
              <w:t>t</w:t>
            </w:r>
            <w:r>
              <w:t>est</w:t>
            </w:r>
            <w:r w:rsidR="00A252F8">
              <w:t>s</w:t>
            </w:r>
            <w:r>
              <w:t xml:space="preserve"> implementiert. Damit wird der Service von der API über alle Ebenen bis zur Datenbank getestet. Schnittstellen zu externen Systemen werden wä</w:t>
            </w:r>
            <w:r w:rsidR="00A252F8">
              <w:t>h</w:t>
            </w:r>
            <w:r>
              <w:t>rend des Testings als Mocks implementiert. Integrationstests werden für die folgenden Services angewendet:</w:t>
            </w:r>
          </w:p>
          <w:p w14:paraId="4F41794D" w14:textId="77777777" w:rsidR="001A6909" w:rsidRDefault="001A6909" w:rsidP="00A30242"/>
          <w:p w14:paraId="1F1A2448" w14:textId="77777777" w:rsidR="00B9364A" w:rsidRDefault="00B9364A" w:rsidP="00B9364A">
            <w:pPr>
              <w:pStyle w:val="ListParagraph"/>
              <w:numPr>
                <w:ilvl w:val="0"/>
                <w:numId w:val="49"/>
              </w:numPr>
            </w:pPr>
            <w:r>
              <w:t>Identity Service</w:t>
            </w:r>
          </w:p>
          <w:p w14:paraId="0CD73B26" w14:textId="77777777" w:rsidR="00B9364A" w:rsidRDefault="00B9364A" w:rsidP="00B9364A">
            <w:pPr>
              <w:pStyle w:val="ListParagraph"/>
              <w:numPr>
                <w:ilvl w:val="0"/>
                <w:numId w:val="49"/>
              </w:numPr>
            </w:pPr>
            <w:r>
              <w:t>File Service</w:t>
            </w:r>
          </w:p>
          <w:p w14:paraId="7601F215" w14:textId="77777777" w:rsidR="00B9364A" w:rsidRDefault="00B9364A" w:rsidP="00B9364A">
            <w:pPr>
              <w:pStyle w:val="ListParagraph"/>
              <w:numPr>
                <w:ilvl w:val="0"/>
                <w:numId w:val="49"/>
              </w:numPr>
            </w:pPr>
            <w:r>
              <w:t>Customer Service</w:t>
            </w:r>
          </w:p>
          <w:p w14:paraId="7C412A7E" w14:textId="77777777" w:rsidR="00B9364A" w:rsidRDefault="00B9364A" w:rsidP="00B9364A">
            <w:pPr>
              <w:pStyle w:val="ListParagraph"/>
              <w:numPr>
                <w:ilvl w:val="0"/>
                <w:numId w:val="49"/>
              </w:numPr>
            </w:pPr>
            <w:r>
              <w:t>Project Service</w:t>
            </w:r>
          </w:p>
          <w:p w14:paraId="616686A9" w14:textId="77777777" w:rsidR="00B9364A" w:rsidRDefault="00B9364A" w:rsidP="00B9364A">
            <w:pPr>
              <w:pStyle w:val="ListParagraph"/>
              <w:numPr>
                <w:ilvl w:val="0"/>
                <w:numId w:val="49"/>
              </w:numPr>
            </w:pPr>
            <w:r>
              <w:t>Note Service</w:t>
            </w:r>
          </w:p>
          <w:p w14:paraId="376269DB" w14:textId="77777777" w:rsidR="00B9364A" w:rsidRDefault="001A6909" w:rsidP="00B9364A">
            <w:pPr>
              <w:pStyle w:val="ListParagraph"/>
              <w:numPr>
                <w:ilvl w:val="0"/>
                <w:numId w:val="49"/>
              </w:numPr>
            </w:pPr>
            <w:r>
              <w:t>Commissioning Service</w:t>
            </w:r>
          </w:p>
          <w:p w14:paraId="0D99DC78" w14:textId="77777777" w:rsidR="001A6909" w:rsidRDefault="001A6909" w:rsidP="001A6909"/>
          <w:p w14:paraId="1617B87C" w14:textId="7500AD78" w:rsidR="001A6909" w:rsidRDefault="001A6909" w:rsidP="001A6909">
            <w:r>
              <w:t>Für das Integrationstesting wird wä</w:t>
            </w:r>
            <w:r w:rsidR="00A252F8">
              <w:t>h</w:t>
            </w:r>
            <w:r>
              <w:t xml:space="preserve">rend des Testsetups ein WebServer und eine InMemory Datenbank hochgefahren. Via Http Client werden </w:t>
            </w:r>
            <w:r w:rsidR="00A252F8">
              <w:t>API-Anfragen</w:t>
            </w:r>
            <w:r>
              <w:t xml:space="preserve"> an die </w:t>
            </w:r>
            <w:r w:rsidR="00A252F8">
              <w:t>t</w:t>
            </w:r>
            <w:r>
              <w:t xml:space="preserve">emporäre Umgebung abgesetzt und die Antwort der API ausgewertet. Diese Testumgebung ist volatil und wird nach </w:t>
            </w:r>
            <w:r w:rsidR="00A252F8">
              <w:t>Abschluss</w:t>
            </w:r>
            <w:r>
              <w:t xml:space="preserve"> des Tests wieder abgebaut.</w:t>
            </w:r>
          </w:p>
        </w:tc>
      </w:tr>
      <w:tr w:rsidR="005758C9" w14:paraId="73F5A682" w14:textId="77777777" w:rsidTr="00A30242">
        <w:tc>
          <w:tcPr>
            <w:tcW w:w="2609" w:type="dxa"/>
          </w:tcPr>
          <w:p w14:paraId="3D384B44" w14:textId="3614443F" w:rsidR="005758C9" w:rsidRDefault="005758C9" w:rsidP="00A30242">
            <w:r>
              <w:t>Code Analyse</w:t>
            </w:r>
          </w:p>
        </w:tc>
        <w:tc>
          <w:tcPr>
            <w:tcW w:w="6773" w:type="dxa"/>
          </w:tcPr>
          <w:p w14:paraId="33AC4C3E" w14:textId="5D365292" w:rsidR="005758C9" w:rsidRDefault="001A6909" w:rsidP="00A30242">
            <w:r>
              <w:t>Für die Code Analyse kommt ein externes Analyse Werkzeug zum Einsatz. Verwendet wird der kostenpflichtige Service von Sonarcloud. Sonarcloud bietet grün</w:t>
            </w:r>
            <w:r w:rsidR="00114CAF">
              <w:t>dl</w:t>
            </w:r>
            <w:r>
              <w:t>iche Code Analysen</w:t>
            </w:r>
            <w:r w:rsidR="00114CAF">
              <w:t xml:space="preserve"> für alle gängigen Programmiersprachen. Die </w:t>
            </w:r>
            <w:r w:rsidR="00A252F8">
              <w:t>Analyse</w:t>
            </w:r>
            <w:r w:rsidR="00114CAF">
              <w:t xml:space="preserve"> Regeln werden laufend erweitert und verbessert. Deshalb ist Sonarcloud ein verlässliches Werkzeug für die Aufdeckung von Fehlern oder unsauberer Programmierung im Code.</w:t>
            </w:r>
          </w:p>
        </w:tc>
      </w:tr>
    </w:tbl>
    <w:p w14:paraId="61D23898" w14:textId="6842752F" w:rsidR="005758C9" w:rsidRDefault="00114CAF" w:rsidP="00114CAF">
      <w:pPr>
        <w:pStyle w:val="Heading5"/>
      </w:pPr>
      <w:r>
        <w:t>Stufe Entwicklungsumgebung</w:t>
      </w:r>
    </w:p>
    <w:p w14:paraId="57BBAB02" w14:textId="307D47A3" w:rsidR="00114CAF" w:rsidRPr="00114CAF" w:rsidRDefault="00114CAF" w:rsidP="00114CAF">
      <w:r>
        <w:t>Wurde die Anwendung in die Entwicklungsumgebung ausgerollt, werden folgende Qualitätsmassnahmen durchgeführt, bevor auf die Produktion ausgerollt werden kann.</w:t>
      </w:r>
    </w:p>
    <w:p w14:paraId="3D486F31" w14:textId="12B7F51E" w:rsidR="00D64016" w:rsidRDefault="00D64016" w:rsidP="00D64016">
      <w:pPr>
        <w:pStyle w:val="Caption"/>
        <w:keepNext/>
      </w:pPr>
      <w:bookmarkStart w:id="176" w:name="_Toc190802548"/>
      <w:r>
        <w:t xml:space="preserve">Tabelle </w:t>
      </w:r>
      <w:fldSimple w:instr=" SEQ Tabelle \* ARABIC ">
        <w:r>
          <w:rPr>
            <w:noProof/>
          </w:rPr>
          <w:t>25</w:t>
        </w:r>
      </w:fldSimple>
      <w:r>
        <w:t xml:space="preserve"> Beschreibung der Massnahmen auf der Entwicklungsumgebung</w:t>
      </w:r>
      <w:bookmarkEnd w:id="176"/>
    </w:p>
    <w:tbl>
      <w:tblPr>
        <w:tblStyle w:val="TabelleBFH2"/>
        <w:tblW w:w="0" w:type="auto"/>
        <w:tblLook w:val="04A0" w:firstRow="1" w:lastRow="0" w:firstColumn="1" w:lastColumn="0" w:noHBand="0" w:noVBand="1"/>
      </w:tblPr>
      <w:tblGrid>
        <w:gridCol w:w="2609"/>
        <w:gridCol w:w="6773"/>
      </w:tblGrid>
      <w:tr w:rsidR="00114CAF"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Default="00114CAF" w:rsidP="00F8020E">
            <w:r>
              <w:t>Massnahme</w:t>
            </w:r>
          </w:p>
        </w:tc>
        <w:tc>
          <w:tcPr>
            <w:tcW w:w="6773" w:type="dxa"/>
          </w:tcPr>
          <w:p w14:paraId="21AA5B20" w14:textId="77777777" w:rsidR="00114CAF" w:rsidRDefault="00114CAF" w:rsidP="00F8020E">
            <w:r>
              <w:t>Beschreibung</w:t>
            </w:r>
          </w:p>
        </w:tc>
      </w:tr>
      <w:tr w:rsidR="00114CAF" w14:paraId="5777FCA9" w14:textId="77777777" w:rsidTr="00F8020E">
        <w:tc>
          <w:tcPr>
            <w:tcW w:w="2609" w:type="dxa"/>
          </w:tcPr>
          <w:p w14:paraId="27972F2C" w14:textId="5E5FEA10" w:rsidR="00114CAF" w:rsidRDefault="00114CAF" w:rsidP="00F8020E">
            <w:r>
              <w:lastRenderedPageBreak/>
              <w:t>UI Testing</w:t>
            </w:r>
          </w:p>
        </w:tc>
        <w:tc>
          <w:tcPr>
            <w:tcW w:w="6773" w:type="dxa"/>
          </w:tcPr>
          <w:p w14:paraId="2D4E6F5D" w14:textId="0EA81DBF" w:rsidR="00114CAF" w:rsidRDefault="00114CAF" w:rsidP="00114CAF">
            <w:r>
              <w:t>Die Benutzeroberflächen müssen in zwei Komponenten aufgeteilt werden.</w:t>
            </w:r>
          </w:p>
          <w:p w14:paraId="387A8097" w14:textId="77777777" w:rsidR="00114CAF" w:rsidRDefault="00114CAF" w:rsidP="00114CAF"/>
          <w:p w14:paraId="5DCFFE70" w14:textId="77777777" w:rsidR="00114CAF" w:rsidRDefault="00114CAF" w:rsidP="00114CAF">
            <w:pPr>
              <w:rPr>
                <w:b/>
              </w:rPr>
            </w:pPr>
            <w:r>
              <w:rPr>
                <w:b/>
              </w:rPr>
              <w:t>Web Portal:</w:t>
            </w:r>
          </w:p>
          <w:p w14:paraId="522021CE" w14:textId="2369BAAB" w:rsidR="00114CAF" w:rsidRDefault="00114CAF" w:rsidP="00114CAF">
            <w:r>
              <w:t xml:space="preserve">Das «Web Portal» wird mittels Selenium automatisch getestet. Selenium emuliert einen Browser. </w:t>
            </w:r>
            <w:r w:rsidR="00B7656A">
              <w:t xml:space="preserve">Die Tests in Selenium werden mittels Code programmiert. Im Fall der </w:t>
            </w:r>
            <w:r w:rsidR="00E93E66">
              <w:t>«</w:t>
            </w:r>
            <w:r w:rsidR="00B7656A">
              <w:t>Baustellen App</w:t>
            </w:r>
            <w:r w:rsidR="00E93E66">
              <w:t>»</w:t>
            </w:r>
            <w:r w:rsidR="00B7656A">
              <w:t xml:space="preserve"> wird dies C# sein. Der Code </w:t>
            </w:r>
            <w:r w:rsidR="00E93E66">
              <w:t>beschreibt,</w:t>
            </w:r>
            <w:r w:rsidR="00B7656A">
              <w:t xml:space="preserve"> was Selenium mit der zu testenden App tun soll. Beispielsweise gehe auf Adresse XY und klicke auf den Button mit der ID «html-element-id». Danach wird das Ergebnis mit einem erwarteten Ergebnis verglichen.</w:t>
            </w:r>
          </w:p>
          <w:p w14:paraId="4AE0F4A8" w14:textId="77777777" w:rsidR="00B7656A" w:rsidRDefault="00B7656A" w:rsidP="00114CAF"/>
          <w:p w14:paraId="73C29847" w14:textId="77777777" w:rsidR="00B7656A" w:rsidRDefault="00B7656A" w:rsidP="00114CAF">
            <w:pPr>
              <w:rPr>
                <w:b/>
              </w:rPr>
            </w:pPr>
            <w:r>
              <w:rPr>
                <w:b/>
              </w:rPr>
              <w:t>Mobile Client:</w:t>
            </w:r>
          </w:p>
          <w:p w14:paraId="357EAB22" w14:textId="09499A9F" w:rsidR="00B7656A" w:rsidRPr="00B7656A" w:rsidRDefault="00B7656A" w:rsidP="00114CAF">
            <w:r>
              <w:t xml:space="preserve">Für das Automatisierte Testing des UI des Mobile Clients gibt es </w:t>
            </w:r>
            <w:r w:rsidR="00E93E66">
              <w:t>spezialisierte</w:t>
            </w:r>
            <w:r>
              <w:t xml:space="preserve"> Anbieter von Testumgebungen mit realen Geräten. Diese Umgebungen sind sehr kostspielig. Deshalb wird in Absprache mit dem Kunden vorerst auf die automatische</w:t>
            </w:r>
            <w:r w:rsidR="00E93E66">
              <w:t>n</w:t>
            </w:r>
            <w:r>
              <w:t xml:space="preserve"> UI Testing für den «Mobile Client» verzichtet. Als alternative </w:t>
            </w:r>
            <w:r w:rsidR="00E93E66">
              <w:t>kommen</w:t>
            </w:r>
            <w:r>
              <w:t xml:space="preserve"> manuelle Testfälle zum Einsatz.</w:t>
            </w:r>
          </w:p>
        </w:tc>
      </w:tr>
      <w:tr w:rsidR="00114CAF" w14:paraId="73FB9733" w14:textId="77777777" w:rsidTr="00F8020E">
        <w:tc>
          <w:tcPr>
            <w:tcW w:w="2609" w:type="dxa"/>
          </w:tcPr>
          <w:p w14:paraId="3124B9E9" w14:textId="31A169BA" w:rsidR="00114CAF" w:rsidRDefault="00114CAF" w:rsidP="00F8020E">
            <w:r>
              <w:t>Manuelle Testfälle</w:t>
            </w:r>
          </w:p>
        </w:tc>
        <w:tc>
          <w:tcPr>
            <w:tcW w:w="6773" w:type="dxa"/>
          </w:tcPr>
          <w:p w14:paraId="22BD85FE" w14:textId="77777777" w:rsidR="00114CAF" w:rsidRDefault="00B7656A" w:rsidP="00F8020E">
            <w:r>
              <w:t>Manuelle Testfälle werden primär für das Testing des «Mobilen Clients» eingesetzt. Jeder Testfall ist wie ein Drehbuch und beschreibt:</w:t>
            </w:r>
          </w:p>
          <w:p w14:paraId="10DC8834" w14:textId="77777777" w:rsidR="00B7656A" w:rsidRDefault="00B7656A" w:rsidP="00B7656A">
            <w:pPr>
              <w:pStyle w:val="ListParagraph"/>
              <w:numPr>
                <w:ilvl w:val="0"/>
                <w:numId w:val="51"/>
              </w:numPr>
            </w:pPr>
            <w:r>
              <w:t>Wie der Test vorbereitet werden muss</w:t>
            </w:r>
          </w:p>
          <w:p w14:paraId="1986316E" w14:textId="77777777" w:rsidR="00B7656A" w:rsidRDefault="00B7656A" w:rsidP="00B7656A">
            <w:pPr>
              <w:pStyle w:val="ListParagraph"/>
              <w:numPr>
                <w:ilvl w:val="0"/>
                <w:numId w:val="51"/>
              </w:numPr>
            </w:pPr>
            <w:r>
              <w:t>Schritt für Schritt wie der Test durchgeführt werden muss</w:t>
            </w:r>
          </w:p>
          <w:p w14:paraId="4E2A4D16" w14:textId="77777777" w:rsidR="00472122" w:rsidRDefault="00B7656A" w:rsidP="00472122">
            <w:pPr>
              <w:pStyle w:val="ListParagraph"/>
              <w:numPr>
                <w:ilvl w:val="0"/>
                <w:numId w:val="51"/>
              </w:numPr>
            </w:pPr>
            <w:r>
              <w:t>Welches Ergebnis nach der Durchführung des Tests erwartet wird.</w:t>
            </w:r>
          </w:p>
          <w:p w14:paraId="5F6655EF" w14:textId="734C4AA3" w:rsidR="00472122" w:rsidRDefault="00472122" w:rsidP="00472122">
            <w:r>
              <w:t>Ein manueller Test soll eine isolierte Funktion der Anwendung testen.</w:t>
            </w:r>
          </w:p>
        </w:tc>
      </w:tr>
      <w:tr w:rsidR="00114CAF" w14:paraId="303A0526" w14:textId="77777777" w:rsidTr="00F8020E">
        <w:tc>
          <w:tcPr>
            <w:tcW w:w="2609" w:type="dxa"/>
          </w:tcPr>
          <w:p w14:paraId="15E47684" w14:textId="5186A515" w:rsidR="00114CAF" w:rsidRDefault="00114CAF" w:rsidP="00F8020E">
            <w:r>
              <w:t>Abnahme Tests</w:t>
            </w:r>
          </w:p>
        </w:tc>
        <w:tc>
          <w:tcPr>
            <w:tcW w:w="6773" w:type="dxa"/>
          </w:tcPr>
          <w:p w14:paraId="78A36A82" w14:textId="34B2BFC7" w:rsidR="00114CAF" w:rsidRDefault="00472122" w:rsidP="00F8020E">
            <w:r>
              <w:t>Abnahme</w:t>
            </w:r>
            <w:r w:rsidR="00E93E66">
              <w:t>t</w:t>
            </w:r>
            <w:r>
              <w:t>ests sind erweiterte manuelle Testfälle, welche umfangreichere Szenarien testen sollen. Der Kunde ist für die Durchführung der Abnahme</w:t>
            </w:r>
            <w:r w:rsidR="00E93E66">
              <w:t>t</w:t>
            </w:r>
            <w:r>
              <w:t>ests verantwortlich. Er Verifiziert das Ergebnis und gibt auf Basis der Abnahme</w:t>
            </w:r>
            <w:r w:rsidR="00E93E66">
              <w:t>t</w:t>
            </w:r>
            <w:r>
              <w:t>ests das GO für das Deployment auf die Produktion.</w:t>
            </w:r>
          </w:p>
        </w:tc>
      </w:tr>
    </w:tbl>
    <w:p w14:paraId="1FEBE8FF" w14:textId="494F2A37" w:rsidR="00AE7F9C" w:rsidRPr="00936713" w:rsidRDefault="00AE7F9C" w:rsidP="00AE7F9C">
      <w:pPr>
        <w:pStyle w:val="Heading3"/>
      </w:pPr>
      <w:bookmarkStart w:id="177" w:name="_Toc190802609"/>
      <w:r w:rsidRPr="00936713">
        <w:t>Architekturentscheidungen</w:t>
      </w:r>
      <w:bookmarkEnd w:id="177"/>
    </w:p>
    <w:p w14:paraId="5A316AD0" w14:textId="5D4FE81D" w:rsidR="006A0679" w:rsidRPr="00936713" w:rsidRDefault="006A0679" w:rsidP="006A0679">
      <w:r w:rsidRPr="00936713">
        <w:t xml:space="preserve">Im folgenden Abschnitt werden die wichtigsten Architekturentscheidungen für die Umsetzung der </w:t>
      </w:r>
      <w:r w:rsidR="00E93E66">
        <w:t>«</w:t>
      </w:r>
      <w:r w:rsidRPr="00936713">
        <w:t>Baustellen App</w:t>
      </w:r>
      <w:r w:rsidR="00E93E66">
        <w:t>»</w:t>
      </w:r>
      <w:r w:rsidRPr="00936713">
        <w:t xml:space="preserve"> dokumentiert.</w:t>
      </w:r>
      <w:r w:rsidR="000F2BDF" w:rsidRPr="00936713">
        <w:t xml:space="preserve"> </w:t>
      </w:r>
    </w:p>
    <w:p w14:paraId="6DDA44A9" w14:textId="03833698" w:rsidR="00FB060E" w:rsidRPr="00936713" w:rsidRDefault="00FB060E" w:rsidP="006A0679">
      <w:pPr>
        <w:pStyle w:val="Heading4"/>
      </w:pPr>
      <w:r w:rsidRPr="00936713">
        <w:t xml:space="preserve">Aufteilung des Backends in </w:t>
      </w:r>
      <w:r w:rsidR="00513C18" w:rsidRPr="00936713">
        <w:t>«</w:t>
      </w:r>
      <w:r w:rsidRPr="00936713">
        <w:t>Micro-Services</w:t>
      </w:r>
      <w:r w:rsidR="00513C18" w:rsidRPr="00936713">
        <w:t>»</w:t>
      </w:r>
    </w:p>
    <w:p w14:paraId="09781513" w14:textId="1AB93A10" w:rsidR="004D64D5" w:rsidRPr="00936713" w:rsidRDefault="004D64D5" w:rsidP="004D64D5">
      <w:pPr>
        <w:pStyle w:val="Caption"/>
        <w:keepNext/>
      </w:pPr>
      <w:bookmarkStart w:id="178" w:name="_Toc190802549"/>
      <w:r w:rsidRPr="00936713">
        <w:t xml:space="preserve">Tabelle </w:t>
      </w:r>
      <w:fldSimple w:instr=" SEQ Tabelle \* ARABIC ">
        <w:r w:rsidR="00D64016">
          <w:rPr>
            <w:noProof/>
          </w:rPr>
          <w:t>26</w:t>
        </w:r>
      </w:fldSimple>
      <w:r w:rsidRPr="00936713">
        <w:t xml:space="preserve"> </w:t>
      </w:r>
      <w:r w:rsidR="00C70D2F" w:rsidRPr="00936713">
        <w:t xml:space="preserve">Entwurfsentscheidung: </w:t>
      </w:r>
      <w:r w:rsidRPr="00936713">
        <w:t>Aufbau des Backends als Micro Service Architecture</w:t>
      </w:r>
      <w:bookmarkEnd w:id="178"/>
    </w:p>
    <w:tbl>
      <w:tblPr>
        <w:tblStyle w:val="GridTable5Dark-Accent3"/>
        <w:tblW w:w="0" w:type="auto"/>
        <w:tblLook w:val="04A0" w:firstRow="1" w:lastRow="0" w:firstColumn="1" w:lastColumn="0" w:noHBand="0" w:noVBand="1"/>
      </w:tblPr>
      <w:tblGrid>
        <w:gridCol w:w="1980"/>
        <w:gridCol w:w="7477"/>
      </w:tblGrid>
      <w:tr w:rsidR="00FB060E" w:rsidRPr="00936713"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936713" w:rsidRDefault="00FB060E" w:rsidP="00683AD8">
            <w:r w:rsidRPr="00936713">
              <w:t>ID</w:t>
            </w:r>
          </w:p>
        </w:tc>
        <w:tc>
          <w:tcPr>
            <w:tcW w:w="7477" w:type="dxa"/>
          </w:tcPr>
          <w:p w14:paraId="1371F4CB" w14:textId="77777777" w:rsidR="00FB060E" w:rsidRPr="00936713" w:rsidRDefault="00FB060E"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FB060E" w:rsidRPr="00936713"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936713" w:rsidRDefault="00FB060E" w:rsidP="00683AD8">
            <w:r w:rsidRPr="00936713">
              <w:t>Titel</w:t>
            </w:r>
          </w:p>
        </w:tc>
        <w:tc>
          <w:tcPr>
            <w:tcW w:w="7477" w:type="dxa"/>
          </w:tcPr>
          <w:p w14:paraId="184BC336" w14:textId="0B37936A" w:rsidR="00FB060E" w:rsidRPr="00936713" w:rsidRDefault="00DF4E8C" w:rsidP="00683AD8">
            <w:pPr>
              <w:cnfStyle w:val="000000100000" w:firstRow="0" w:lastRow="0" w:firstColumn="0" w:lastColumn="0" w:oddVBand="0" w:evenVBand="0" w:oddHBand="1" w:evenHBand="0" w:firstRowFirstColumn="0" w:firstRowLastColumn="0" w:lastRowFirstColumn="0" w:lastRowLastColumn="0"/>
            </w:pPr>
            <w:r w:rsidRPr="00936713">
              <w:t>Aufbau des Backends als Micro Service Architecture (MSA)</w:t>
            </w:r>
          </w:p>
        </w:tc>
      </w:tr>
      <w:tr w:rsidR="00FB060E" w:rsidRPr="00936713"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936713" w:rsidRDefault="00FB060E" w:rsidP="00683AD8">
            <w:r w:rsidRPr="00936713">
              <w:t>Kontext</w:t>
            </w:r>
          </w:p>
        </w:tc>
        <w:tc>
          <w:tcPr>
            <w:tcW w:w="7477" w:type="dxa"/>
          </w:tcPr>
          <w:p w14:paraId="4DECF4BC" w14:textId="77777777" w:rsidR="00FB060E" w:rsidRPr="00936713" w:rsidRDefault="004B0773" w:rsidP="00DF4E8C">
            <w:pPr>
              <w:cnfStyle w:val="000000000000" w:firstRow="0" w:lastRow="0" w:firstColumn="0" w:lastColumn="0" w:oddVBand="0" w:evenVBand="0" w:oddHBand="0" w:evenHBand="0" w:firstRowFirstColumn="0" w:firstRowLastColumn="0" w:lastRowFirstColumn="0" w:lastRowLastColumn="0"/>
            </w:pPr>
            <w:r w:rsidRPr="00936713">
              <w:t>Für den Aufbau des Backends stehen folgende Architekturen zur Auswahl:</w:t>
            </w:r>
          </w:p>
          <w:p w14:paraId="2E33647E" w14:textId="77777777" w:rsidR="004B0773" w:rsidRPr="0093671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36713"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Micro Service Architecture</w:t>
            </w:r>
          </w:p>
          <w:p w14:paraId="77CBAED8" w14:textId="7FF582AE" w:rsidR="004B0773" w:rsidRPr="0093671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936713">
              <w:t>Eine MSA hat einige wichtige Charakteristiken. MSA gilt als Wart- und Erweiterbar</w:t>
            </w:r>
            <w:r w:rsidR="00E93E66">
              <w:t>,</w:t>
            </w:r>
            <w:r w:rsidRPr="00936713">
              <w:t xml:space="preserve"> weil die Fachliche Logik der Anwendung auf voneinander </w:t>
            </w:r>
            <w:r w:rsidR="00C55855" w:rsidRPr="00936713">
              <w:t xml:space="preserve">unabhängige Services verteilt wird </w:t>
            </w:r>
            <w:r w:rsidR="00C55855" w:rsidRPr="00936713">
              <w:fldChar w:fldCharType="begin"/>
            </w:r>
            <w:r w:rsidR="007462BB" w:rsidRPr="00936713">
              <w:instrText xml:space="preserve"> ADDIN ZOTERO_ITEM CSL_CITATION {"citationID":"gmvmMdIE","properties":{"formattedCitation":"[14]","plainCitation":"[14]","noteIndex":0},"citationItems":[{"id":100,"uris":["http://zotero.org/users/15041600/items/AQ5YZDIN"],"itemData":{"id":100,"type":"article-journal","abstract":"Microservice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936713">
              <w:fldChar w:fldCharType="separate"/>
            </w:r>
            <w:r w:rsidR="007462BB" w:rsidRPr="00936713">
              <w:t>[14]</w:t>
            </w:r>
            <w:r w:rsidR="00C55855" w:rsidRPr="00936713">
              <w:fldChar w:fldCharType="end"/>
            </w:r>
            <w:r w:rsidR="00C55855" w:rsidRPr="00936713">
              <w:t xml:space="preserve">. Insbesondere für komplexere Systeme eignet sich eine MSA </w:t>
            </w:r>
            <w:r w:rsidR="00C55855" w:rsidRPr="00936713">
              <w:fldChar w:fldCharType="begin"/>
            </w:r>
            <w:r w:rsidR="007462BB" w:rsidRPr="00936713">
              <w:instrText xml:space="preserve"> ADDIN ZOTERO_ITEM CSL_CITATION {"citationID":"eoMTurO4","properties":{"formattedCitation":"[15]","plainCitation":"[15]","noteIndex":0},"citationItems":[{"id":102,"uris":["http://zotero.org/users/15041600/items/MZINWRFX"],"itemData":{"id":102,"type":"webpage","abstract":"Was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 xml:space="preserve"> und auf längere Sicht sollen auch die Kosten für eine MSA geringer ausfallen </w:t>
            </w:r>
            <w:r w:rsidR="00C55855" w:rsidRPr="00936713">
              <w:fldChar w:fldCharType="begin"/>
            </w:r>
            <w:r w:rsidR="007462BB" w:rsidRPr="00936713">
              <w:instrText xml:space="preserve"> ADDIN ZOTERO_ITEM CSL_CITATION {"citationID":"oOqFVl4S","properties":{"formattedCitation":"[15]","plainCitation":"[15]","noteIndex":0},"citationItems":[{"id":102,"uris":["http://zotero.org/users/15041600/items/MZINWRFX"],"itemData":{"id":102,"type":"webpage","abstract":"Was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w:t>
            </w:r>
          </w:p>
          <w:p w14:paraId="76F75C3A" w14:textId="77777777" w:rsidR="00C55855" w:rsidRPr="00936713"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36713"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Monolith</w:t>
            </w:r>
          </w:p>
          <w:p w14:paraId="1F3F670A" w14:textId="32195A9D" w:rsidR="00C55855" w:rsidRPr="00936713"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monolithische Architektur zeichnet sich dadurch aus, dass die Funktionen der Anwendung in einem ausführbaren Software System gekapselt sind und dieses System aus einer gemeinsamen Codebasis </w:t>
            </w:r>
            <w:r w:rsidRPr="00936713">
              <w:lastRenderedPageBreak/>
              <w:t xml:space="preserve">besteht </w:t>
            </w:r>
            <w:r w:rsidRPr="00936713">
              <w:fldChar w:fldCharType="begin"/>
            </w:r>
            <w:r w:rsidR="007462BB" w:rsidRPr="00936713">
              <w:instrText xml:space="preserve"> ADDIN ZOTERO_ITEM CSL_CITATION {"citationID":"6pvdmUNd","properties":{"formattedCitation":"[15]","plainCitation":"[15]","noteIndex":0},"citationItems":[{"id":102,"uris":["http://zotero.org/users/15041600/items/MZINWRFX"],"itemData":{"id":102,"type":"webpage","abstract":"Was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936713">
              <w:fldChar w:fldCharType="separate"/>
            </w:r>
            <w:r w:rsidR="007462BB" w:rsidRPr="00936713">
              <w:t>[15]</w:t>
            </w:r>
            <w:r w:rsidRPr="00936713">
              <w:fldChar w:fldCharType="end"/>
            </w:r>
            <w:r w:rsidRPr="00936713">
              <w:t xml:space="preserve">. Für ein simples Software System bietet sich diese Architektur an, da </w:t>
            </w:r>
            <w:r w:rsidR="006968F7" w:rsidRPr="00936713">
              <w:t xml:space="preserve">die Time-To-Market für ein einfaches Software System generell kurz ist </w:t>
            </w:r>
            <w:r w:rsidR="006968F7" w:rsidRPr="00936713">
              <w:fldChar w:fldCharType="begin"/>
            </w:r>
            <w:r w:rsidR="007462BB" w:rsidRPr="00936713">
              <w:instrText xml:space="preserve"> ADDIN ZOTERO_ITEM CSL_CITATION {"citationID":"heflmcmz","properties":{"formattedCitation":"[15]","plainCitation":"[15]","noteIndex":0},"citationItems":[{"id":102,"uris":["http://zotero.org/users/15041600/items/MZINWRFX"],"itemData":{"id":102,"type":"webpage","abstract":"Was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936713">
              <w:fldChar w:fldCharType="separate"/>
            </w:r>
            <w:r w:rsidR="007462BB" w:rsidRPr="00936713">
              <w:t>[15]</w:t>
            </w:r>
            <w:r w:rsidR="006968F7" w:rsidRPr="00936713">
              <w:fldChar w:fldCharType="end"/>
            </w:r>
            <w:r w:rsidR="006968F7" w:rsidRPr="00936713">
              <w:t>.</w:t>
            </w:r>
          </w:p>
          <w:p w14:paraId="40897133" w14:textId="77777777" w:rsidR="005A21FF" w:rsidRPr="00936713"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36713"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Serverless Architecture</w:t>
            </w:r>
          </w:p>
          <w:p w14:paraId="620F6B04" w14:textId="33026682" w:rsidR="005A21FF" w:rsidRPr="00936713"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w:t>
            </w:r>
            <w:r w:rsidR="006E00F8">
              <w:t>s</w:t>
            </w:r>
            <w:r w:rsidRPr="00936713">
              <w:t xml:space="preserve">erverlose Architektur macht sich das PaaS </w:t>
            </w:r>
            <w:r w:rsidRPr="00936713">
              <w:fldChar w:fldCharType="begin"/>
            </w:r>
            <w:r w:rsidR="007462BB" w:rsidRPr="00936713">
              <w:instrText xml:space="preserve"> ADDIN ZOTERO_ITEM CSL_CITATION {"citationID":"dR35RnWp","properties":{"formattedCitation":"[16]","plainCitation":"[16]","noteIndex":0},"citationItems":[{"id":104,"uris":["http://zotero.org/users/15041600/items/VAZBPRVI"],"itemData":{"id":104,"type":"webpage","abstract":"Was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936713">
              <w:fldChar w:fldCharType="separate"/>
            </w:r>
            <w:r w:rsidR="007462BB" w:rsidRPr="00936713">
              <w:t>[16]</w:t>
            </w:r>
            <w:r w:rsidRPr="00936713">
              <w:fldChar w:fldCharType="end"/>
            </w:r>
            <w:r w:rsidRPr="00936713">
              <w:t xml:space="preserve"> Angebot von Cloud Anbietern zu nutze.</w:t>
            </w:r>
            <w:r w:rsidR="009E3323" w:rsidRPr="00936713">
              <w:t xml:space="preserve"> Eine </w:t>
            </w:r>
            <w:r w:rsidR="006E00F8">
              <w:t>s</w:t>
            </w:r>
            <w:r w:rsidR="009E3323" w:rsidRPr="00936713">
              <w:t xml:space="preserve">erverless Architecture bietet eine </w:t>
            </w:r>
            <w:r w:rsidR="006E00F8" w:rsidRPr="00936713">
              <w:t>sehr</w:t>
            </w:r>
            <w:r w:rsidR="009E3323" w:rsidRPr="00936713">
              <w:t xml:space="preserve"> hohe Skalierbarkeit. Die Verantwortung über die Verfügbarkeit und Sicherheit der Serivces wird an den Plat</w:t>
            </w:r>
            <w:r w:rsidR="006E00F8">
              <w:t>t</w:t>
            </w:r>
            <w:r w:rsidR="009E3323" w:rsidRPr="00936713">
              <w:t>form</w:t>
            </w:r>
            <w:r w:rsidR="006E00F8">
              <w:t xml:space="preserve"> </w:t>
            </w:r>
            <w:r w:rsidR="006E00F8" w:rsidRPr="00936713">
              <w:t>Betreiber</w:t>
            </w:r>
            <w:r w:rsidR="009E3323" w:rsidRPr="00936713">
              <w:t xml:space="preserve"> übergeben </w:t>
            </w:r>
            <w:r w:rsidR="009E3323" w:rsidRPr="00936713">
              <w:fldChar w:fldCharType="begin"/>
            </w:r>
            <w:r w:rsidR="007462BB" w:rsidRPr="00936713">
              <w:instrText xml:space="preserve"> ADDIN ZOTERO_ITEM CSL_CITATION {"citationID":"xgJbG8ML","properties":{"formattedCitation":"[16]","plainCitation":"[16]","noteIndex":0},"citationItems":[{"id":104,"uris":["http://zotero.org/users/15041600/items/VAZBPRVI"],"itemData":{"id":104,"type":"webpage","abstract":"Was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936713">
              <w:fldChar w:fldCharType="separate"/>
            </w:r>
            <w:r w:rsidR="007462BB" w:rsidRPr="00936713">
              <w:t>[16]</w:t>
            </w:r>
            <w:r w:rsidR="009E3323" w:rsidRPr="00936713">
              <w:fldChar w:fldCharType="end"/>
            </w:r>
            <w:r w:rsidR="009E3323" w:rsidRPr="00936713">
              <w:t>.</w:t>
            </w:r>
          </w:p>
        </w:tc>
      </w:tr>
      <w:tr w:rsidR="00FB060E" w:rsidRPr="00936713"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936713" w:rsidRDefault="00FB060E" w:rsidP="00683AD8">
            <w:r w:rsidRPr="00936713">
              <w:lastRenderedPageBreak/>
              <w:t>Entscheidung</w:t>
            </w:r>
          </w:p>
        </w:tc>
        <w:tc>
          <w:tcPr>
            <w:tcW w:w="7477" w:type="dxa"/>
          </w:tcPr>
          <w:p w14:paraId="6E7517CA" w14:textId="11A196B8"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 xml:space="preserve">Das Backend der </w:t>
            </w:r>
            <w:r w:rsidR="006E00F8">
              <w:t>«</w:t>
            </w:r>
            <w:r w:rsidRPr="00936713">
              <w:t>Baustellen App</w:t>
            </w:r>
            <w:r w:rsidR="006E00F8">
              <w:t>»</w:t>
            </w:r>
            <w:r w:rsidRPr="00936713">
              <w:t xml:space="preserve"> wird als Micro Service Architektur umgesetzt.</w:t>
            </w:r>
          </w:p>
        </w:tc>
      </w:tr>
      <w:tr w:rsidR="00FB060E" w:rsidRPr="00936713"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936713" w:rsidRDefault="00FB060E" w:rsidP="00683AD8">
            <w:r w:rsidRPr="00936713">
              <w:t>Begründung</w:t>
            </w:r>
          </w:p>
        </w:tc>
        <w:tc>
          <w:tcPr>
            <w:tcW w:w="7477" w:type="dxa"/>
          </w:tcPr>
          <w:p w14:paraId="07E5CE8B" w14:textId="2F5EFCBC" w:rsidR="00FB060E" w:rsidRPr="00936713" w:rsidRDefault="009E3323" w:rsidP="00683AD8">
            <w:pPr>
              <w:cnfStyle w:val="000000000000" w:firstRow="0" w:lastRow="0" w:firstColumn="0" w:lastColumn="0" w:oddVBand="0" w:evenVBand="0" w:oddHBand="0" w:evenHBand="0" w:firstRowFirstColumn="0" w:firstRowLastColumn="0" w:lastRowFirstColumn="0" w:lastRowLastColumn="0"/>
            </w:pPr>
            <w:r w:rsidRPr="00936713">
              <w:t xml:space="preserve">Die </w:t>
            </w:r>
            <w:r w:rsidR="006E00F8">
              <w:t>«</w:t>
            </w:r>
            <w:r w:rsidRPr="00936713">
              <w:t>Baustellen App</w:t>
            </w:r>
            <w:r w:rsidR="006E00F8">
              <w:t>»</w:t>
            </w:r>
            <w:r w:rsidRPr="00936713">
              <w:t xml:space="preserve"> wird in einem ersten Schritt als MVP entwickelt und soll in Zukunft weiter ausgebaut werden. Erweiterbarkeit ist deshalb von </w:t>
            </w:r>
            <w:r w:rsidR="006E00F8">
              <w:t>z</w:t>
            </w:r>
            <w:r w:rsidRPr="00936713">
              <w:t xml:space="preserve">entraler </w:t>
            </w:r>
            <w:r w:rsidR="006E00F8" w:rsidRPr="00936713">
              <w:t>Bedeutung</w:t>
            </w:r>
            <w:r w:rsidRPr="00936713">
              <w:t>. MSA bietet eine gute Grundlage</w:t>
            </w:r>
            <w:r w:rsidR="006E00F8">
              <w:t>,</w:t>
            </w:r>
            <w:r w:rsidRPr="00936713">
              <w:t xml:space="preserve"> um eine verfügbare, performante und erweiterbare Applikation</w:t>
            </w:r>
            <w:r w:rsidR="006E00F8">
              <w:t xml:space="preserve"> zu erstellen</w:t>
            </w:r>
            <w:r w:rsidRPr="00936713">
              <w:t>.</w:t>
            </w:r>
          </w:p>
        </w:tc>
      </w:tr>
      <w:tr w:rsidR="00FB060E" w:rsidRPr="00936713"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936713" w:rsidRDefault="00FB060E" w:rsidP="00683AD8">
            <w:r w:rsidRPr="00936713">
              <w:t>Konsequenz</w:t>
            </w:r>
          </w:p>
        </w:tc>
        <w:tc>
          <w:tcPr>
            <w:tcW w:w="7477" w:type="dxa"/>
          </w:tcPr>
          <w:p w14:paraId="44276B82" w14:textId="39718A5A"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Initial ist der Aufwand für die Umsetzung einer MSA höher, weil der zusätzliche Aufwand</w:t>
            </w:r>
            <w:r w:rsidR="00983FBE" w:rsidRPr="00936713">
              <w:t>, insbesondere</w:t>
            </w:r>
            <w:r w:rsidRPr="00936713">
              <w:t xml:space="preserve"> im Bereich Kommunikation </w:t>
            </w:r>
            <w:r w:rsidR="00983FBE" w:rsidRPr="00936713">
              <w:t>unter den Services, hoch ist.</w:t>
            </w:r>
            <w:r w:rsidRPr="00936713">
              <w:t xml:space="preserve"> Der Aufwand zahlt sich auf lange Sicht aus.</w:t>
            </w:r>
          </w:p>
        </w:tc>
      </w:tr>
      <w:tr w:rsidR="00FB060E" w:rsidRPr="00936713"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936713" w:rsidRDefault="00FB060E" w:rsidP="00683AD8">
            <w:r w:rsidRPr="00936713">
              <w:t>Alternativen</w:t>
            </w:r>
          </w:p>
        </w:tc>
        <w:tc>
          <w:tcPr>
            <w:tcW w:w="7477" w:type="dxa"/>
          </w:tcPr>
          <w:p w14:paraId="3A5C2804" w14:textId="6ACFC2CE" w:rsidR="00FB060E" w:rsidRPr="00936713" w:rsidRDefault="00983FBE" w:rsidP="00683AD8">
            <w:pPr>
              <w:keepNext/>
              <w:cnfStyle w:val="000000000000" w:firstRow="0" w:lastRow="0" w:firstColumn="0" w:lastColumn="0" w:oddVBand="0" w:evenVBand="0" w:oddHBand="0" w:evenHBand="0" w:firstRowFirstColumn="0" w:firstRowLastColumn="0" w:lastRowFirstColumn="0" w:lastRowLastColumn="0"/>
            </w:pPr>
            <w:r w:rsidRPr="00936713">
              <w:t>Monolith</w:t>
            </w:r>
          </w:p>
        </w:tc>
      </w:tr>
    </w:tbl>
    <w:p w14:paraId="586A64B1" w14:textId="3DC3D383" w:rsidR="006A0679" w:rsidRPr="00936713" w:rsidRDefault="006A0679" w:rsidP="006A0679">
      <w:pPr>
        <w:pStyle w:val="Heading4"/>
      </w:pPr>
      <w:r w:rsidRPr="00936713">
        <w:t xml:space="preserve">Einsatz von </w:t>
      </w:r>
      <w:r w:rsidR="00513C18" w:rsidRPr="00936713">
        <w:t>«</w:t>
      </w:r>
      <w:r w:rsidRPr="00936713">
        <w:t>asynchroner Datensynchronisation</w:t>
      </w:r>
      <w:r w:rsidR="00513C18" w:rsidRPr="00936713">
        <w:t>»</w:t>
      </w:r>
    </w:p>
    <w:p w14:paraId="2B23FC09" w14:textId="55455619" w:rsidR="006A0679" w:rsidRPr="00936713" w:rsidRDefault="006A0679" w:rsidP="006A0679">
      <w:r w:rsidRPr="00936713">
        <w:t xml:space="preserve">Wie im Kapitel </w:t>
      </w:r>
      <w:r w:rsidRPr="00936713">
        <w:fldChar w:fldCharType="begin"/>
      </w:r>
      <w:r w:rsidRPr="00936713">
        <w:instrText xml:space="preserve"> REF _Ref189041130 \r \h </w:instrText>
      </w:r>
      <w:r w:rsidRPr="00936713">
        <w:fldChar w:fldCharType="separate"/>
      </w:r>
      <w:r w:rsidRPr="00936713">
        <w:t>2.2.1</w:t>
      </w:r>
      <w:r w:rsidRPr="00936713">
        <w:fldChar w:fldCharType="end"/>
      </w:r>
      <w:r w:rsidRPr="00936713">
        <w:t xml:space="preserve"> beschrieben </w:t>
      </w:r>
      <w:r w:rsidR="006E00F8">
        <w:t>stehen</w:t>
      </w:r>
      <w:r w:rsidR="006E00F8" w:rsidRPr="00936713">
        <w:t xml:space="preserve"> </w:t>
      </w:r>
      <w:r w:rsidRPr="00936713">
        <w:t>für die Datensynchronisation zwei Muster zur Verfügung. In diesem Abschnitt ist der Entscheid für das asynchrone Entwurfsmuster beschrieben.</w:t>
      </w:r>
    </w:p>
    <w:p w14:paraId="503C654E" w14:textId="3F684621" w:rsidR="00DF4E8C" w:rsidRPr="00936713" w:rsidRDefault="00DF4E8C" w:rsidP="00DF4E8C">
      <w:pPr>
        <w:pStyle w:val="Caption"/>
        <w:keepNext/>
      </w:pPr>
      <w:bookmarkStart w:id="179" w:name="_Toc190802550"/>
      <w:r w:rsidRPr="00936713">
        <w:t xml:space="preserve">Tabelle </w:t>
      </w:r>
      <w:fldSimple w:instr=" SEQ Tabelle \* ARABIC ">
        <w:r w:rsidR="00D64016">
          <w:rPr>
            <w:noProof/>
          </w:rPr>
          <w:t>27</w:t>
        </w:r>
      </w:fldSimple>
      <w:r w:rsidRPr="00936713">
        <w:t xml:space="preserve"> Entwurfsentscheidung: Einsatz von Asynchroner Datensynchronisation</w:t>
      </w:r>
      <w:bookmarkEnd w:id="179"/>
    </w:p>
    <w:tbl>
      <w:tblPr>
        <w:tblStyle w:val="GridTable5Dark-Accent3"/>
        <w:tblW w:w="0" w:type="auto"/>
        <w:tblLook w:val="04A0" w:firstRow="1" w:lastRow="0" w:firstColumn="1" w:lastColumn="0" w:noHBand="0" w:noVBand="1"/>
      </w:tblPr>
      <w:tblGrid>
        <w:gridCol w:w="1980"/>
        <w:gridCol w:w="7477"/>
      </w:tblGrid>
      <w:tr w:rsidR="006A0679" w:rsidRPr="00936713"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936713" w:rsidRDefault="006A0679" w:rsidP="006A0679">
            <w:r w:rsidRPr="00936713">
              <w:t>ID</w:t>
            </w:r>
          </w:p>
        </w:tc>
        <w:tc>
          <w:tcPr>
            <w:tcW w:w="7477" w:type="dxa"/>
          </w:tcPr>
          <w:p w14:paraId="7154E6C0" w14:textId="7D0540DC" w:rsidR="006A0679" w:rsidRPr="00936713" w:rsidRDefault="006A0679" w:rsidP="006A0679">
            <w:pPr>
              <w:cnfStyle w:val="100000000000" w:firstRow="1" w:lastRow="0" w:firstColumn="0" w:lastColumn="0" w:oddVBand="0" w:evenVBand="0" w:oddHBand="0" w:evenHBand="0" w:firstRowFirstColumn="0" w:firstRowLastColumn="0" w:lastRowFirstColumn="0" w:lastRowLastColumn="0"/>
            </w:pPr>
            <w:r w:rsidRPr="00936713">
              <w:t>ADR-00</w:t>
            </w:r>
            <w:r w:rsidR="00FB060E" w:rsidRPr="00936713">
              <w:t>2</w:t>
            </w:r>
          </w:p>
        </w:tc>
      </w:tr>
      <w:tr w:rsidR="005955FE" w:rsidRPr="00936713"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936713" w:rsidRDefault="005955FE" w:rsidP="006A0679">
            <w:r w:rsidRPr="00936713">
              <w:t>Titel</w:t>
            </w:r>
          </w:p>
        </w:tc>
        <w:tc>
          <w:tcPr>
            <w:tcW w:w="7477" w:type="dxa"/>
          </w:tcPr>
          <w:p w14:paraId="4112038C" w14:textId="721B2FE9" w:rsidR="005955FE" w:rsidRPr="00936713" w:rsidRDefault="005955FE" w:rsidP="006A0679">
            <w:pPr>
              <w:cnfStyle w:val="000000100000" w:firstRow="0" w:lastRow="0" w:firstColumn="0" w:lastColumn="0" w:oddVBand="0" w:evenVBand="0" w:oddHBand="1" w:evenHBand="0" w:firstRowFirstColumn="0" w:firstRowLastColumn="0" w:lastRowFirstColumn="0" w:lastRowLastColumn="0"/>
            </w:pPr>
            <w:r w:rsidRPr="00936713">
              <w:t xml:space="preserve">Verwendung von </w:t>
            </w:r>
            <w:r w:rsidR="006E00F8">
              <w:t>a</w:t>
            </w:r>
            <w:r w:rsidRPr="00936713">
              <w:t>synchroner Datensynchronisation</w:t>
            </w:r>
          </w:p>
        </w:tc>
      </w:tr>
      <w:tr w:rsidR="005955FE" w:rsidRPr="00936713"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936713" w:rsidRDefault="005955FE" w:rsidP="006A0679">
            <w:r w:rsidRPr="00936713">
              <w:t>Kontext</w:t>
            </w:r>
          </w:p>
        </w:tc>
        <w:tc>
          <w:tcPr>
            <w:tcW w:w="7477" w:type="dxa"/>
          </w:tcPr>
          <w:p w14:paraId="3A3F3E67" w14:textId="3C0E11A4"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w:t>
            </w:r>
            <w:r w:rsidR="00562437" w:rsidRPr="00936713">
              <w:t>beschreiben zwei Entwurfsmuster für die</w:t>
            </w:r>
            <w:r w:rsidRPr="00936713">
              <w:t xml:space="preserve"> Datensynchronisation </w:t>
            </w:r>
            <w:r w:rsidR="00562437" w:rsidRPr="00936713">
              <w:fldChar w:fldCharType="begin"/>
            </w:r>
            <w:r w:rsidR="00562437" w:rsidRPr="00936713">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936713">
              <w:fldChar w:fldCharType="separate"/>
            </w:r>
            <w:r w:rsidR="00562437" w:rsidRPr="00936713">
              <w:t>[5]</w:t>
            </w:r>
            <w:r w:rsidR="00562437" w:rsidRPr="00936713">
              <w:fldChar w:fldCharType="end"/>
            </w:r>
            <w:r w:rsidRPr="00936713">
              <w:t>.</w:t>
            </w:r>
          </w:p>
          <w:p w14:paraId="55F16507" w14:textId="77777777"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Synchrone Datenübertragung</w:t>
            </w:r>
          </w:p>
          <w:p w14:paraId="01C81C40" w14:textId="710641C5"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synchrone Datenübertragung ist im Kapitel </w:t>
            </w:r>
            <w:r w:rsidRPr="00936713">
              <w:fldChar w:fldCharType="begin"/>
            </w:r>
            <w:r w:rsidRPr="00936713">
              <w:instrText xml:space="preserve"> REF _Ref189042108 \r \h </w:instrText>
            </w:r>
            <w:r w:rsidRPr="00936713">
              <w:fldChar w:fldCharType="separate"/>
            </w:r>
            <w:r w:rsidRPr="00936713">
              <w:t>2.2.1.1</w:t>
            </w:r>
            <w:r w:rsidRPr="00936713">
              <w:fldChar w:fldCharType="end"/>
            </w:r>
            <w:r w:rsidRPr="00936713">
              <w:t xml:space="preserve"> beschrieben. </w:t>
            </w:r>
            <w:r w:rsidR="00046DF7">
              <w:t xml:space="preserve">Die </w:t>
            </w:r>
            <w:r w:rsidRPr="00936713">
              <w:t>Anwendung wartet nach der Initialisierung von Datensynchronisation auf die Antwort. Wä</w:t>
            </w:r>
            <w:r w:rsidR="00046DF7">
              <w:t>h</w:t>
            </w:r>
            <w:r w:rsidRPr="00936713">
              <w:t>rend des Synchronisationsvorgangs ist die Benutzerinteraktion blockiert.</w:t>
            </w:r>
          </w:p>
          <w:p w14:paraId="626F1FC0" w14:textId="77777777" w:rsidR="00562437"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Asynchrone Datenübertragung</w:t>
            </w:r>
          </w:p>
          <w:p w14:paraId="12F28D12" w14:textId="32ACA23B"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asynchrone Datenübertragung ist im Kapitel </w:t>
            </w:r>
            <w:r w:rsidRPr="00936713">
              <w:fldChar w:fldCharType="begin"/>
            </w:r>
            <w:r w:rsidRPr="00936713">
              <w:instrText xml:space="preserve"> REF _Ref189042257 \r \h </w:instrText>
            </w:r>
            <w:r w:rsidRPr="00936713">
              <w:fldChar w:fldCharType="separate"/>
            </w:r>
            <w:r w:rsidRPr="00936713">
              <w:t>2.2.1.2</w:t>
            </w:r>
            <w:r w:rsidRPr="00936713">
              <w:fldChar w:fldCharType="end"/>
            </w:r>
            <w:r w:rsidRPr="00936713">
              <w:t xml:space="preserve"> beschrieben. Die Synchronisation von Daten wird in eine</w:t>
            </w:r>
            <w:r w:rsidR="00046DF7">
              <w:t>m</w:t>
            </w:r>
            <w:r w:rsidRPr="00936713">
              <w:t xml:space="preserve"> Subprozess initiiert, wä</w:t>
            </w:r>
            <w:r w:rsidR="00046DF7">
              <w:t>h</w:t>
            </w:r>
            <w:r w:rsidRPr="00936713">
              <w:t xml:space="preserve">rend die Benutzeroberfläche für den Benutzenden </w:t>
            </w:r>
            <w:r w:rsidR="00046DF7">
              <w:t>verwendbar</w:t>
            </w:r>
            <w:r w:rsidR="00046DF7" w:rsidRPr="00936713">
              <w:t xml:space="preserve"> </w:t>
            </w:r>
            <w:r w:rsidRPr="00936713">
              <w:t>bliebt.</w:t>
            </w:r>
          </w:p>
        </w:tc>
      </w:tr>
      <w:tr w:rsidR="005955FE" w:rsidRPr="00936713"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936713" w:rsidRDefault="005955FE" w:rsidP="006A0679">
            <w:r w:rsidRPr="00936713">
              <w:t>Ent</w:t>
            </w:r>
            <w:r w:rsidR="00562437" w:rsidRPr="00936713">
              <w:t>s</w:t>
            </w:r>
            <w:r w:rsidRPr="00936713">
              <w:t>cheidung</w:t>
            </w:r>
          </w:p>
        </w:tc>
        <w:tc>
          <w:tcPr>
            <w:tcW w:w="7477" w:type="dxa"/>
          </w:tcPr>
          <w:p w14:paraId="4754714F" w14:textId="58F67324" w:rsidR="005955FE" w:rsidRPr="00936713" w:rsidRDefault="00562437" w:rsidP="006A0679">
            <w:pPr>
              <w:cnfStyle w:val="000000100000" w:firstRow="0" w:lastRow="0" w:firstColumn="0" w:lastColumn="0" w:oddVBand="0" w:evenVBand="0" w:oddHBand="1" w:evenHBand="0" w:firstRowFirstColumn="0" w:firstRowLastColumn="0" w:lastRowFirstColumn="0" w:lastRowLastColumn="0"/>
            </w:pPr>
            <w:r w:rsidRPr="00936713">
              <w:t xml:space="preserve">Für die Datensynchronisation der </w:t>
            </w:r>
            <w:r w:rsidR="00046DF7">
              <w:t>«</w:t>
            </w:r>
            <w:r w:rsidRPr="00936713">
              <w:t>Baustellen App</w:t>
            </w:r>
            <w:r w:rsidR="00046DF7">
              <w:t>»</w:t>
            </w:r>
            <w:r w:rsidRPr="00936713">
              <w:t xml:space="preserve"> wird die asynchrone Datensynchronisation verwendet.</w:t>
            </w:r>
          </w:p>
        </w:tc>
      </w:tr>
      <w:tr w:rsidR="005955FE" w:rsidRPr="00936713"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936713" w:rsidRDefault="005955FE" w:rsidP="006A0679">
            <w:r w:rsidRPr="00936713">
              <w:t>Begründung</w:t>
            </w:r>
          </w:p>
        </w:tc>
        <w:tc>
          <w:tcPr>
            <w:tcW w:w="7477" w:type="dxa"/>
          </w:tcPr>
          <w:p w14:paraId="71AE3EAF" w14:textId="73E62287" w:rsidR="005955FE" w:rsidRPr="00936713" w:rsidRDefault="00FD2095" w:rsidP="006A0679">
            <w:pPr>
              <w:cnfStyle w:val="000000000000" w:firstRow="0" w:lastRow="0" w:firstColumn="0" w:lastColumn="0" w:oddVBand="0" w:evenVBand="0" w:oddHBand="0" w:evenHBand="0" w:firstRowFirstColumn="0" w:firstRowLastColumn="0" w:lastRowFirstColumn="0" w:lastRowLastColumn="0"/>
            </w:pPr>
            <w:r w:rsidRPr="00936713">
              <w:t>Die He</w:t>
            </w:r>
            <w:r w:rsidR="006051FF" w:rsidRPr="00936713">
              <w:t>l</w:t>
            </w:r>
            <w:r w:rsidRPr="00936713">
              <w:t>ion AG setzt</w:t>
            </w:r>
            <w:r w:rsidR="00046DF7">
              <w:t>,</w:t>
            </w:r>
            <w:r w:rsidR="00046DF7" w:rsidRPr="00936713">
              <w:t xml:space="preserve"> wie in den Qualitätszielen beschrieben (QZ-003)</w:t>
            </w:r>
            <w:r w:rsidR="00046DF7">
              <w:t>,</w:t>
            </w:r>
            <w:r w:rsidRPr="00936713">
              <w:t xml:space="preserve"> eine bedienerfreundliche Benutzer</w:t>
            </w:r>
            <w:r w:rsidR="006051FF" w:rsidRPr="00936713">
              <w:t>o</w:t>
            </w:r>
            <w:r w:rsidRPr="00936713">
              <w:t xml:space="preserve">berfläche voraus. Deshalb wird auf das </w:t>
            </w:r>
            <w:r w:rsidR="006051FF" w:rsidRPr="00936713">
              <w:t>a</w:t>
            </w:r>
            <w:r w:rsidRPr="00936713">
              <w:t>synchrone Datensychnronisations</w:t>
            </w:r>
            <w:r w:rsidR="006051FF" w:rsidRPr="00936713">
              <w:t xml:space="preserve">pattern in der Umsetzung der </w:t>
            </w:r>
            <w:r w:rsidR="00046DF7">
              <w:t>«</w:t>
            </w:r>
            <w:r w:rsidR="006051FF" w:rsidRPr="00936713">
              <w:t>Baustellen App</w:t>
            </w:r>
            <w:r w:rsidR="00046DF7">
              <w:t>»</w:t>
            </w:r>
            <w:r w:rsidR="006051FF" w:rsidRPr="00936713">
              <w:t xml:space="preserve"> gesetzt.</w:t>
            </w:r>
          </w:p>
        </w:tc>
      </w:tr>
      <w:tr w:rsidR="005955FE" w:rsidRPr="00936713"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936713" w:rsidRDefault="005955FE" w:rsidP="006A0679">
            <w:r w:rsidRPr="00936713">
              <w:t>Konsequenz</w:t>
            </w:r>
          </w:p>
        </w:tc>
        <w:tc>
          <w:tcPr>
            <w:tcW w:w="7477" w:type="dxa"/>
          </w:tcPr>
          <w:p w14:paraId="79349988" w14:textId="5C10FDFD" w:rsidR="005955FE" w:rsidRPr="00936713" w:rsidRDefault="006051FF" w:rsidP="006A0679">
            <w:pPr>
              <w:cnfStyle w:val="000000100000" w:firstRow="0" w:lastRow="0" w:firstColumn="0" w:lastColumn="0" w:oddVBand="0" w:evenVBand="0" w:oddHBand="1" w:evenHBand="0" w:firstRowFirstColumn="0" w:firstRowLastColumn="0" w:lastRowFirstColumn="0" w:lastRowLastColumn="0"/>
            </w:pPr>
            <w:r w:rsidRPr="00936713">
              <w:t xml:space="preserve">Das </w:t>
            </w:r>
            <w:r w:rsidR="00046DF7" w:rsidRPr="00936713">
              <w:t>State</w:t>
            </w:r>
            <w:r w:rsidR="00046DF7">
              <w:t>-</w:t>
            </w:r>
            <w:r w:rsidR="00046DF7" w:rsidRPr="00936713">
              <w:t>Management</w:t>
            </w:r>
            <w:r w:rsidRPr="00936713">
              <w:t xml:space="preserve"> der Applikation wird etwas komplexer. Sollte es sich zeigen, das</w:t>
            </w:r>
            <w:r w:rsidR="00046DF7">
              <w:t>s</w:t>
            </w:r>
            <w:r w:rsidRPr="00936713">
              <w:t xml:space="preserve"> gewisse Module der </w:t>
            </w:r>
            <w:r w:rsidR="00046DF7">
              <w:t>«</w:t>
            </w:r>
            <w:r w:rsidRPr="00936713">
              <w:t>Baustellen App</w:t>
            </w:r>
            <w:r w:rsidR="00046DF7">
              <w:t>»</w:t>
            </w:r>
            <w:r w:rsidRPr="00936713">
              <w:t xml:space="preserve"> auf komplette Datensätze oder dringend auf die Antwort einer Schnittstelle angewiesen sind, muss das im </w:t>
            </w:r>
            <w:r w:rsidR="00046DF7" w:rsidRPr="00936713">
              <w:t>State</w:t>
            </w:r>
            <w:r w:rsidR="00046DF7">
              <w:t>-</w:t>
            </w:r>
            <w:r w:rsidR="00046DF7" w:rsidRPr="00936713">
              <w:t>Management</w:t>
            </w:r>
            <w:r w:rsidRPr="00936713">
              <w:t xml:space="preserve"> berücksichtig werden.</w:t>
            </w:r>
          </w:p>
        </w:tc>
      </w:tr>
      <w:tr w:rsidR="005955FE" w:rsidRPr="00936713"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936713" w:rsidRDefault="005955FE" w:rsidP="006A0679">
            <w:r w:rsidRPr="00936713">
              <w:t>Alternativen</w:t>
            </w:r>
          </w:p>
        </w:tc>
        <w:tc>
          <w:tcPr>
            <w:tcW w:w="7477" w:type="dxa"/>
          </w:tcPr>
          <w:p w14:paraId="4A8D2021" w14:textId="3E341F8B" w:rsidR="005955FE" w:rsidRPr="00936713" w:rsidRDefault="006051FF" w:rsidP="00FB060E">
            <w:pPr>
              <w:keepNext/>
              <w:cnfStyle w:val="000000000000" w:firstRow="0" w:lastRow="0" w:firstColumn="0" w:lastColumn="0" w:oddVBand="0" w:evenVBand="0" w:oddHBand="0" w:evenHBand="0" w:firstRowFirstColumn="0" w:firstRowLastColumn="0" w:lastRowFirstColumn="0" w:lastRowLastColumn="0"/>
            </w:pPr>
            <w:r w:rsidRPr="00936713">
              <w:t>Synchrone Datenübertragung</w:t>
            </w:r>
          </w:p>
        </w:tc>
      </w:tr>
    </w:tbl>
    <w:p w14:paraId="69166E38" w14:textId="6B16C35C" w:rsidR="00AE7F9C" w:rsidRPr="00936713" w:rsidRDefault="004D64D5" w:rsidP="004D64D5">
      <w:pPr>
        <w:pStyle w:val="Heading4"/>
      </w:pPr>
      <w:r w:rsidRPr="00936713">
        <w:lastRenderedPageBreak/>
        <w:t xml:space="preserve">Einsatz von </w:t>
      </w:r>
      <w:r w:rsidR="00513C18" w:rsidRPr="00936713">
        <w:t>«</w:t>
      </w:r>
      <w:r w:rsidRPr="00936713">
        <w:t>Complete Storage</w:t>
      </w:r>
      <w:r w:rsidR="00513C18" w:rsidRPr="00936713">
        <w:t>»</w:t>
      </w:r>
      <w:r w:rsidR="007F3393" w:rsidRPr="00936713">
        <w:t xml:space="preserve"> für den </w:t>
      </w:r>
      <w:r w:rsidR="00C70D2F" w:rsidRPr="00936713">
        <w:t>m</w:t>
      </w:r>
      <w:r w:rsidR="007F3393" w:rsidRPr="00936713">
        <w:t>obilen Client</w:t>
      </w:r>
    </w:p>
    <w:p w14:paraId="206D18B9" w14:textId="6AD4B8AF" w:rsidR="00C70D2F" w:rsidRPr="00936713" w:rsidRDefault="00C70D2F" w:rsidP="00C70D2F">
      <w:pPr>
        <w:pStyle w:val="Caption"/>
        <w:keepNext/>
      </w:pPr>
      <w:bookmarkStart w:id="180" w:name="_Toc190802551"/>
      <w:r w:rsidRPr="00936713">
        <w:t xml:space="preserve">Tabelle </w:t>
      </w:r>
      <w:fldSimple w:instr=" SEQ Tabelle \* ARABIC ">
        <w:r w:rsidR="00D64016">
          <w:rPr>
            <w:noProof/>
          </w:rPr>
          <w:t>28</w:t>
        </w:r>
      </w:fldSimple>
      <w:r w:rsidRPr="00936713">
        <w:t xml:space="preserve"> Entwurfsentscheidung: Complete Storage für den mobilen Client</w:t>
      </w:r>
      <w:bookmarkEnd w:id="180"/>
    </w:p>
    <w:tbl>
      <w:tblPr>
        <w:tblStyle w:val="GridTable5Dark-Accent3"/>
        <w:tblW w:w="0" w:type="auto"/>
        <w:tblLook w:val="04A0" w:firstRow="1" w:lastRow="0" w:firstColumn="1" w:lastColumn="0" w:noHBand="0" w:noVBand="1"/>
      </w:tblPr>
      <w:tblGrid>
        <w:gridCol w:w="1980"/>
        <w:gridCol w:w="7477"/>
      </w:tblGrid>
      <w:tr w:rsidR="004B2D30" w:rsidRPr="00936713"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936713" w:rsidRDefault="004B2D30" w:rsidP="00683AD8">
            <w:r w:rsidRPr="00936713">
              <w:t>ID</w:t>
            </w:r>
          </w:p>
        </w:tc>
        <w:tc>
          <w:tcPr>
            <w:tcW w:w="7477" w:type="dxa"/>
          </w:tcPr>
          <w:p w14:paraId="198D82F4" w14:textId="77777777" w:rsidR="004B2D30" w:rsidRPr="00936713" w:rsidRDefault="004B2D30"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4B2D30" w:rsidRPr="00936713"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936713" w:rsidRDefault="004B2D30" w:rsidP="00683AD8">
            <w:r w:rsidRPr="00936713">
              <w:t>Titel</w:t>
            </w:r>
          </w:p>
        </w:tc>
        <w:tc>
          <w:tcPr>
            <w:tcW w:w="7477" w:type="dxa"/>
          </w:tcPr>
          <w:p w14:paraId="57593BDC" w14:textId="6FA4B94E" w:rsidR="004B2D30" w:rsidRPr="00936713" w:rsidRDefault="004B2D30" w:rsidP="00683AD8">
            <w:pPr>
              <w:cnfStyle w:val="000000100000" w:firstRow="0" w:lastRow="0" w:firstColumn="0" w:lastColumn="0" w:oddVBand="0" w:evenVBand="0" w:oddHBand="1" w:evenHBand="0" w:firstRowFirstColumn="0" w:firstRowLastColumn="0" w:lastRowFirstColumn="0" w:lastRowLastColumn="0"/>
            </w:pPr>
            <w:r w:rsidRPr="00936713">
              <w:t>Anwendung des Complete Storage Pattern</w:t>
            </w:r>
          </w:p>
        </w:tc>
      </w:tr>
      <w:tr w:rsidR="004B2D30" w:rsidRPr="00936713"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936713" w:rsidRDefault="004B2D30" w:rsidP="00683AD8">
            <w:r w:rsidRPr="00936713">
              <w:t>Kontext</w:t>
            </w:r>
          </w:p>
        </w:tc>
        <w:tc>
          <w:tcPr>
            <w:tcW w:w="7477" w:type="dxa"/>
          </w:tcPr>
          <w:p w14:paraId="5DE5410B" w14:textId="331FAD8B"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beschreiben zwei Entwurfsmuster für die Datenspeicherung </w:t>
            </w:r>
            <w:r w:rsidRPr="00936713">
              <w:fldChar w:fldCharType="begin"/>
            </w:r>
            <w:r w:rsidR="00EE5947" w:rsidRPr="00936713">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3EFD1EB5" w14:textId="77777777"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Partial Storage</w:t>
            </w:r>
          </w:p>
          <w:p w14:paraId="1F64862B" w14:textId="5A2DD6B2"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Partial Storage ist im Kapitel </w:t>
            </w:r>
            <w:r w:rsidRPr="00936713">
              <w:fldChar w:fldCharType="begin"/>
            </w:r>
            <w:r w:rsidRPr="00936713">
              <w:instrText xml:space="preserve"> REF _Ref189053272 \r \h </w:instrText>
            </w:r>
            <w:r w:rsidRPr="00936713">
              <w:fldChar w:fldCharType="separate"/>
            </w:r>
            <w:r w:rsidRPr="00936713">
              <w:t>2.2.2.1</w:t>
            </w:r>
            <w:r w:rsidRPr="00936713">
              <w:fldChar w:fldCharType="end"/>
            </w:r>
            <w:r w:rsidRPr="00936713">
              <w:t xml:space="preserve"> beschrieben. </w:t>
            </w:r>
            <w:r w:rsidR="00027587" w:rsidRPr="00936713">
              <w:t>Prinzipiell</w:t>
            </w:r>
            <w:r w:rsidRPr="00936713">
              <w:t xml:space="preserve"> werden Daten nur geladen</w:t>
            </w:r>
            <w:r w:rsidR="00027587">
              <w:t>,</w:t>
            </w:r>
            <w:r w:rsidRPr="00936713">
              <w:t xml:space="preserve"> wenn sie benötigt werden.</w:t>
            </w:r>
            <w:r w:rsidR="007F3393" w:rsidRPr="00936713">
              <w:t xml:space="preserve"> Dadurch wird der benötigte Speicher optimiert.</w:t>
            </w:r>
          </w:p>
          <w:p w14:paraId="6E7BD0D9" w14:textId="77777777" w:rsidR="004B2D30" w:rsidRPr="00936713"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Complete Storage</w:t>
            </w:r>
          </w:p>
          <w:p w14:paraId="104D57C9" w14:textId="569943C2"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Complete Storage ist im Kapitel </w:t>
            </w:r>
            <w:r w:rsidRPr="00936713">
              <w:fldChar w:fldCharType="begin"/>
            </w:r>
            <w:r w:rsidRPr="00936713">
              <w:instrText xml:space="preserve"> REF _Ref189053347 \r \h </w:instrText>
            </w:r>
            <w:r w:rsidRPr="00936713">
              <w:fldChar w:fldCharType="separate"/>
            </w:r>
            <w:r w:rsidRPr="00936713">
              <w:t>2.2.2.2</w:t>
            </w:r>
            <w:r w:rsidRPr="00936713">
              <w:fldChar w:fldCharType="end"/>
            </w:r>
            <w:r w:rsidRPr="00936713">
              <w:t xml:space="preserve"> beschrieben. </w:t>
            </w:r>
            <w:r w:rsidR="007F3393" w:rsidRPr="00936713">
              <w:t>Dies</w:t>
            </w:r>
            <w:r w:rsidR="00027587">
              <w:t>es</w:t>
            </w:r>
            <w:r w:rsidR="007F3393" w:rsidRPr="00936713">
              <w:t xml:space="preserve"> erhöht die Verfügbarkeit der Daten</w:t>
            </w:r>
            <w:r w:rsidR="00027587">
              <w:t>,</w:t>
            </w:r>
            <w:r w:rsidR="007F3393" w:rsidRPr="00936713">
              <w:t xml:space="preserve"> auch wenn die Netzwerk Konnektivität unterbrochen ist.</w:t>
            </w:r>
          </w:p>
        </w:tc>
      </w:tr>
      <w:tr w:rsidR="004B2D30" w:rsidRPr="00936713"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936713" w:rsidRDefault="004B2D30" w:rsidP="00683AD8">
            <w:r w:rsidRPr="00936713">
              <w:t>Entscheidung</w:t>
            </w:r>
          </w:p>
        </w:tc>
        <w:tc>
          <w:tcPr>
            <w:tcW w:w="7477" w:type="dxa"/>
          </w:tcPr>
          <w:p w14:paraId="6D06E7F5" w14:textId="71629455" w:rsidR="004B2D30" w:rsidRPr="00936713" w:rsidRDefault="007F3393" w:rsidP="00683AD8">
            <w:pPr>
              <w:cnfStyle w:val="000000100000" w:firstRow="0" w:lastRow="0" w:firstColumn="0" w:lastColumn="0" w:oddVBand="0" w:evenVBand="0" w:oddHBand="1" w:evenHBand="0" w:firstRowFirstColumn="0" w:firstRowLastColumn="0" w:lastRowFirstColumn="0" w:lastRowLastColumn="0"/>
            </w:pPr>
            <w:r w:rsidRPr="00936713">
              <w:t>Für den mobilen Client wird das Entwurfsmuster Complete Storage angewendet.</w:t>
            </w:r>
          </w:p>
        </w:tc>
      </w:tr>
      <w:tr w:rsidR="004B2D30" w:rsidRPr="00936713"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936713" w:rsidRDefault="004B2D30" w:rsidP="00683AD8">
            <w:r w:rsidRPr="00936713">
              <w:t>Begründung</w:t>
            </w:r>
          </w:p>
        </w:tc>
        <w:tc>
          <w:tcPr>
            <w:tcW w:w="7477" w:type="dxa"/>
          </w:tcPr>
          <w:p w14:paraId="7CDA78B7" w14:textId="41E71BDF" w:rsidR="004B2D30" w:rsidRPr="00936713" w:rsidRDefault="007F3393" w:rsidP="00683AD8">
            <w:pPr>
              <w:cnfStyle w:val="000000000000" w:firstRow="0" w:lastRow="0" w:firstColumn="0" w:lastColumn="0" w:oddVBand="0" w:evenVBand="0" w:oddHBand="0" w:evenHBand="0" w:firstRowFirstColumn="0" w:firstRowLastColumn="0" w:lastRowFirstColumn="0" w:lastRowLastColumn="0"/>
            </w:pPr>
            <w:r w:rsidRPr="00936713">
              <w:t xml:space="preserve">Die wichtigste Anforderung an die mobile App ist die </w:t>
            </w:r>
            <w:r w:rsidR="00027587" w:rsidRPr="00936713">
              <w:t>Offline-Fähigkeit</w:t>
            </w:r>
            <w:r w:rsidRPr="00936713">
              <w:t xml:space="preserve"> (QZ-001). Ein von Helion AG bestätigter Fakt ist, dass die Konnektivität der Geräte auf der Baustelle oft unterbrochen ist. Deshalb kommt für den mobilen Client nur d</w:t>
            </w:r>
            <w:r w:rsidR="00C70D2F" w:rsidRPr="00936713">
              <w:t xml:space="preserve">as Muster </w:t>
            </w:r>
            <w:r w:rsidR="00027587">
              <w:t>«</w:t>
            </w:r>
            <w:r w:rsidR="00C70D2F" w:rsidRPr="00936713">
              <w:t>Complete Storage</w:t>
            </w:r>
            <w:r w:rsidR="00027587">
              <w:t>»</w:t>
            </w:r>
            <w:r w:rsidR="00C70D2F" w:rsidRPr="00936713">
              <w:t xml:space="preserve"> in Frage</w:t>
            </w:r>
            <w:r w:rsidR="00540E2F">
              <w:t>. Damit kann die Anforderung an die Verfügbarkeit von Projektdaten im offline Betrieb erfüllt werden</w:t>
            </w:r>
            <w:r w:rsidR="00C70D2F" w:rsidRPr="00936713">
              <w:t>.</w:t>
            </w:r>
          </w:p>
          <w:p w14:paraId="54269213" w14:textId="77777777"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74B7AA44"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r w:rsidRPr="00936713">
              <w:t>Der Einsatz von «Complete Storage» bezieht sich auf offline synchronisierte</w:t>
            </w:r>
            <w:r w:rsidR="00027587">
              <w:t>n</w:t>
            </w:r>
            <w:r w:rsidRPr="00936713">
              <w:t xml:space="preserve"> Datensätze auf dem Projektlevel. Das bedeutet, dass jeweils ganze Projekte und zum Projekt gehörende Daten </w:t>
            </w:r>
            <w:r w:rsidR="00027587" w:rsidRPr="00936713">
              <w:t>komplett</w:t>
            </w:r>
            <w:r w:rsidRPr="00936713">
              <w:t xml:space="preserve"> synchronisiert werden. Alle Projekte zu synchronisieren</w:t>
            </w:r>
            <w:r w:rsidR="00027587">
              <w:t>,</w:t>
            </w:r>
            <w:r w:rsidRPr="00936713">
              <w:t xml:space="preserve"> wäre aus speichertechnischen Gründen nicht möglich.</w:t>
            </w:r>
            <w:r w:rsidR="001142FE" w:rsidRPr="00936713">
              <w:t xml:space="preserve"> Der Benutzer muss zu synchronisierende Projekte auswählen (Favoritenfunktion).</w:t>
            </w:r>
          </w:p>
        </w:tc>
      </w:tr>
      <w:tr w:rsidR="004B2D30" w:rsidRPr="00936713"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936713" w:rsidRDefault="004B2D30" w:rsidP="00683AD8">
            <w:r w:rsidRPr="00936713">
              <w:t>Konsequenz</w:t>
            </w:r>
          </w:p>
        </w:tc>
        <w:tc>
          <w:tcPr>
            <w:tcW w:w="7477" w:type="dxa"/>
          </w:tcPr>
          <w:p w14:paraId="26288477" w14:textId="69D741D8" w:rsidR="004B2D30" w:rsidRPr="00936713" w:rsidRDefault="00C70D2F" w:rsidP="00683AD8">
            <w:pPr>
              <w:cnfStyle w:val="000000100000" w:firstRow="0" w:lastRow="0" w:firstColumn="0" w:lastColumn="0" w:oddVBand="0" w:evenVBand="0" w:oddHBand="1" w:evenHBand="0" w:firstRowFirstColumn="0" w:firstRowLastColumn="0" w:lastRowFirstColumn="0" w:lastRowLastColumn="0"/>
            </w:pPr>
            <w:r w:rsidRPr="00936713">
              <w:t>Der Speicherbedarf auf den mobilen Endgeräten ist begrenzt. Das muss in der Umsetzung berücksichtigt werden. Entsprechend muss fehlender Speicherplatz in der mobilen App behandelt werden.</w:t>
            </w:r>
          </w:p>
        </w:tc>
      </w:tr>
      <w:tr w:rsidR="004B2D30" w:rsidRPr="00936713"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936713" w:rsidRDefault="004B2D30" w:rsidP="00683AD8">
            <w:r w:rsidRPr="00936713">
              <w:t>Alternativen</w:t>
            </w:r>
          </w:p>
        </w:tc>
        <w:tc>
          <w:tcPr>
            <w:tcW w:w="7477" w:type="dxa"/>
          </w:tcPr>
          <w:p w14:paraId="7951923B" w14:textId="3B1554F6" w:rsidR="004B2D30" w:rsidRPr="00936713" w:rsidRDefault="00C70D2F" w:rsidP="00683AD8">
            <w:pPr>
              <w:keepNext/>
              <w:cnfStyle w:val="000000000000" w:firstRow="0" w:lastRow="0" w:firstColumn="0" w:lastColumn="0" w:oddVBand="0" w:evenVBand="0" w:oddHBand="0" w:evenHBand="0" w:firstRowFirstColumn="0" w:firstRowLastColumn="0" w:lastRowFirstColumn="0" w:lastRowLastColumn="0"/>
            </w:pPr>
            <w:r w:rsidRPr="00936713">
              <w:t>Anzahl der zu speichernden Datensets beschränken.</w:t>
            </w:r>
          </w:p>
        </w:tc>
      </w:tr>
    </w:tbl>
    <w:p w14:paraId="202E4450" w14:textId="77777777" w:rsidR="004D64D5" w:rsidRPr="00936713" w:rsidRDefault="004D64D5" w:rsidP="004D64D5"/>
    <w:p w14:paraId="1FE82AF8" w14:textId="1D4744E7" w:rsidR="00C70D2F" w:rsidRPr="00936713" w:rsidRDefault="00C70D2F" w:rsidP="00C70D2F">
      <w:pPr>
        <w:pStyle w:val="Heading4"/>
      </w:pPr>
      <w:bookmarkStart w:id="181" w:name="_Ref189387422"/>
      <w:r w:rsidRPr="00936713">
        <w:t xml:space="preserve">Einsatz von </w:t>
      </w:r>
      <w:r w:rsidR="00513C18" w:rsidRPr="00936713">
        <w:t>«</w:t>
      </w:r>
      <w:r w:rsidRPr="00936713">
        <w:t>Timestamp Transf</w:t>
      </w:r>
      <w:r w:rsidR="00540E2F">
        <w:t>e</w:t>
      </w:r>
      <w:r w:rsidRPr="00936713">
        <w:t>r</w:t>
      </w:r>
      <w:r w:rsidR="00513C18" w:rsidRPr="00936713">
        <w:t>»</w:t>
      </w:r>
      <w:r w:rsidRPr="00936713">
        <w:t xml:space="preserve"> für den mobilen Client</w:t>
      </w:r>
      <w:bookmarkEnd w:id="181"/>
    </w:p>
    <w:p w14:paraId="4F469CCF" w14:textId="61E8083C" w:rsidR="00C70D2F" w:rsidRPr="00936713" w:rsidRDefault="00513C18" w:rsidP="00C70D2F">
      <w:r w:rsidRPr="00936713">
        <w:t>Der mobile Client von der «Baustellen App» hat die bedeutende Eigenschaft, dass der Client für unbestimmte Zeit offline sein kann. Wä</w:t>
      </w:r>
      <w:r w:rsidR="00027587">
        <w:t>h</w:t>
      </w:r>
      <w:r w:rsidRPr="00936713">
        <w:t xml:space="preserve">rend dieser Zeit können Datensätze auf dem mobilen Client und im Backend auseinander divergieren. Deshalb ist die </w:t>
      </w:r>
      <w:r w:rsidR="00027587" w:rsidRPr="00936713">
        <w:t>Art</w:t>
      </w:r>
      <w:r w:rsidRPr="00936713">
        <w:t xml:space="preserve"> der Datenübertragung und Zusammenführung zwischen dem mobilen Client und dem Backend von grosser Bedeutung.</w:t>
      </w:r>
    </w:p>
    <w:p w14:paraId="0AD8228F" w14:textId="77777777" w:rsidR="00513C18" w:rsidRPr="00936713" w:rsidRDefault="00513C18" w:rsidP="00C70D2F"/>
    <w:p w14:paraId="7D43B317" w14:textId="175B9B54" w:rsidR="00513C18" w:rsidRPr="00936713" w:rsidRDefault="00513C18" w:rsidP="00C70D2F">
      <w:r w:rsidRPr="00936713">
        <w:t>Als Basis für den Datentransfer wurden drei Verfahren in Betracht gezogen:</w:t>
      </w:r>
    </w:p>
    <w:p w14:paraId="14C2D6B0" w14:textId="08A885AB" w:rsidR="00513C18" w:rsidRPr="00936713" w:rsidRDefault="00513C18" w:rsidP="00513C18">
      <w:pPr>
        <w:pStyle w:val="Caption"/>
        <w:keepNext/>
      </w:pPr>
      <w:bookmarkStart w:id="182" w:name="_Toc190802552"/>
      <w:r w:rsidRPr="00936713">
        <w:t xml:space="preserve">Tabelle </w:t>
      </w:r>
      <w:fldSimple w:instr=" SEQ Tabelle \* ARABIC ">
        <w:r w:rsidR="00D64016">
          <w:rPr>
            <w:noProof/>
          </w:rPr>
          <w:t>29</w:t>
        </w:r>
      </w:fldSimple>
      <w:r w:rsidRPr="00936713">
        <w:t xml:space="preserve"> Varianten für die Datenübertragung zwischen </w:t>
      </w:r>
      <w:r w:rsidR="008023AA">
        <w:t>M</w:t>
      </w:r>
      <w:r w:rsidRPr="00936713">
        <w:t>obile Client und Backend</w:t>
      </w:r>
      <w:bookmarkEnd w:id="182"/>
    </w:p>
    <w:tbl>
      <w:tblPr>
        <w:tblStyle w:val="TabelleBFH2"/>
        <w:tblW w:w="0" w:type="auto"/>
        <w:tblLook w:val="04A0" w:firstRow="1" w:lastRow="0" w:firstColumn="1" w:lastColumn="0" w:noHBand="0" w:noVBand="1"/>
      </w:tblPr>
      <w:tblGrid>
        <w:gridCol w:w="766"/>
        <w:gridCol w:w="2977"/>
        <w:gridCol w:w="5639"/>
      </w:tblGrid>
      <w:tr w:rsidR="00513C18" w:rsidRPr="00936713"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936713" w:rsidRDefault="00513C18" w:rsidP="00C70D2F">
            <w:r w:rsidRPr="00936713">
              <w:t>ID</w:t>
            </w:r>
          </w:p>
        </w:tc>
        <w:tc>
          <w:tcPr>
            <w:tcW w:w="2977" w:type="dxa"/>
          </w:tcPr>
          <w:p w14:paraId="549A6D9E" w14:textId="6C0D11A5" w:rsidR="00513C18" w:rsidRPr="00936713" w:rsidRDefault="00513C18" w:rsidP="00C70D2F">
            <w:r w:rsidRPr="00936713">
              <w:t>Variante</w:t>
            </w:r>
          </w:p>
        </w:tc>
        <w:tc>
          <w:tcPr>
            <w:tcW w:w="5639" w:type="dxa"/>
          </w:tcPr>
          <w:p w14:paraId="436C29C1" w14:textId="3E59F9A6" w:rsidR="00513C18" w:rsidRPr="00936713" w:rsidRDefault="00513C18" w:rsidP="00C70D2F">
            <w:r w:rsidRPr="00936713">
              <w:t>Beschreibung</w:t>
            </w:r>
          </w:p>
        </w:tc>
      </w:tr>
      <w:tr w:rsidR="00513C18" w:rsidRPr="00936713" w14:paraId="7B3FB9B7" w14:textId="77777777" w:rsidTr="00513C18">
        <w:tc>
          <w:tcPr>
            <w:tcW w:w="766" w:type="dxa"/>
          </w:tcPr>
          <w:p w14:paraId="7E063484" w14:textId="4FC95057" w:rsidR="00513C18" w:rsidRPr="00936713" w:rsidRDefault="00513C18" w:rsidP="00C70D2F">
            <w:r w:rsidRPr="00936713">
              <w:t>V1</w:t>
            </w:r>
          </w:p>
        </w:tc>
        <w:tc>
          <w:tcPr>
            <w:tcW w:w="2977" w:type="dxa"/>
          </w:tcPr>
          <w:p w14:paraId="4F19B60C" w14:textId="404EC062" w:rsidR="00513C18" w:rsidRPr="00936713" w:rsidRDefault="00513C18" w:rsidP="00C70D2F">
            <w:r w:rsidRPr="00936713">
              <w:t>«Full Transfer»</w:t>
            </w:r>
          </w:p>
        </w:tc>
        <w:tc>
          <w:tcPr>
            <w:tcW w:w="5639" w:type="dxa"/>
          </w:tcPr>
          <w:p w14:paraId="2869BB35" w14:textId="7594914B" w:rsidR="00513C18" w:rsidRPr="00936713" w:rsidRDefault="00513C18" w:rsidP="00C70D2F">
            <w:r w:rsidRPr="00936713">
              <w:t xml:space="preserve">Siehe Kapitel </w:t>
            </w:r>
            <w:r w:rsidRPr="00936713">
              <w:fldChar w:fldCharType="begin"/>
            </w:r>
            <w:r w:rsidRPr="00936713">
              <w:instrText xml:space="preserve"> REF _Ref189055548 \r \h </w:instrText>
            </w:r>
            <w:r w:rsidRPr="00936713">
              <w:fldChar w:fldCharType="separate"/>
            </w:r>
            <w:r w:rsidRPr="00936713">
              <w:t>2.2.3.1</w:t>
            </w:r>
            <w:r w:rsidRPr="00936713">
              <w:fldChar w:fldCharType="end"/>
            </w:r>
          </w:p>
        </w:tc>
      </w:tr>
      <w:tr w:rsidR="00513C18" w:rsidRPr="00936713" w14:paraId="78C60E2E" w14:textId="77777777" w:rsidTr="00513C18">
        <w:tc>
          <w:tcPr>
            <w:tcW w:w="766" w:type="dxa"/>
          </w:tcPr>
          <w:p w14:paraId="758FA3C5" w14:textId="64D360D6" w:rsidR="00513C18" w:rsidRPr="00936713" w:rsidRDefault="00513C18" w:rsidP="00C70D2F">
            <w:r w:rsidRPr="00936713">
              <w:t>V2</w:t>
            </w:r>
          </w:p>
        </w:tc>
        <w:tc>
          <w:tcPr>
            <w:tcW w:w="2977" w:type="dxa"/>
          </w:tcPr>
          <w:p w14:paraId="228AB20E" w14:textId="2A0402C2" w:rsidR="00513C18" w:rsidRPr="00936713" w:rsidRDefault="00513C18" w:rsidP="00C70D2F">
            <w:r w:rsidRPr="00936713">
              <w:t>«Timestamp Transfer»</w:t>
            </w:r>
          </w:p>
        </w:tc>
        <w:tc>
          <w:tcPr>
            <w:tcW w:w="5639" w:type="dxa"/>
          </w:tcPr>
          <w:p w14:paraId="3DDD95BB" w14:textId="7380E8CE" w:rsidR="00513C18" w:rsidRPr="00936713" w:rsidRDefault="00513C18" w:rsidP="00C70D2F">
            <w:r w:rsidRPr="00936713">
              <w:t xml:space="preserve">Siehe Kapitel </w:t>
            </w:r>
            <w:r w:rsidRPr="00936713">
              <w:fldChar w:fldCharType="begin"/>
            </w:r>
            <w:r w:rsidRPr="00936713">
              <w:instrText xml:space="preserve"> REF _Ref189055590 \r \h </w:instrText>
            </w:r>
            <w:r w:rsidRPr="00936713">
              <w:fldChar w:fldCharType="separate"/>
            </w:r>
            <w:r w:rsidRPr="00936713">
              <w:t>2.2.3.2</w:t>
            </w:r>
            <w:r w:rsidRPr="00936713">
              <w:fldChar w:fldCharType="end"/>
            </w:r>
          </w:p>
        </w:tc>
      </w:tr>
      <w:tr w:rsidR="00513C18" w:rsidRPr="00936713" w14:paraId="6041CB78" w14:textId="77777777" w:rsidTr="00513C18">
        <w:tc>
          <w:tcPr>
            <w:tcW w:w="766" w:type="dxa"/>
          </w:tcPr>
          <w:p w14:paraId="3261A3C0" w14:textId="271C997A" w:rsidR="00513C18" w:rsidRPr="00936713" w:rsidRDefault="00513C18" w:rsidP="00C70D2F">
            <w:r w:rsidRPr="00936713">
              <w:t>V3</w:t>
            </w:r>
          </w:p>
        </w:tc>
        <w:tc>
          <w:tcPr>
            <w:tcW w:w="2977" w:type="dxa"/>
          </w:tcPr>
          <w:p w14:paraId="66D3C56E" w14:textId="3F4CA849" w:rsidR="00513C18" w:rsidRPr="00936713" w:rsidRDefault="00513C18" w:rsidP="00C70D2F">
            <w:r w:rsidRPr="00936713">
              <w:t>«Mathematical Transfer»</w:t>
            </w:r>
          </w:p>
        </w:tc>
        <w:tc>
          <w:tcPr>
            <w:tcW w:w="5639" w:type="dxa"/>
          </w:tcPr>
          <w:p w14:paraId="6549EE24" w14:textId="1C4C28BF" w:rsidR="00513C18" w:rsidRPr="00936713" w:rsidRDefault="00513C18" w:rsidP="00C70D2F">
            <w:r w:rsidRPr="00936713">
              <w:t xml:space="preserve">Siehe Kapitel </w:t>
            </w:r>
            <w:r w:rsidRPr="00936713">
              <w:fldChar w:fldCharType="begin"/>
            </w:r>
            <w:r w:rsidRPr="00936713">
              <w:instrText xml:space="preserve"> REF _Ref189055616 \r \h </w:instrText>
            </w:r>
            <w:r w:rsidRPr="00936713">
              <w:fldChar w:fldCharType="separate"/>
            </w:r>
            <w:r w:rsidRPr="00936713">
              <w:t>2.2.3.3</w:t>
            </w:r>
            <w:r w:rsidRPr="00936713">
              <w:fldChar w:fldCharType="end"/>
            </w:r>
          </w:p>
        </w:tc>
      </w:tr>
    </w:tbl>
    <w:p w14:paraId="2DD93F90" w14:textId="77777777" w:rsidR="00513C18" w:rsidRPr="00936713" w:rsidRDefault="00513C18" w:rsidP="00C70D2F"/>
    <w:p w14:paraId="73C23C15" w14:textId="6F094165" w:rsidR="00513C18" w:rsidRPr="00936713" w:rsidRDefault="00513C18" w:rsidP="00C70D2F">
      <w:r w:rsidRPr="00936713">
        <w:t>Um diese Varianten objektiv zu vergleichen und zu bewerten, wurde eine Nutzwertanalyse durchgeführt. In der folgenden Tabelle werden die relevanten Kriterien für die Auswahl aufgezeigt.</w:t>
      </w:r>
    </w:p>
    <w:p w14:paraId="31049BF2" w14:textId="1DFB0AF4" w:rsidR="00935344" w:rsidRPr="00936713" w:rsidRDefault="00935344" w:rsidP="00935344">
      <w:pPr>
        <w:pStyle w:val="Caption"/>
        <w:keepNext/>
      </w:pPr>
      <w:bookmarkStart w:id="183" w:name="_Toc190802553"/>
      <w:r w:rsidRPr="00936713">
        <w:lastRenderedPageBreak/>
        <w:t xml:space="preserve">Tabelle </w:t>
      </w:r>
      <w:fldSimple w:instr=" SEQ Tabelle \* ARABIC ">
        <w:r w:rsidR="00D64016">
          <w:rPr>
            <w:noProof/>
          </w:rPr>
          <w:t>30</w:t>
        </w:r>
      </w:fldSimple>
      <w:r w:rsidRPr="00936713">
        <w:t xml:space="preserve"> Bewertungskriterien bei der Auswahl des Datentransfermusters</w:t>
      </w:r>
      <w:bookmarkEnd w:id="183"/>
    </w:p>
    <w:tbl>
      <w:tblPr>
        <w:tblStyle w:val="TabelleBFH2"/>
        <w:tblW w:w="0" w:type="auto"/>
        <w:tblLook w:val="04A0" w:firstRow="1" w:lastRow="0" w:firstColumn="1" w:lastColumn="0" w:noHBand="0" w:noVBand="1"/>
      </w:tblPr>
      <w:tblGrid>
        <w:gridCol w:w="766"/>
        <w:gridCol w:w="2977"/>
        <w:gridCol w:w="5639"/>
      </w:tblGrid>
      <w:tr w:rsidR="00293E2B" w:rsidRPr="00936713"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936713" w:rsidRDefault="00513C18" w:rsidP="00C70D2F">
            <w:r w:rsidRPr="00936713">
              <w:t>ID</w:t>
            </w:r>
          </w:p>
        </w:tc>
        <w:tc>
          <w:tcPr>
            <w:tcW w:w="2977" w:type="dxa"/>
          </w:tcPr>
          <w:p w14:paraId="1E179CF8" w14:textId="29748A49" w:rsidR="00513C18" w:rsidRPr="00936713" w:rsidRDefault="00513C18" w:rsidP="00C70D2F">
            <w:r w:rsidRPr="00936713">
              <w:t>Bewertungskriterium</w:t>
            </w:r>
          </w:p>
        </w:tc>
        <w:tc>
          <w:tcPr>
            <w:tcW w:w="5639" w:type="dxa"/>
          </w:tcPr>
          <w:p w14:paraId="0AED890C" w14:textId="7D32FDC2" w:rsidR="00513C18" w:rsidRPr="00936713" w:rsidRDefault="00513C18" w:rsidP="00C70D2F">
            <w:r w:rsidRPr="00936713">
              <w:t>Beschreibung</w:t>
            </w:r>
          </w:p>
        </w:tc>
      </w:tr>
      <w:tr w:rsidR="00513C18" w:rsidRPr="00936713" w14:paraId="3D9C8BCF" w14:textId="77777777" w:rsidTr="00293E2B">
        <w:tc>
          <w:tcPr>
            <w:tcW w:w="766" w:type="dxa"/>
          </w:tcPr>
          <w:p w14:paraId="3AA67EEB" w14:textId="6CF88710" w:rsidR="00513C18" w:rsidRPr="00936713" w:rsidRDefault="00293E2B" w:rsidP="00C70D2F">
            <w:r w:rsidRPr="00936713">
              <w:t>K1</w:t>
            </w:r>
          </w:p>
        </w:tc>
        <w:tc>
          <w:tcPr>
            <w:tcW w:w="2977" w:type="dxa"/>
          </w:tcPr>
          <w:p w14:paraId="205FDFC1" w14:textId="634594C9" w:rsidR="00513C18" w:rsidRPr="00936713" w:rsidRDefault="00293E2B" w:rsidP="00C70D2F">
            <w:r w:rsidRPr="00936713">
              <w:t>Komplexität</w:t>
            </w:r>
          </w:p>
        </w:tc>
        <w:tc>
          <w:tcPr>
            <w:tcW w:w="5639" w:type="dxa"/>
          </w:tcPr>
          <w:p w14:paraId="3C753D7C" w14:textId="77777777" w:rsidR="00513C18" w:rsidRPr="00936713" w:rsidRDefault="00293E2B" w:rsidP="00C70D2F">
            <w:r w:rsidRPr="00936713">
              <w:t>Die betrachteten Lösungsvarianten unterscheiden sich in Bezug auf ihre Komplexität. Das Bewertungskriterium ist aus folgenden Gründen bedeutsam:</w:t>
            </w:r>
          </w:p>
          <w:p w14:paraId="2942EE4B" w14:textId="77777777" w:rsidR="00293E2B" w:rsidRPr="00936713" w:rsidRDefault="00293E2B" w:rsidP="00C70D2F"/>
          <w:p w14:paraId="61CE9303" w14:textId="040EBE93" w:rsidR="00293E2B" w:rsidRPr="00936713" w:rsidRDefault="00293E2B">
            <w:pPr>
              <w:pStyle w:val="ListParagraph"/>
              <w:numPr>
                <w:ilvl w:val="0"/>
                <w:numId w:val="21"/>
              </w:numPr>
              <w:rPr>
                <w:b/>
              </w:rPr>
            </w:pPr>
            <w:r w:rsidRPr="00936713">
              <w:rPr>
                <w:b/>
              </w:rPr>
              <w:t xml:space="preserve">Entwicklungszeit und </w:t>
            </w:r>
            <w:r w:rsidR="00D92B2B">
              <w:rPr>
                <w:b/>
              </w:rPr>
              <w:t>-k</w:t>
            </w:r>
            <w:r w:rsidRPr="00936713">
              <w:rPr>
                <w:b/>
              </w:rPr>
              <w:t>osten</w:t>
            </w:r>
          </w:p>
          <w:p w14:paraId="3ADF2E88" w14:textId="12312AD2" w:rsidR="00293E2B" w:rsidRPr="00936713" w:rsidRDefault="000B5AC8" w:rsidP="00293E2B">
            <w:pPr>
              <w:pStyle w:val="ListParagraph"/>
            </w:pPr>
            <w:r w:rsidRPr="00936713">
              <w:t>Die Entwicklung komplexer Software erfordert oft viel Ze</w:t>
            </w:r>
            <w:r w:rsidR="00EA75E1" w:rsidRPr="00936713">
              <w:t>i</w:t>
            </w:r>
            <w:r w:rsidRPr="00936713">
              <w:t>t und Ressourcen.</w:t>
            </w:r>
            <w:r w:rsidR="00EA75E1" w:rsidRPr="00936713">
              <w:t xml:space="preserve"> Es wird berücksichtigt, wie sich die Wahl der </w:t>
            </w:r>
            <w:r w:rsidR="00D92B2B" w:rsidRPr="00936713">
              <w:t>Variante</w:t>
            </w:r>
            <w:r w:rsidR="00EA75E1" w:rsidRPr="00936713">
              <w:t xml:space="preserve"> auf die Entwicklungskosten und den Aufwand auswirken würde.</w:t>
            </w:r>
          </w:p>
          <w:p w14:paraId="1D2F8A66" w14:textId="77777777" w:rsidR="00293E2B" w:rsidRPr="00936713" w:rsidRDefault="00293E2B">
            <w:pPr>
              <w:pStyle w:val="ListParagraph"/>
              <w:numPr>
                <w:ilvl w:val="0"/>
                <w:numId w:val="21"/>
              </w:numPr>
              <w:rPr>
                <w:b/>
              </w:rPr>
            </w:pPr>
            <w:r w:rsidRPr="00936713">
              <w:rPr>
                <w:b/>
              </w:rPr>
              <w:t>Wartbarkeit</w:t>
            </w:r>
          </w:p>
          <w:p w14:paraId="22131D31" w14:textId="268F57CF" w:rsidR="000B5AC8" w:rsidRPr="00936713" w:rsidRDefault="000B5AC8" w:rsidP="000B5AC8">
            <w:pPr>
              <w:pStyle w:val="ListParagraph"/>
            </w:pPr>
            <w:r w:rsidRPr="00936713">
              <w:t xml:space="preserve">Je komplexer eine Software ist, umso schwieriger </w:t>
            </w:r>
            <w:r w:rsidR="00D92B2B">
              <w:t>ist es</w:t>
            </w:r>
            <w:r w:rsidRPr="00936713">
              <w:t xml:space="preserve">, Fehler zu finden und Anpassungen </w:t>
            </w:r>
            <w:r w:rsidR="00D92B2B">
              <w:t xml:space="preserve">sowie Wartungen </w:t>
            </w:r>
            <w:r w:rsidRPr="00936713">
              <w:t>vorzunehmen</w:t>
            </w:r>
            <w:r w:rsidR="00EA75E1" w:rsidRPr="00936713">
              <w:t>.</w:t>
            </w:r>
          </w:p>
          <w:p w14:paraId="66F10CE1" w14:textId="77777777" w:rsidR="00293E2B" w:rsidRPr="00936713" w:rsidRDefault="00293E2B">
            <w:pPr>
              <w:pStyle w:val="ListParagraph"/>
              <w:numPr>
                <w:ilvl w:val="0"/>
                <w:numId w:val="21"/>
              </w:numPr>
              <w:rPr>
                <w:b/>
              </w:rPr>
            </w:pPr>
            <w:r w:rsidRPr="00936713">
              <w:rPr>
                <w:b/>
              </w:rPr>
              <w:t>Fehleranfälligkeit</w:t>
            </w:r>
          </w:p>
          <w:p w14:paraId="2E3DB4A8" w14:textId="0B70BCF8" w:rsidR="000B5AC8" w:rsidRPr="00936713" w:rsidRDefault="000B5AC8" w:rsidP="000B5AC8">
            <w:pPr>
              <w:pStyle w:val="ListParagraph"/>
            </w:pPr>
            <w:r w:rsidRPr="00936713">
              <w:t>Eine komplexe Software enthält tendenziell mehr Punkte an denen Fehler entstehen können. Einfache Architekturen sind oft robuster und weniger fehleranfällig.</w:t>
            </w:r>
          </w:p>
          <w:p w14:paraId="5D355985" w14:textId="77777777" w:rsidR="000B5AC8" w:rsidRPr="00936713" w:rsidRDefault="000B5AC8" w:rsidP="000B5AC8">
            <w:pPr>
              <w:pStyle w:val="ListParagraph"/>
            </w:pPr>
          </w:p>
          <w:p w14:paraId="4F17B89D" w14:textId="5CCA009D" w:rsidR="000B5AC8" w:rsidRPr="00936713" w:rsidRDefault="000B5AC8" w:rsidP="000B5AC8">
            <w:pPr>
              <w:rPr>
                <w:b/>
              </w:rPr>
            </w:pPr>
            <w:r w:rsidRPr="00936713">
              <w:rPr>
                <w:b/>
              </w:rPr>
              <w:t>Bewertungsskala:</w:t>
            </w:r>
          </w:p>
          <w:p w14:paraId="5C16ADD6" w14:textId="15817AE4" w:rsidR="000B5AC8" w:rsidRPr="00936713" w:rsidRDefault="000B5AC8" w:rsidP="000B5AC8">
            <w:r w:rsidRPr="00936713">
              <w:t>1 = hohe Komplexität</w:t>
            </w:r>
          </w:p>
          <w:p w14:paraId="72B67082" w14:textId="6AFBFFB4" w:rsidR="000B5AC8" w:rsidRPr="00936713" w:rsidRDefault="000B5AC8" w:rsidP="000B5AC8">
            <w:r w:rsidRPr="00936713">
              <w:t>2 = mittlere Komplexität</w:t>
            </w:r>
          </w:p>
          <w:p w14:paraId="1917B58C" w14:textId="29DECF1C" w:rsidR="000B5AC8" w:rsidRPr="00936713" w:rsidRDefault="000B5AC8" w:rsidP="00935344">
            <w:r w:rsidRPr="00936713">
              <w:t>3 = geringe Komplexität</w:t>
            </w:r>
          </w:p>
        </w:tc>
      </w:tr>
      <w:tr w:rsidR="00293E2B" w:rsidRPr="00936713" w14:paraId="1A262F26" w14:textId="77777777" w:rsidTr="00293E2B">
        <w:tc>
          <w:tcPr>
            <w:tcW w:w="766" w:type="dxa"/>
          </w:tcPr>
          <w:p w14:paraId="1899A0D7" w14:textId="7DF3C8EE" w:rsidR="00293E2B" w:rsidRPr="00936713" w:rsidRDefault="00293E2B" w:rsidP="00C70D2F">
            <w:r w:rsidRPr="00936713">
              <w:t>K2</w:t>
            </w:r>
          </w:p>
        </w:tc>
        <w:tc>
          <w:tcPr>
            <w:tcW w:w="2977" w:type="dxa"/>
          </w:tcPr>
          <w:p w14:paraId="58BC12EC" w14:textId="5ED72A36" w:rsidR="00293E2B" w:rsidRPr="00936713" w:rsidRDefault="00633CF6" w:rsidP="00C70D2F">
            <w:r w:rsidRPr="00936713">
              <w:t>Speicherbedarf</w:t>
            </w:r>
          </w:p>
        </w:tc>
        <w:tc>
          <w:tcPr>
            <w:tcW w:w="5639" w:type="dxa"/>
          </w:tcPr>
          <w:p w14:paraId="64D226E7" w14:textId="7CDFFA77" w:rsidR="00293E2B" w:rsidRPr="00936713" w:rsidRDefault="006E40C2" w:rsidP="00C70D2F">
            <w:r w:rsidRPr="00936713">
              <w:t xml:space="preserve">Die Betrachteten Lösungsvarianten unterscheiden sich in Bezug auf den </w:t>
            </w:r>
            <w:r w:rsidR="00633CF6" w:rsidRPr="00936713">
              <w:t>zusätzlichen Speicherbedarf</w:t>
            </w:r>
            <w:r w:rsidRPr="00936713">
              <w:t>.</w:t>
            </w:r>
            <w:r w:rsidR="00633CF6" w:rsidRPr="00936713">
              <w:t xml:space="preserve"> Dieses Kriterium ist aus folgenden Gründen wichtig</w:t>
            </w:r>
            <w:r w:rsidRPr="00936713">
              <w:t>:</w:t>
            </w:r>
          </w:p>
          <w:p w14:paraId="30313460" w14:textId="77777777" w:rsidR="006E40C2" w:rsidRPr="00936713" w:rsidRDefault="006E40C2" w:rsidP="00C70D2F"/>
          <w:p w14:paraId="4BD70317" w14:textId="372C519B" w:rsidR="006E40C2" w:rsidRPr="00936713" w:rsidRDefault="00B93789">
            <w:pPr>
              <w:pStyle w:val="ListParagraph"/>
              <w:numPr>
                <w:ilvl w:val="0"/>
                <w:numId w:val="22"/>
              </w:numPr>
              <w:rPr>
                <w:b/>
              </w:rPr>
            </w:pPr>
            <w:r w:rsidRPr="00936713">
              <w:rPr>
                <w:b/>
              </w:rPr>
              <w:t>Zusätzlicher Speicher</w:t>
            </w:r>
          </w:p>
          <w:p w14:paraId="7BA5F5D8" w14:textId="1818D5AB" w:rsidR="00EA75E1" w:rsidRPr="00936713" w:rsidRDefault="00B93789" w:rsidP="00EA75E1">
            <w:pPr>
              <w:pStyle w:val="ListParagraph"/>
            </w:pPr>
            <w:r w:rsidRPr="00936713">
              <w:t>Gewisse Algorithmen benötigen für ihre Funktion zusätzlichen Speicherplatz. Der benötigte Speicherplatz kann sich mit dem Typ des Datensatzes stark verändern.</w:t>
            </w:r>
          </w:p>
          <w:p w14:paraId="152B29A3" w14:textId="6F91CD86" w:rsidR="006E40C2" w:rsidRPr="00936713" w:rsidRDefault="00B93789">
            <w:pPr>
              <w:pStyle w:val="ListParagraph"/>
              <w:numPr>
                <w:ilvl w:val="0"/>
                <w:numId w:val="22"/>
              </w:numPr>
              <w:rPr>
                <w:b/>
              </w:rPr>
            </w:pPr>
            <w:r w:rsidRPr="00936713">
              <w:rPr>
                <w:b/>
              </w:rPr>
              <w:t>Arbeitsspeicher (RAM)</w:t>
            </w:r>
          </w:p>
          <w:p w14:paraId="4E851145" w14:textId="18B5F090" w:rsidR="00EA75E1" w:rsidRPr="00936713" w:rsidRDefault="00B93789" w:rsidP="00EA75E1">
            <w:pPr>
              <w:pStyle w:val="ListParagraph"/>
            </w:pPr>
            <w:r w:rsidRPr="00936713">
              <w:t xml:space="preserve">Kann der Algorithmus seine Daten im Arbeitsspeicher </w:t>
            </w:r>
            <w:r w:rsidR="00D92B2B" w:rsidRPr="00936713">
              <w:t>wä</w:t>
            </w:r>
            <w:r w:rsidR="00D92B2B">
              <w:t>h</w:t>
            </w:r>
            <w:r w:rsidR="00D92B2B" w:rsidRPr="00936713">
              <w:t xml:space="preserve">rend der Verarbeitung </w:t>
            </w:r>
            <w:r w:rsidRPr="00936713">
              <w:t>halten oder verlangt die Menge an Daten eine Auslagerung in eine Datenbank</w:t>
            </w:r>
            <w:r w:rsidR="00D92B2B">
              <w:t>?</w:t>
            </w:r>
            <w:r w:rsidRPr="00936713">
              <w:t xml:space="preserve"> Dies hat Einfluss auf die Effizienz des Algorithmus.</w:t>
            </w:r>
          </w:p>
          <w:p w14:paraId="7DE68EC9" w14:textId="77777777" w:rsidR="006E40C2" w:rsidRPr="00936713" w:rsidRDefault="006E40C2" w:rsidP="006E40C2"/>
          <w:p w14:paraId="1D462A40" w14:textId="77777777" w:rsidR="006E40C2" w:rsidRPr="00936713" w:rsidRDefault="006E40C2" w:rsidP="006E40C2">
            <w:pPr>
              <w:rPr>
                <w:b/>
              </w:rPr>
            </w:pPr>
            <w:r w:rsidRPr="00936713">
              <w:rPr>
                <w:b/>
              </w:rPr>
              <w:t>Bewertungsskala:</w:t>
            </w:r>
          </w:p>
          <w:p w14:paraId="24E12F43" w14:textId="56C5A218" w:rsidR="006E40C2" w:rsidRPr="00936713" w:rsidRDefault="006E40C2" w:rsidP="006E40C2">
            <w:r w:rsidRPr="00936713">
              <w:t xml:space="preserve">1 = hoher </w:t>
            </w:r>
            <w:r w:rsidR="00B93789" w:rsidRPr="00936713">
              <w:t>zusätzlicher Speicherbedarf (RAM und Datenbank)</w:t>
            </w:r>
          </w:p>
          <w:p w14:paraId="155453C3" w14:textId="77EE674D" w:rsidR="006E40C2" w:rsidRPr="00936713" w:rsidRDefault="006E40C2" w:rsidP="006E40C2">
            <w:r w:rsidRPr="00936713">
              <w:t xml:space="preserve">2 = mittlerer </w:t>
            </w:r>
            <w:r w:rsidR="00B93789" w:rsidRPr="00936713">
              <w:t>zusätzlicher Speicherbedarf (RAM</w:t>
            </w:r>
            <w:r w:rsidR="00DD1693" w:rsidRPr="00936713">
              <w:t xml:space="preserve"> oder Datenbank</w:t>
            </w:r>
            <w:r w:rsidR="00B93789" w:rsidRPr="00936713">
              <w:t>)</w:t>
            </w:r>
          </w:p>
          <w:p w14:paraId="422ED821" w14:textId="6F62D0A2" w:rsidR="006E40C2" w:rsidRPr="00936713" w:rsidRDefault="006E40C2" w:rsidP="006E40C2">
            <w:r w:rsidRPr="00936713">
              <w:t xml:space="preserve">3 = </w:t>
            </w:r>
            <w:r w:rsidR="00B93789" w:rsidRPr="00936713">
              <w:t>kein zusätzlicher Speicherbedarf</w:t>
            </w:r>
          </w:p>
        </w:tc>
      </w:tr>
      <w:tr w:rsidR="00293E2B" w:rsidRPr="00936713" w14:paraId="2D875976" w14:textId="77777777" w:rsidTr="00293E2B">
        <w:tc>
          <w:tcPr>
            <w:tcW w:w="766" w:type="dxa"/>
          </w:tcPr>
          <w:p w14:paraId="73891DDB" w14:textId="0F5DE675" w:rsidR="00293E2B" w:rsidRPr="00936713" w:rsidRDefault="00293E2B" w:rsidP="00C70D2F">
            <w:r w:rsidRPr="00936713">
              <w:t>K3</w:t>
            </w:r>
          </w:p>
        </w:tc>
        <w:tc>
          <w:tcPr>
            <w:tcW w:w="2977" w:type="dxa"/>
          </w:tcPr>
          <w:p w14:paraId="6E4B4C99" w14:textId="70962437" w:rsidR="00293E2B" w:rsidRPr="00936713" w:rsidRDefault="006F0933" w:rsidP="00C70D2F">
            <w:r w:rsidRPr="00936713">
              <w:t>Rechenleistung</w:t>
            </w:r>
          </w:p>
        </w:tc>
        <w:tc>
          <w:tcPr>
            <w:tcW w:w="5639" w:type="dxa"/>
          </w:tcPr>
          <w:p w14:paraId="36BC12C1" w14:textId="1714880B" w:rsidR="00293E2B" w:rsidRPr="00936713" w:rsidRDefault="005B19D3" w:rsidP="00C70D2F">
            <w:r w:rsidRPr="00936713">
              <w:t xml:space="preserve">Die betrachteten Lösungsvarianten unterscheiden sich in Bezug auf die </w:t>
            </w:r>
            <w:r w:rsidR="006F0933" w:rsidRPr="00936713">
              <w:t>Rechenleistung</w:t>
            </w:r>
            <w:r w:rsidRPr="00936713">
              <w:t xml:space="preserve">. Aus folgenden Gründen ist dieses Kriterium </w:t>
            </w:r>
            <w:r w:rsidR="00633CF6" w:rsidRPr="00936713">
              <w:t>v</w:t>
            </w:r>
            <w:r w:rsidRPr="00936713">
              <w:t>on Bedeutung:</w:t>
            </w:r>
          </w:p>
          <w:p w14:paraId="6ED21DD4" w14:textId="77777777" w:rsidR="005B19D3" w:rsidRPr="00936713" w:rsidRDefault="005B19D3" w:rsidP="00C70D2F"/>
          <w:p w14:paraId="33C6BA2D" w14:textId="77777777" w:rsidR="005B19D3" w:rsidRPr="00936713" w:rsidRDefault="00633CF6">
            <w:pPr>
              <w:pStyle w:val="ListParagraph"/>
              <w:numPr>
                <w:ilvl w:val="0"/>
                <w:numId w:val="23"/>
              </w:numPr>
              <w:rPr>
                <w:b/>
              </w:rPr>
            </w:pPr>
            <w:r w:rsidRPr="00936713">
              <w:rPr>
                <w:b/>
              </w:rPr>
              <w:t>Auswirkung auf die Verfügbarkeit</w:t>
            </w:r>
          </w:p>
          <w:p w14:paraId="140796C6" w14:textId="5F183E3F" w:rsidR="00B93789" w:rsidRPr="00936713" w:rsidRDefault="00B93789" w:rsidP="00B93789">
            <w:pPr>
              <w:pStyle w:val="ListParagraph"/>
            </w:pPr>
            <w:r w:rsidRPr="00936713">
              <w:lastRenderedPageBreak/>
              <w:t>Dauert die Berechnung für die Zusammenführung lange, hat dies Auswirkungen auf die Antwortzeiten.</w:t>
            </w:r>
          </w:p>
          <w:p w14:paraId="26A29B79" w14:textId="77777777" w:rsidR="00633CF6" w:rsidRPr="00936713" w:rsidRDefault="00633CF6">
            <w:pPr>
              <w:pStyle w:val="ListParagraph"/>
              <w:numPr>
                <w:ilvl w:val="0"/>
                <w:numId w:val="23"/>
              </w:numPr>
              <w:rPr>
                <w:b/>
              </w:rPr>
            </w:pPr>
            <w:r w:rsidRPr="00936713">
              <w:rPr>
                <w:b/>
              </w:rPr>
              <w:t>Einfluss von grosser Divergenz</w:t>
            </w:r>
          </w:p>
          <w:p w14:paraId="15ACE2FC" w14:textId="288A03E4" w:rsidR="00B93789" w:rsidRPr="00936713" w:rsidRDefault="00B93789" w:rsidP="00B93789">
            <w:pPr>
              <w:pStyle w:val="ListParagraph"/>
            </w:pPr>
            <w:r w:rsidRPr="00936713">
              <w:t xml:space="preserve">Die </w:t>
            </w:r>
            <w:r w:rsidR="006A7A5E" w:rsidRPr="00936713">
              <w:t xml:space="preserve">Zusammenführung von Datensets kann mit zunehmender Divergenz </w:t>
            </w:r>
            <w:r w:rsidR="00D92B2B">
              <w:t>r</w:t>
            </w:r>
            <w:r w:rsidR="006A7A5E" w:rsidRPr="00936713">
              <w:t xml:space="preserve">echenintensiver werden. </w:t>
            </w:r>
          </w:p>
          <w:p w14:paraId="60C8C3BA" w14:textId="77777777" w:rsidR="00633CF6" w:rsidRPr="00936713" w:rsidRDefault="00633CF6">
            <w:pPr>
              <w:pStyle w:val="ListParagraph"/>
              <w:numPr>
                <w:ilvl w:val="0"/>
                <w:numId w:val="23"/>
              </w:numPr>
              <w:rPr>
                <w:b/>
              </w:rPr>
            </w:pPr>
            <w:r w:rsidRPr="00936713">
              <w:rPr>
                <w:b/>
              </w:rPr>
              <w:t>Einfluss auf die Skalierung</w:t>
            </w:r>
          </w:p>
          <w:p w14:paraId="30A38373" w14:textId="1548A3D0" w:rsidR="006A7A5E" w:rsidRPr="00936713" w:rsidRDefault="006A7A5E" w:rsidP="006A7A5E">
            <w:pPr>
              <w:pStyle w:val="ListParagraph"/>
            </w:pPr>
            <w:r w:rsidRPr="00936713">
              <w:t xml:space="preserve">Besonders </w:t>
            </w:r>
            <w:r w:rsidR="00D92B2B" w:rsidRPr="00936713">
              <w:t>bei</w:t>
            </w:r>
            <w:r w:rsidR="00D92B2B">
              <w:t>m</w:t>
            </w:r>
            <w:r w:rsidR="00D92B2B" w:rsidRPr="00936713">
              <w:t xml:space="preserve"> Wiedererlangen</w:t>
            </w:r>
            <w:r w:rsidRPr="00936713">
              <w:t xml:space="preserve"> der Konnektivität wird der Datentransfer und damit das Zusammenführen von Datensätzen erwartet. Dies kann zu einem Performance Peak führen.</w:t>
            </w:r>
          </w:p>
          <w:p w14:paraId="417B0C67" w14:textId="77777777" w:rsidR="00633CF6" w:rsidRPr="00936713" w:rsidRDefault="00633CF6" w:rsidP="00633CF6"/>
          <w:p w14:paraId="022A45B4" w14:textId="77777777" w:rsidR="00633CF6" w:rsidRPr="00936713" w:rsidRDefault="00633CF6" w:rsidP="00633CF6">
            <w:pPr>
              <w:rPr>
                <w:b/>
              </w:rPr>
            </w:pPr>
            <w:r w:rsidRPr="00936713">
              <w:rPr>
                <w:b/>
              </w:rPr>
              <w:t>Bewertungsskala:</w:t>
            </w:r>
          </w:p>
          <w:p w14:paraId="249E37C9" w14:textId="5FBD9090" w:rsidR="00633CF6" w:rsidRPr="00936713" w:rsidRDefault="006A7A5E" w:rsidP="00633CF6">
            <w:r w:rsidRPr="00936713">
              <w:t>1 = hoh</w:t>
            </w:r>
            <w:r w:rsidR="006F0933" w:rsidRPr="00936713">
              <w:t>e Rechenleistung</w:t>
            </w:r>
          </w:p>
          <w:p w14:paraId="34B7F11E" w14:textId="74EE8730" w:rsidR="006A7A5E" w:rsidRPr="00936713" w:rsidRDefault="006A7A5E" w:rsidP="00633CF6">
            <w:r w:rsidRPr="00936713">
              <w:t xml:space="preserve">2 = mittlere </w:t>
            </w:r>
            <w:r w:rsidR="006F0933" w:rsidRPr="00936713">
              <w:t>Rechenleistung</w:t>
            </w:r>
          </w:p>
          <w:p w14:paraId="59C6751A" w14:textId="6B6CD506" w:rsidR="006A7A5E" w:rsidRPr="00936713" w:rsidRDefault="006A7A5E" w:rsidP="00633CF6">
            <w:r w:rsidRPr="00936713">
              <w:t xml:space="preserve">3 = geringe </w:t>
            </w:r>
            <w:r w:rsidR="006F0933" w:rsidRPr="00936713">
              <w:t>Rechenleistung</w:t>
            </w:r>
          </w:p>
        </w:tc>
      </w:tr>
      <w:tr w:rsidR="00293E2B" w:rsidRPr="00936713" w14:paraId="721193FB" w14:textId="77777777" w:rsidTr="00293E2B">
        <w:tc>
          <w:tcPr>
            <w:tcW w:w="766" w:type="dxa"/>
          </w:tcPr>
          <w:p w14:paraId="0A9E5FC5" w14:textId="3303DF9C" w:rsidR="00293E2B" w:rsidRPr="00936713" w:rsidRDefault="00293E2B" w:rsidP="00C70D2F">
            <w:r w:rsidRPr="00936713">
              <w:lastRenderedPageBreak/>
              <w:t>K4</w:t>
            </w:r>
          </w:p>
        </w:tc>
        <w:tc>
          <w:tcPr>
            <w:tcW w:w="2977" w:type="dxa"/>
          </w:tcPr>
          <w:p w14:paraId="78CCC1E2" w14:textId="0718C77F" w:rsidR="00293E2B" w:rsidRPr="00936713" w:rsidRDefault="00633CF6" w:rsidP="00C70D2F">
            <w:r w:rsidRPr="00936713">
              <w:t>Netzwerkbandbreite</w:t>
            </w:r>
          </w:p>
        </w:tc>
        <w:tc>
          <w:tcPr>
            <w:tcW w:w="5639" w:type="dxa"/>
          </w:tcPr>
          <w:p w14:paraId="6BDB1D6B" w14:textId="77777777" w:rsidR="00293E2B" w:rsidRPr="00936713" w:rsidRDefault="00712FC1" w:rsidP="00C70D2F">
            <w:r w:rsidRPr="00936713">
              <w:t>Die betrachteten Lösungsvarianten unterscheiden sich in Bezug auf die benötigte Netzwerkbandbreite. Aus folgenden Gründen ist dieses Kriterium von Bedeutung:</w:t>
            </w:r>
          </w:p>
          <w:p w14:paraId="57739688" w14:textId="77777777" w:rsidR="00712FC1" w:rsidRPr="00936713" w:rsidRDefault="00712FC1" w:rsidP="00C70D2F"/>
          <w:p w14:paraId="316C8969" w14:textId="77777777" w:rsidR="00712FC1" w:rsidRPr="00936713" w:rsidRDefault="00712FC1">
            <w:pPr>
              <w:pStyle w:val="ListParagraph"/>
              <w:numPr>
                <w:ilvl w:val="0"/>
                <w:numId w:val="24"/>
              </w:numPr>
              <w:rPr>
                <w:b/>
              </w:rPr>
            </w:pPr>
            <w:r w:rsidRPr="00936713">
              <w:rPr>
                <w:b/>
              </w:rPr>
              <w:t>Kosten</w:t>
            </w:r>
          </w:p>
          <w:p w14:paraId="29309EC6" w14:textId="2DBE7F27" w:rsidR="00712FC1" w:rsidRPr="00936713" w:rsidRDefault="00712FC1" w:rsidP="00712FC1">
            <w:pPr>
              <w:pStyle w:val="ListParagraph"/>
            </w:pPr>
            <w:r w:rsidRPr="00936713">
              <w:t>Für mobile Geräte entstehen für die Benutzung von Netzwerkbandbreite oft Kosten.</w:t>
            </w:r>
          </w:p>
          <w:p w14:paraId="4C892974" w14:textId="77777777" w:rsidR="00712FC1" w:rsidRPr="00936713" w:rsidRDefault="00712FC1">
            <w:pPr>
              <w:pStyle w:val="ListParagraph"/>
              <w:numPr>
                <w:ilvl w:val="0"/>
                <w:numId w:val="24"/>
              </w:numPr>
              <w:rPr>
                <w:b/>
              </w:rPr>
            </w:pPr>
            <w:r w:rsidRPr="00936713">
              <w:rPr>
                <w:b/>
              </w:rPr>
              <w:t>Verfügbare Bandbreite</w:t>
            </w:r>
          </w:p>
          <w:p w14:paraId="4CDAD47A" w14:textId="6498FC4E" w:rsidR="002D401C" w:rsidRPr="00936713" w:rsidRDefault="002D401C" w:rsidP="002D401C">
            <w:pPr>
              <w:pStyle w:val="ListParagraph"/>
            </w:pPr>
            <w:r w:rsidRPr="00936713">
              <w:t>Die tatsächlich verwendbare Bandbreite in einem mobilen Netz kann stark variieren.</w:t>
            </w:r>
          </w:p>
          <w:p w14:paraId="151D9ECD" w14:textId="77777777" w:rsidR="00712FC1" w:rsidRPr="00936713" w:rsidRDefault="00712FC1" w:rsidP="00712FC1"/>
          <w:p w14:paraId="3E35AC44" w14:textId="77777777" w:rsidR="00712FC1" w:rsidRPr="00936713" w:rsidRDefault="00712FC1" w:rsidP="00712FC1">
            <w:pPr>
              <w:rPr>
                <w:b/>
              </w:rPr>
            </w:pPr>
            <w:r w:rsidRPr="00936713">
              <w:rPr>
                <w:b/>
              </w:rPr>
              <w:t>Bewertungskriterien:</w:t>
            </w:r>
          </w:p>
          <w:p w14:paraId="021BBEE4" w14:textId="77777777" w:rsidR="00712FC1" w:rsidRPr="00936713" w:rsidRDefault="002D401C" w:rsidP="00712FC1">
            <w:r w:rsidRPr="00936713">
              <w:t>1 = hoher Bandbreitenbedarf</w:t>
            </w:r>
          </w:p>
          <w:p w14:paraId="48F6EB6B" w14:textId="77777777" w:rsidR="002D401C" w:rsidRPr="00936713" w:rsidRDefault="002D401C" w:rsidP="00712FC1">
            <w:r w:rsidRPr="00936713">
              <w:t>2 = mittlerer Bandbreitenbedarf</w:t>
            </w:r>
          </w:p>
          <w:p w14:paraId="6236F994" w14:textId="7E0257E4" w:rsidR="002D401C" w:rsidRPr="00936713" w:rsidRDefault="002D401C" w:rsidP="00712FC1">
            <w:r w:rsidRPr="00936713">
              <w:t>3 = ge</w:t>
            </w:r>
            <w:r w:rsidR="00213F0F" w:rsidRPr="00936713">
              <w:t>r</w:t>
            </w:r>
            <w:r w:rsidRPr="00936713">
              <w:t>inger Bandbreitenbedarf</w:t>
            </w:r>
          </w:p>
        </w:tc>
      </w:tr>
      <w:tr w:rsidR="002B5AA9" w:rsidRPr="00936713" w14:paraId="508E0303" w14:textId="77777777" w:rsidTr="00293E2B">
        <w:tc>
          <w:tcPr>
            <w:tcW w:w="766" w:type="dxa"/>
          </w:tcPr>
          <w:p w14:paraId="0937A591" w14:textId="3D99EC69" w:rsidR="002B5AA9" w:rsidRPr="00936713" w:rsidRDefault="002B5AA9" w:rsidP="00C70D2F">
            <w:r w:rsidRPr="00936713">
              <w:t>K5</w:t>
            </w:r>
          </w:p>
        </w:tc>
        <w:tc>
          <w:tcPr>
            <w:tcW w:w="2977" w:type="dxa"/>
          </w:tcPr>
          <w:p w14:paraId="36D76239" w14:textId="6EBE53B5" w:rsidR="002B5AA9" w:rsidRPr="00936713" w:rsidRDefault="008C471A" w:rsidP="00C70D2F">
            <w:r w:rsidRPr="00936713">
              <w:t>Geeignetes Konfliktmanagement</w:t>
            </w:r>
          </w:p>
        </w:tc>
        <w:tc>
          <w:tcPr>
            <w:tcW w:w="5639" w:type="dxa"/>
          </w:tcPr>
          <w:p w14:paraId="6DC5D9AE" w14:textId="34635F69" w:rsidR="002B5AA9" w:rsidRPr="00936713" w:rsidRDefault="002B5AA9" w:rsidP="00C70D2F">
            <w:r w:rsidRPr="00936713">
              <w:t xml:space="preserve">Die betrachteten Lösungsvarianten unterscheiden sich </w:t>
            </w:r>
            <w:r w:rsidR="008C471A" w:rsidRPr="00936713">
              <w:t>im Konfliktmanagement und in dessen Eignung für den mobile Client. Das Kriterium wird aus den folgenden Gründen bewertet:</w:t>
            </w:r>
          </w:p>
          <w:p w14:paraId="6D0923B3" w14:textId="77777777" w:rsidR="00C41EF6" w:rsidRPr="00936713" w:rsidRDefault="00C41EF6" w:rsidP="00C70D2F"/>
          <w:p w14:paraId="3E4BB5D4" w14:textId="5D2F703E" w:rsidR="00C41EF6" w:rsidRPr="00936713" w:rsidRDefault="00795680">
            <w:pPr>
              <w:pStyle w:val="ListParagraph"/>
              <w:numPr>
                <w:ilvl w:val="0"/>
                <w:numId w:val="25"/>
              </w:numPr>
              <w:rPr>
                <w:b/>
              </w:rPr>
            </w:pPr>
            <w:r w:rsidRPr="00936713">
              <w:rPr>
                <w:b/>
              </w:rPr>
              <w:t>Konkurrierende</w:t>
            </w:r>
            <w:r w:rsidR="00C41EF6" w:rsidRPr="00936713">
              <w:rPr>
                <w:b/>
              </w:rPr>
              <w:t xml:space="preserve"> Änderungen</w:t>
            </w:r>
          </w:p>
          <w:p w14:paraId="448CBC92" w14:textId="179C4D55" w:rsidR="00C41EF6" w:rsidRPr="00936713" w:rsidRDefault="00795680" w:rsidP="00C41EF6">
            <w:pPr>
              <w:pStyle w:val="ListParagraph"/>
            </w:pPr>
            <w:r w:rsidRPr="00936713">
              <w:t>Konkurrierende</w:t>
            </w:r>
            <w:r w:rsidR="00C41EF6" w:rsidRPr="00936713">
              <w:t xml:space="preserve"> Änderungen sind </w:t>
            </w:r>
            <w:r w:rsidRPr="00936713">
              <w:t xml:space="preserve">im Anwendungsszenario der </w:t>
            </w:r>
            <w:r>
              <w:t>«</w:t>
            </w:r>
            <w:r w:rsidRPr="00936713">
              <w:t>Baustellen App</w:t>
            </w:r>
            <w:r>
              <w:t>»</w:t>
            </w:r>
            <w:r w:rsidRPr="00936713">
              <w:t xml:space="preserve"> </w:t>
            </w:r>
            <w:r w:rsidR="00C41EF6" w:rsidRPr="00936713">
              <w:t xml:space="preserve">wahrscheinlich. Die Datenübertragung muss mit </w:t>
            </w:r>
            <w:r w:rsidRPr="00936713">
              <w:t>konkurrierenden</w:t>
            </w:r>
            <w:r w:rsidR="00C41EF6" w:rsidRPr="00936713">
              <w:t xml:space="preserve"> Änderungen umgehen können.</w:t>
            </w:r>
          </w:p>
          <w:p w14:paraId="07B94056" w14:textId="77777777" w:rsidR="00C41EF6" w:rsidRPr="00936713" w:rsidRDefault="00C41EF6">
            <w:pPr>
              <w:pStyle w:val="ListParagraph"/>
              <w:numPr>
                <w:ilvl w:val="0"/>
                <w:numId w:val="25"/>
              </w:numPr>
              <w:rPr>
                <w:b/>
              </w:rPr>
            </w:pPr>
            <w:r w:rsidRPr="00936713">
              <w:rPr>
                <w:b/>
              </w:rPr>
              <w:t>Potenzieller Datenverlust</w:t>
            </w:r>
          </w:p>
          <w:p w14:paraId="44BD3034" w14:textId="3C9164AC" w:rsidR="00C41EF6" w:rsidRPr="00936713" w:rsidRDefault="00C41EF6" w:rsidP="00C41EF6">
            <w:pPr>
              <w:pStyle w:val="ListParagraph"/>
            </w:pPr>
            <w:r w:rsidRPr="00936713">
              <w:t>Änderungen am selben Datensatz von unterschiedlichen Quellen kann zum Verlust von Daten führen.</w:t>
            </w:r>
            <w:r w:rsidR="008C471A" w:rsidRPr="00936713">
              <w:t xml:space="preserve"> Die </w:t>
            </w:r>
            <w:r w:rsidR="00795680" w:rsidRPr="00936713">
              <w:t>Akzeptanz</w:t>
            </w:r>
            <w:r w:rsidR="008C471A" w:rsidRPr="00936713">
              <w:t xml:space="preserve"> und der Umfang von </w:t>
            </w:r>
            <w:r w:rsidR="00795680" w:rsidRPr="00936713">
              <w:t>Datenverlust</w:t>
            </w:r>
            <w:r w:rsidR="008C471A" w:rsidRPr="00936713">
              <w:t xml:space="preserve"> muss mit den Anforderungen der Helion AG </w:t>
            </w:r>
            <w:r w:rsidR="00795680" w:rsidRPr="00936713">
              <w:t>übereinstimmen</w:t>
            </w:r>
            <w:r w:rsidR="008C471A" w:rsidRPr="00936713">
              <w:t>.</w:t>
            </w:r>
          </w:p>
          <w:p w14:paraId="3D4696CD" w14:textId="77777777" w:rsidR="00C41EF6" w:rsidRPr="00936713" w:rsidRDefault="00C41EF6" w:rsidP="00C41EF6"/>
          <w:p w14:paraId="48B8114B" w14:textId="77777777" w:rsidR="00C41EF6" w:rsidRPr="00936713" w:rsidRDefault="00C41EF6" w:rsidP="00C41EF6">
            <w:pPr>
              <w:rPr>
                <w:b/>
              </w:rPr>
            </w:pPr>
            <w:r w:rsidRPr="00936713">
              <w:rPr>
                <w:b/>
              </w:rPr>
              <w:t>Bewertungskriterien:</w:t>
            </w:r>
          </w:p>
          <w:p w14:paraId="2188D8E6" w14:textId="06431AE5" w:rsidR="00C41EF6" w:rsidRPr="00936713" w:rsidRDefault="00C41EF6" w:rsidP="00C41EF6">
            <w:r w:rsidRPr="00936713">
              <w:t xml:space="preserve">1 = </w:t>
            </w:r>
            <w:r w:rsidR="008C471A" w:rsidRPr="00936713">
              <w:t>ungeeignetes Konfliktmanagement</w:t>
            </w:r>
          </w:p>
          <w:p w14:paraId="3FF5F3CB" w14:textId="39A70B20" w:rsidR="00C41EF6" w:rsidRPr="00936713" w:rsidRDefault="00C41EF6" w:rsidP="00C41EF6">
            <w:r w:rsidRPr="00936713">
              <w:t xml:space="preserve">2 = </w:t>
            </w:r>
            <w:r w:rsidR="008C471A" w:rsidRPr="00936713">
              <w:t>eingeschränkt geeignetes Konfliktmanagement</w:t>
            </w:r>
          </w:p>
          <w:p w14:paraId="7FE00789" w14:textId="0F920845" w:rsidR="008C471A" w:rsidRPr="00936713" w:rsidRDefault="008C471A" w:rsidP="00C41EF6">
            <w:r w:rsidRPr="00936713">
              <w:t>3 = geeignetes Konf</w:t>
            </w:r>
            <w:r w:rsidR="00795680">
              <w:t>li</w:t>
            </w:r>
            <w:r w:rsidRPr="00936713">
              <w:t>k</w:t>
            </w:r>
            <w:r w:rsidR="00795680">
              <w:t>t</w:t>
            </w:r>
            <w:r w:rsidRPr="00936713">
              <w:t>management</w:t>
            </w:r>
          </w:p>
        </w:tc>
      </w:tr>
    </w:tbl>
    <w:p w14:paraId="22083949" w14:textId="77777777" w:rsidR="00513C18" w:rsidRPr="00936713" w:rsidRDefault="00513C18" w:rsidP="00C70D2F"/>
    <w:p w14:paraId="47E738FA" w14:textId="31310D26" w:rsidR="00253C8F" w:rsidRPr="00936713" w:rsidRDefault="00253C8F" w:rsidP="00C70D2F">
      <w:r w:rsidRPr="00936713">
        <w:t>In den folgenden Tabellen wird die Bewertung der Varianten im Bezug auf die oben beschriebenen Kriterien aufgezeigt.</w:t>
      </w:r>
    </w:p>
    <w:p w14:paraId="7B71C5EE" w14:textId="0172D041" w:rsidR="00EE5947" w:rsidRPr="00936713" w:rsidRDefault="00EE5947" w:rsidP="00EE5947">
      <w:pPr>
        <w:pStyle w:val="Caption"/>
        <w:keepNext/>
      </w:pPr>
      <w:bookmarkStart w:id="184" w:name="_Toc190802554"/>
      <w:r w:rsidRPr="00936713">
        <w:lastRenderedPageBreak/>
        <w:t xml:space="preserve">Tabelle </w:t>
      </w:r>
      <w:fldSimple w:instr=" SEQ Tabelle \* ARABIC ">
        <w:r w:rsidR="00D64016">
          <w:rPr>
            <w:noProof/>
          </w:rPr>
          <w:t>31</w:t>
        </w:r>
      </w:fldSimple>
      <w:r w:rsidRPr="00936713">
        <w:t xml:space="preserve"> Bewertung der Komplexität der Varianten</w:t>
      </w:r>
      <w:bookmarkEnd w:id="184"/>
    </w:p>
    <w:tbl>
      <w:tblPr>
        <w:tblStyle w:val="TabelleBFH2"/>
        <w:tblW w:w="0" w:type="auto"/>
        <w:tblLook w:val="04A0" w:firstRow="1" w:lastRow="0" w:firstColumn="1" w:lastColumn="0" w:noHBand="0" w:noVBand="1"/>
      </w:tblPr>
      <w:tblGrid>
        <w:gridCol w:w="2609"/>
        <w:gridCol w:w="2551"/>
        <w:gridCol w:w="4222"/>
      </w:tblGrid>
      <w:tr w:rsidR="00EE5947" w:rsidRPr="00936713"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936713" w:rsidRDefault="00EE5947" w:rsidP="00C70D2F">
            <w:r w:rsidRPr="00936713">
              <w:t>Variante</w:t>
            </w:r>
          </w:p>
        </w:tc>
        <w:tc>
          <w:tcPr>
            <w:tcW w:w="2551" w:type="dxa"/>
          </w:tcPr>
          <w:p w14:paraId="12141AE2" w14:textId="4B24EC51" w:rsidR="00EE5947" w:rsidRPr="00936713" w:rsidRDefault="00EE5947" w:rsidP="00C70D2F">
            <w:r w:rsidRPr="00936713">
              <w:t>Komplexität</w:t>
            </w:r>
          </w:p>
        </w:tc>
        <w:tc>
          <w:tcPr>
            <w:tcW w:w="4222" w:type="dxa"/>
          </w:tcPr>
          <w:p w14:paraId="2858017B" w14:textId="0509BC02" w:rsidR="00EE5947" w:rsidRPr="00936713" w:rsidRDefault="00EE5947" w:rsidP="00C70D2F">
            <w:r w:rsidRPr="00936713">
              <w:t>Begründung</w:t>
            </w:r>
          </w:p>
        </w:tc>
      </w:tr>
      <w:tr w:rsidR="00EE5947" w:rsidRPr="00936713" w14:paraId="70E0A3A3" w14:textId="77777777" w:rsidTr="00EE5947">
        <w:tc>
          <w:tcPr>
            <w:tcW w:w="2609" w:type="dxa"/>
          </w:tcPr>
          <w:p w14:paraId="7D4C0B23" w14:textId="0FAFE567" w:rsidR="00EE5947" w:rsidRPr="00936713" w:rsidRDefault="00EE5947" w:rsidP="00C70D2F">
            <w:r w:rsidRPr="00936713">
              <w:t>«Full Transfer»</w:t>
            </w:r>
          </w:p>
        </w:tc>
        <w:tc>
          <w:tcPr>
            <w:tcW w:w="2551" w:type="dxa"/>
          </w:tcPr>
          <w:p w14:paraId="695427D0" w14:textId="52B4473E" w:rsidR="00EE5947" w:rsidRPr="00936713" w:rsidRDefault="00EE5947" w:rsidP="00C70D2F">
            <w:r w:rsidRPr="00936713">
              <w:t>Geringe Komplexität</w:t>
            </w:r>
          </w:p>
        </w:tc>
        <w:tc>
          <w:tcPr>
            <w:tcW w:w="4222" w:type="dxa"/>
          </w:tcPr>
          <w:p w14:paraId="5C883831" w14:textId="6CB7DCAF" w:rsidR="00EE5947" w:rsidRPr="00936713" w:rsidRDefault="00EE5947" w:rsidP="00C70D2F">
            <w:r w:rsidRPr="00936713">
              <w:t xml:space="preserve">Wie in </w:t>
            </w:r>
            <w:r w:rsidRPr="00936713">
              <w:fldChar w:fldCharType="begin"/>
            </w:r>
            <w:r w:rsidRPr="00936713">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gezeigt verwendet das Muster «Full Transfer» keine Algorithmen für die Bestimmung der zusammen zu führenden Daten</w:t>
            </w:r>
            <w:r w:rsidR="00262FD7" w:rsidRPr="00936713">
              <w:t>. Entsprechend ist die Implementierung einfach und die Fehleranfälligkeit gering.</w:t>
            </w:r>
          </w:p>
        </w:tc>
      </w:tr>
      <w:tr w:rsidR="00EE5947" w:rsidRPr="00936713" w14:paraId="3E992E6C" w14:textId="77777777" w:rsidTr="00EE5947">
        <w:tc>
          <w:tcPr>
            <w:tcW w:w="2609" w:type="dxa"/>
          </w:tcPr>
          <w:p w14:paraId="7502CD8F" w14:textId="4EC6BFDC" w:rsidR="00EE5947" w:rsidRPr="00936713" w:rsidRDefault="00EE5947" w:rsidP="00C70D2F">
            <w:r w:rsidRPr="00936713">
              <w:t>«Timestamp Transfer»</w:t>
            </w:r>
          </w:p>
        </w:tc>
        <w:tc>
          <w:tcPr>
            <w:tcW w:w="2551" w:type="dxa"/>
          </w:tcPr>
          <w:p w14:paraId="0794DB77" w14:textId="45D91311" w:rsidR="00EE5947" w:rsidRPr="00936713" w:rsidRDefault="00EE5947" w:rsidP="00C70D2F">
            <w:r w:rsidRPr="00936713">
              <w:t>Mittlere Komplexität</w:t>
            </w:r>
          </w:p>
        </w:tc>
        <w:tc>
          <w:tcPr>
            <w:tcW w:w="4222" w:type="dxa"/>
          </w:tcPr>
          <w:p w14:paraId="74B42916" w14:textId="74583C2E" w:rsidR="00EE5947" w:rsidRPr="00936713" w:rsidRDefault="00262FD7" w:rsidP="00C70D2F">
            <w:r w:rsidRPr="00936713">
              <w:t xml:space="preserve">Für die Implementierung wird ein Algorithmus benötigt, welcher Zeitstempel vergleicht </w:t>
            </w:r>
            <w:r w:rsidRPr="00936713">
              <w:fldChar w:fldCharType="begin"/>
            </w:r>
            <w:r w:rsidRPr="00936713">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Ausserdem werden Zusätzliche Endpoints für den Austausch der Zeitstempel benötigt.</w:t>
            </w:r>
          </w:p>
        </w:tc>
      </w:tr>
      <w:tr w:rsidR="00EE5947" w:rsidRPr="00936713" w14:paraId="21B6F17F" w14:textId="77777777" w:rsidTr="00EE5947">
        <w:tc>
          <w:tcPr>
            <w:tcW w:w="2609" w:type="dxa"/>
          </w:tcPr>
          <w:p w14:paraId="35946055" w14:textId="147960E0" w:rsidR="00EE5947" w:rsidRPr="00936713" w:rsidRDefault="00EE5947" w:rsidP="00C70D2F">
            <w:r w:rsidRPr="00936713">
              <w:t>«Mathematical Transfer»</w:t>
            </w:r>
          </w:p>
        </w:tc>
        <w:tc>
          <w:tcPr>
            <w:tcW w:w="2551" w:type="dxa"/>
          </w:tcPr>
          <w:p w14:paraId="18406A48" w14:textId="167EA713" w:rsidR="00EE5947" w:rsidRPr="00936713" w:rsidRDefault="00EE5947" w:rsidP="00C70D2F">
            <w:r w:rsidRPr="00936713">
              <w:t>Hohe Komplexität</w:t>
            </w:r>
          </w:p>
        </w:tc>
        <w:tc>
          <w:tcPr>
            <w:tcW w:w="4222" w:type="dxa"/>
          </w:tcPr>
          <w:p w14:paraId="7A3A17FB" w14:textId="1700AC91" w:rsidR="00EE5947" w:rsidRPr="00936713" w:rsidRDefault="00262FD7" w:rsidP="00C70D2F">
            <w:r w:rsidRPr="00936713">
              <w:t xml:space="preserve">Diese Variante verwendet komplexe mathematische Algorithmen </w:t>
            </w:r>
            <w:r w:rsidRPr="00936713">
              <w:fldChar w:fldCharType="begin"/>
            </w:r>
            <w:r w:rsidRPr="00936713">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936713">
              <w:fldChar w:fldCharType="separate"/>
            </w:r>
            <w:r w:rsidRPr="00936713">
              <w:t>[2]</w:t>
            </w:r>
            <w:r w:rsidRPr="00936713">
              <w:fldChar w:fldCharType="end"/>
            </w:r>
            <w:r w:rsidRPr="00936713">
              <w:t xml:space="preserve"> für die Berechnung der Zusammenführung von Datensätzen. Dies führt zu hohem Entwicklungsaufwand und insgesamt zu </w:t>
            </w:r>
            <w:r w:rsidR="00795680">
              <w:t>einem k</w:t>
            </w:r>
            <w:r w:rsidRPr="00936713">
              <w:t xml:space="preserve">omplexeren System </w:t>
            </w:r>
            <w:r w:rsidRPr="00936713">
              <w:fldChar w:fldCharType="begin"/>
            </w:r>
            <w:r w:rsidRPr="00936713">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7878C810" w14:textId="77777777" w:rsidR="00EE5947" w:rsidRPr="00936713" w:rsidRDefault="00EE5947" w:rsidP="00C70D2F"/>
    <w:p w14:paraId="451F1977" w14:textId="6F0A72BE" w:rsidR="00EE5947" w:rsidRPr="00936713" w:rsidRDefault="00EE5947" w:rsidP="00EE5947">
      <w:pPr>
        <w:pStyle w:val="Caption"/>
        <w:keepNext/>
      </w:pPr>
      <w:bookmarkStart w:id="185" w:name="_Toc190802555"/>
      <w:r w:rsidRPr="00936713">
        <w:t xml:space="preserve">Tabelle </w:t>
      </w:r>
      <w:fldSimple w:instr=" SEQ Tabelle \* ARABIC ">
        <w:r w:rsidR="00D64016">
          <w:rPr>
            <w:noProof/>
          </w:rPr>
          <w:t>32</w:t>
        </w:r>
      </w:fldSimple>
      <w:r w:rsidRPr="00936713">
        <w:t xml:space="preserve"> Bewertung des Speicherbedarfs der Varianten</w:t>
      </w:r>
      <w:bookmarkEnd w:id="185"/>
    </w:p>
    <w:tbl>
      <w:tblPr>
        <w:tblStyle w:val="TabelleBFH2"/>
        <w:tblW w:w="0" w:type="auto"/>
        <w:tblLook w:val="04A0" w:firstRow="1" w:lastRow="0" w:firstColumn="1" w:lastColumn="0" w:noHBand="0" w:noVBand="1"/>
      </w:tblPr>
      <w:tblGrid>
        <w:gridCol w:w="2609"/>
        <w:gridCol w:w="2551"/>
        <w:gridCol w:w="4222"/>
      </w:tblGrid>
      <w:tr w:rsidR="00EE5947" w:rsidRPr="00936713"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936713" w:rsidRDefault="00EE5947" w:rsidP="00683AD8">
            <w:r w:rsidRPr="00936713">
              <w:t>Variante</w:t>
            </w:r>
          </w:p>
        </w:tc>
        <w:tc>
          <w:tcPr>
            <w:tcW w:w="2551" w:type="dxa"/>
          </w:tcPr>
          <w:p w14:paraId="759AD22C" w14:textId="299CD2F7" w:rsidR="00EE5947" w:rsidRPr="00936713" w:rsidRDefault="00EE5947" w:rsidP="00683AD8">
            <w:r w:rsidRPr="00936713">
              <w:t>Speicherbedarf</w:t>
            </w:r>
          </w:p>
        </w:tc>
        <w:tc>
          <w:tcPr>
            <w:tcW w:w="4222" w:type="dxa"/>
          </w:tcPr>
          <w:p w14:paraId="4F7DE9FB" w14:textId="77777777" w:rsidR="00EE5947" w:rsidRPr="00936713" w:rsidRDefault="00EE5947" w:rsidP="00683AD8">
            <w:r w:rsidRPr="00936713">
              <w:t>Begründung</w:t>
            </w:r>
          </w:p>
        </w:tc>
      </w:tr>
      <w:tr w:rsidR="00EE5947" w:rsidRPr="00936713" w14:paraId="43CDA115" w14:textId="77777777" w:rsidTr="00683AD8">
        <w:tc>
          <w:tcPr>
            <w:tcW w:w="2609" w:type="dxa"/>
          </w:tcPr>
          <w:p w14:paraId="2E167910" w14:textId="77777777" w:rsidR="00EE5947" w:rsidRPr="00936713" w:rsidRDefault="00EE5947" w:rsidP="00683AD8">
            <w:r w:rsidRPr="00936713">
              <w:t>«Full Transfer»</w:t>
            </w:r>
          </w:p>
        </w:tc>
        <w:tc>
          <w:tcPr>
            <w:tcW w:w="2551" w:type="dxa"/>
          </w:tcPr>
          <w:p w14:paraId="2F2F2584" w14:textId="386C3571" w:rsidR="00EE5947" w:rsidRPr="00936713" w:rsidRDefault="00FA1584" w:rsidP="00683AD8">
            <w:r w:rsidRPr="00936713">
              <w:t>Kein zusätzlicher Speicherbedarf</w:t>
            </w:r>
          </w:p>
        </w:tc>
        <w:tc>
          <w:tcPr>
            <w:tcW w:w="4222" w:type="dxa"/>
          </w:tcPr>
          <w:p w14:paraId="3EBF1677" w14:textId="6FA64983" w:rsidR="00EE5947" w:rsidRPr="00936713" w:rsidRDefault="00DD1693" w:rsidP="00683AD8">
            <w:r w:rsidRPr="00936713">
              <w:t xml:space="preserve">Diese Variante muss keine zusätzlichen Daten für die Datenübertragung abspeichern, weil der Datensatz jeweils als </w:t>
            </w:r>
            <w:r w:rsidR="00795680" w:rsidRPr="00936713">
              <w:t>Ganzes</w:t>
            </w:r>
            <w:r w:rsidRPr="00936713">
              <w:t xml:space="preserve"> übermittelt wird </w:t>
            </w:r>
            <w:r w:rsidRPr="00936713">
              <w:fldChar w:fldCharType="begin"/>
            </w:r>
            <w:r w:rsidRPr="00936713">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729A3D5A" w14:textId="77777777" w:rsidTr="00683AD8">
        <w:tc>
          <w:tcPr>
            <w:tcW w:w="2609" w:type="dxa"/>
          </w:tcPr>
          <w:p w14:paraId="42A971E7" w14:textId="77777777" w:rsidR="00EE5947" w:rsidRPr="00936713" w:rsidRDefault="00EE5947" w:rsidP="00683AD8">
            <w:r w:rsidRPr="00936713">
              <w:t>«Timestamp Transfer»</w:t>
            </w:r>
          </w:p>
        </w:tc>
        <w:tc>
          <w:tcPr>
            <w:tcW w:w="2551" w:type="dxa"/>
          </w:tcPr>
          <w:p w14:paraId="79838B7F" w14:textId="05C7286B" w:rsidR="00EE5947" w:rsidRPr="00936713" w:rsidRDefault="00FA1584" w:rsidP="00683AD8">
            <w:r w:rsidRPr="00936713">
              <w:t>Mittlerer zusätzlicher Speicherbedarf</w:t>
            </w:r>
          </w:p>
        </w:tc>
        <w:tc>
          <w:tcPr>
            <w:tcW w:w="4222" w:type="dxa"/>
          </w:tcPr>
          <w:p w14:paraId="468B8C82" w14:textId="47090249" w:rsidR="00EE5947" w:rsidRPr="00936713" w:rsidRDefault="00DD1693" w:rsidP="00683AD8">
            <w:r w:rsidRPr="00936713">
              <w:t xml:space="preserve">Damit der Zeitstempel verglichen werden kann, muss jeder Datensatz ein «Erstellt am» und «Modifiziert am» Datumsfeld enthalten </w:t>
            </w:r>
            <w:r w:rsidRPr="00936713">
              <w:fldChar w:fldCharType="begin"/>
            </w:r>
            <w:r w:rsidRPr="00936713">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Dadurch ist ein zusätzlicher Speicherbedarf pro Datensatz nötig.</w:t>
            </w:r>
          </w:p>
        </w:tc>
      </w:tr>
      <w:tr w:rsidR="00EE5947" w:rsidRPr="00936713" w14:paraId="182B00E0" w14:textId="77777777" w:rsidTr="00683AD8">
        <w:tc>
          <w:tcPr>
            <w:tcW w:w="2609" w:type="dxa"/>
          </w:tcPr>
          <w:p w14:paraId="223095A4" w14:textId="77777777" w:rsidR="00EE5947" w:rsidRPr="00936713" w:rsidRDefault="00EE5947" w:rsidP="00683AD8">
            <w:r w:rsidRPr="00936713">
              <w:t>«Mathematical Transfer»</w:t>
            </w:r>
          </w:p>
        </w:tc>
        <w:tc>
          <w:tcPr>
            <w:tcW w:w="2551" w:type="dxa"/>
          </w:tcPr>
          <w:p w14:paraId="3CE97671" w14:textId="00AC4061" w:rsidR="00EE5947" w:rsidRPr="00936713" w:rsidRDefault="00FA1584" w:rsidP="00683AD8">
            <w:r w:rsidRPr="00936713">
              <w:t>Hoher zusätzlicher Speicherbedarf</w:t>
            </w:r>
          </w:p>
        </w:tc>
        <w:tc>
          <w:tcPr>
            <w:tcW w:w="4222" w:type="dxa"/>
          </w:tcPr>
          <w:p w14:paraId="637199ED" w14:textId="5D0AB9C4" w:rsidR="00EE5947" w:rsidRPr="00936713" w:rsidRDefault="00DD1693" w:rsidP="00683AD8">
            <w:r w:rsidRPr="00936713">
              <w:t xml:space="preserve">Die Berechnung der Zusammenführung der Datensätzen benötigt oft zusätzlichen Speicher oder sogar separate Tabellen in der Datenbank </w:t>
            </w:r>
            <w:r w:rsidRPr="00936713">
              <w:fldChar w:fldCharType="begin"/>
            </w:r>
            <w:r w:rsidR="00534E68" w:rsidRPr="00936713">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 xml:space="preserve">. Der Bedarf an Speicher kann mit der </w:t>
            </w:r>
            <w:r w:rsidR="00795680" w:rsidRPr="00936713">
              <w:t>Zuna</w:t>
            </w:r>
            <w:r w:rsidR="00795680">
              <w:t>h</w:t>
            </w:r>
            <w:r w:rsidR="00795680" w:rsidRPr="00936713">
              <w:t>me</w:t>
            </w:r>
            <w:r w:rsidRPr="00936713">
              <w:t xml:space="preserve"> der Differenz oder der Menge an Datensätze steigen </w:t>
            </w:r>
            <w:r w:rsidRPr="00936713">
              <w:fldChar w:fldCharType="begin"/>
            </w:r>
            <w:r w:rsidR="00534E68" w:rsidRPr="00936713">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w:t>
            </w:r>
          </w:p>
        </w:tc>
      </w:tr>
    </w:tbl>
    <w:p w14:paraId="792E3ACB" w14:textId="77777777" w:rsidR="00EE5947" w:rsidRPr="00936713" w:rsidRDefault="00EE5947" w:rsidP="00C70D2F"/>
    <w:p w14:paraId="696390E4" w14:textId="4C469B5B" w:rsidR="00EE5947" w:rsidRPr="00936713" w:rsidRDefault="00EE5947" w:rsidP="00EE5947">
      <w:pPr>
        <w:pStyle w:val="Caption"/>
        <w:keepNext/>
      </w:pPr>
      <w:bookmarkStart w:id="186" w:name="_Toc190802556"/>
      <w:r w:rsidRPr="00936713">
        <w:t xml:space="preserve">Tabelle </w:t>
      </w:r>
      <w:fldSimple w:instr=" SEQ Tabelle \* ARABIC ">
        <w:r w:rsidR="00D64016">
          <w:rPr>
            <w:noProof/>
          </w:rPr>
          <w:t>33</w:t>
        </w:r>
      </w:fldSimple>
      <w:r w:rsidRPr="00936713">
        <w:t xml:space="preserve"> Bewertung der Performance der Varianten</w:t>
      </w:r>
      <w:bookmarkEnd w:id="186"/>
    </w:p>
    <w:tbl>
      <w:tblPr>
        <w:tblStyle w:val="TabelleBFH2"/>
        <w:tblW w:w="0" w:type="auto"/>
        <w:tblLook w:val="04A0" w:firstRow="1" w:lastRow="0" w:firstColumn="1" w:lastColumn="0" w:noHBand="0" w:noVBand="1"/>
      </w:tblPr>
      <w:tblGrid>
        <w:gridCol w:w="2609"/>
        <w:gridCol w:w="2551"/>
        <w:gridCol w:w="4222"/>
      </w:tblGrid>
      <w:tr w:rsidR="00EE5947" w:rsidRPr="00936713"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936713" w:rsidRDefault="00EE5947" w:rsidP="00683AD8">
            <w:r w:rsidRPr="00936713">
              <w:t>Variante</w:t>
            </w:r>
          </w:p>
        </w:tc>
        <w:tc>
          <w:tcPr>
            <w:tcW w:w="2551" w:type="dxa"/>
          </w:tcPr>
          <w:p w14:paraId="70F246B1" w14:textId="62CE4B0B" w:rsidR="00EE5947" w:rsidRPr="00936713" w:rsidRDefault="006F0933" w:rsidP="00683AD8">
            <w:r w:rsidRPr="00936713">
              <w:t>Rechenleistung</w:t>
            </w:r>
          </w:p>
        </w:tc>
        <w:tc>
          <w:tcPr>
            <w:tcW w:w="4222" w:type="dxa"/>
          </w:tcPr>
          <w:p w14:paraId="198EF794" w14:textId="77777777" w:rsidR="00EE5947" w:rsidRPr="00936713" w:rsidRDefault="00EE5947" w:rsidP="00683AD8">
            <w:r w:rsidRPr="00936713">
              <w:t>Begründung</w:t>
            </w:r>
          </w:p>
        </w:tc>
      </w:tr>
      <w:tr w:rsidR="00EE5947" w:rsidRPr="00936713" w14:paraId="0B51C399" w14:textId="77777777" w:rsidTr="00683AD8">
        <w:tc>
          <w:tcPr>
            <w:tcW w:w="2609" w:type="dxa"/>
          </w:tcPr>
          <w:p w14:paraId="0C1BB8AE" w14:textId="77777777" w:rsidR="00EE5947" w:rsidRPr="00936713" w:rsidRDefault="00EE5947" w:rsidP="00683AD8">
            <w:r w:rsidRPr="00936713">
              <w:t>«Full Transfer»</w:t>
            </w:r>
          </w:p>
        </w:tc>
        <w:tc>
          <w:tcPr>
            <w:tcW w:w="2551" w:type="dxa"/>
          </w:tcPr>
          <w:p w14:paraId="1E88A26F" w14:textId="0FF5CA3C" w:rsidR="00EE5947" w:rsidRPr="00936713" w:rsidRDefault="006F0933" w:rsidP="00683AD8">
            <w:r w:rsidRPr="00936713">
              <w:t>Geringe Rechenleistung</w:t>
            </w:r>
          </w:p>
        </w:tc>
        <w:tc>
          <w:tcPr>
            <w:tcW w:w="4222" w:type="dxa"/>
          </w:tcPr>
          <w:p w14:paraId="7ACC5124" w14:textId="0BB20C36" w:rsidR="00EE5947" w:rsidRPr="00936713" w:rsidRDefault="00AD6C95" w:rsidP="00683AD8">
            <w:r w:rsidRPr="00936713">
              <w:t xml:space="preserve">Es wird keine Rechenleistung für die Ausführung einer Zusammenführung </w:t>
            </w:r>
            <w:r w:rsidR="00795680">
              <w:t xml:space="preserve">von Datensätzen </w:t>
            </w:r>
            <w:r w:rsidRPr="00936713">
              <w:t xml:space="preserve">benötigt </w:t>
            </w:r>
            <w:r w:rsidRPr="00936713">
              <w:fldChar w:fldCharType="begin"/>
            </w:r>
            <w:r w:rsidRPr="00936713">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66E35F6E" w14:textId="77777777" w:rsidTr="00683AD8">
        <w:tc>
          <w:tcPr>
            <w:tcW w:w="2609" w:type="dxa"/>
          </w:tcPr>
          <w:p w14:paraId="5AC97F40" w14:textId="77777777" w:rsidR="00EE5947" w:rsidRPr="00936713" w:rsidRDefault="00EE5947" w:rsidP="00683AD8">
            <w:r w:rsidRPr="00936713">
              <w:t>«Timestamp Transfer»</w:t>
            </w:r>
          </w:p>
        </w:tc>
        <w:tc>
          <w:tcPr>
            <w:tcW w:w="2551" w:type="dxa"/>
          </w:tcPr>
          <w:p w14:paraId="7F239CB4" w14:textId="24234B5D" w:rsidR="00EE5947" w:rsidRPr="00936713" w:rsidRDefault="006F0933" w:rsidP="00683AD8">
            <w:r w:rsidRPr="00936713">
              <w:t>Geringe Rechenleistung</w:t>
            </w:r>
          </w:p>
        </w:tc>
        <w:tc>
          <w:tcPr>
            <w:tcW w:w="4222" w:type="dxa"/>
          </w:tcPr>
          <w:p w14:paraId="143F9928" w14:textId="3D6A6F39" w:rsidR="00EE5947" w:rsidRPr="00936713" w:rsidRDefault="00AD6C95" w:rsidP="00683AD8">
            <w:r w:rsidRPr="00936713">
              <w:t xml:space="preserve">Der Vergleich der Timestamps benötigt keinen nennenswerten Mehraufwand </w:t>
            </w:r>
            <w:r w:rsidR="00795680">
              <w:t>der</w:t>
            </w:r>
            <w:r w:rsidRPr="00936713">
              <w:t xml:space="preserve"> Rechenleistung </w:t>
            </w:r>
            <w:r w:rsidRPr="00936713">
              <w:fldChar w:fldCharType="begin"/>
            </w:r>
            <w:r w:rsidRPr="00936713">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38557A0" w14:textId="77777777" w:rsidTr="00683AD8">
        <w:tc>
          <w:tcPr>
            <w:tcW w:w="2609" w:type="dxa"/>
          </w:tcPr>
          <w:p w14:paraId="3BD0FF3D" w14:textId="77777777" w:rsidR="00EE5947" w:rsidRPr="00936713" w:rsidRDefault="00EE5947" w:rsidP="00683AD8">
            <w:r w:rsidRPr="00936713">
              <w:t>«Mathematical Transfer»</w:t>
            </w:r>
          </w:p>
        </w:tc>
        <w:tc>
          <w:tcPr>
            <w:tcW w:w="2551" w:type="dxa"/>
          </w:tcPr>
          <w:p w14:paraId="5BDC9FCD" w14:textId="0FD289B1" w:rsidR="00EE5947" w:rsidRPr="00936713" w:rsidRDefault="006F0933" w:rsidP="00683AD8">
            <w:r w:rsidRPr="00936713">
              <w:t>Hohe Rechenleistung</w:t>
            </w:r>
          </w:p>
        </w:tc>
        <w:tc>
          <w:tcPr>
            <w:tcW w:w="4222" w:type="dxa"/>
          </w:tcPr>
          <w:p w14:paraId="39EB50BE" w14:textId="0024C478" w:rsidR="00EE5947" w:rsidRPr="00936713" w:rsidRDefault="00AD6C95" w:rsidP="00683AD8">
            <w:r w:rsidRPr="00936713">
              <w:t xml:space="preserve">Die Berechnung für die </w:t>
            </w:r>
            <w:r w:rsidR="00795680" w:rsidRPr="00936713">
              <w:t>Zusammenfügung</w:t>
            </w:r>
            <w:r w:rsidRPr="00936713">
              <w:t xml:space="preserve"> kann je nach Algorithmus höher ausfallen </w:t>
            </w:r>
            <w:r w:rsidRPr="00936713">
              <w:lastRenderedPageBreak/>
              <w:t xml:space="preserve">oder mit der </w:t>
            </w:r>
            <w:r w:rsidR="00FC54E6" w:rsidRPr="00936713">
              <w:t>Zuna</w:t>
            </w:r>
            <w:r w:rsidR="00FC54E6">
              <w:t>h</w:t>
            </w:r>
            <w:r w:rsidR="00FC54E6" w:rsidRPr="00936713">
              <w:t>me</w:t>
            </w:r>
            <w:r w:rsidRPr="00936713">
              <w:t xml:space="preserve"> von Datensätzen </w:t>
            </w:r>
            <w:r w:rsidR="00FC54E6">
              <w:t>steigen</w:t>
            </w:r>
            <w:r w:rsidRPr="00936713">
              <w:t xml:space="preserve"> </w:t>
            </w:r>
            <w:r w:rsidRPr="00936713">
              <w:fldChar w:fldCharType="begin"/>
            </w:r>
            <w:r w:rsidR="007462BB" w:rsidRPr="00936713">
              <w:instrText xml:space="preserve"> ADDIN ZOTERO_ITEM CSL_CITATION {"citationID":"Th5UGyzM","properties":{"formattedCitation":"[17]","plainCitation":"[17]","noteIndex":0},"citationItems":[{"id":93,"uris":["http://zotero.org/users/15041600/items/M6294VUX"],"itemData":{"id":93,"type":"paper-conference","abstract":"We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936713">
              <w:fldChar w:fldCharType="separate"/>
            </w:r>
            <w:r w:rsidR="007462BB" w:rsidRPr="00936713">
              <w:t>[17]</w:t>
            </w:r>
            <w:r w:rsidRPr="00936713">
              <w:fldChar w:fldCharType="end"/>
            </w:r>
            <w:r w:rsidRPr="00936713">
              <w:t>.</w:t>
            </w:r>
          </w:p>
        </w:tc>
      </w:tr>
    </w:tbl>
    <w:p w14:paraId="7F48169C" w14:textId="77777777" w:rsidR="00EE5947" w:rsidRPr="00936713" w:rsidRDefault="00EE5947" w:rsidP="00C70D2F"/>
    <w:p w14:paraId="5E72B4A7" w14:textId="29ECF412" w:rsidR="00EE5947" w:rsidRPr="00936713" w:rsidRDefault="00EE5947" w:rsidP="00EE5947">
      <w:pPr>
        <w:pStyle w:val="Caption"/>
        <w:keepNext/>
      </w:pPr>
      <w:bookmarkStart w:id="187" w:name="_Toc190802557"/>
      <w:r w:rsidRPr="00936713">
        <w:t xml:space="preserve">Tabelle </w:t>
      </w:r>
      <w:fldSimple w:instr=" SEQ Tabelle \* ARABIC ">
        <w:r w:rsidR="00D64016">
          <w:rPr>
            <w:noProof/>
          </w:rPr>
          <w:t>34</w:t>
        </w:r>
      </w:fldSimple>
      <w:r w:rsidRPr="00936713">
        <w:t xml:space="preserve"> Bewertung der Netzwerkbandbreite der Varianten</w:t>
      </w:r>
      <w:bookmarkEnd w:id="187"/>
    </w:p>
    <w:tbl>
      <w:tblPr>
        <w:tblStyle w:val="TabelleBFH2"/>
        <w:tblW w:w="0" w:type="auto"/>
        <w:tblLook w:val="04A0" w:firstRow="1" w:lastRow="0" w:firstColumn="1" w:lastColumn="0" w:noHBand="0" w:noVBand="1"/>
      </w:tblPr>
      <w:tblGrid>
        <w:gridCol w:w="2609"/>
        <w:gridCol w:w="2551"/>
        <w:gridCol w:w="4222"/>
      </w:tblGrid>
      <w:tr w:rsidR="00EE5947" w:rsidRPr="00936713"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936713" w:rsidRDefault="00EE5947" w:rsidP="00683AD8">
            <w:r w:rsidRPr="00936713">
              <w:t>Variante</w:t>
            </w:r>
          </w:p>
        </w:tc>
        <w:tc>
          <w:tcPr>
            <w:tcW w:w="2551" w:type="dxa"/>
          </w:tcPr>
          <w:p w14:paraId="07E13E06" w14:textId="68D41363" w:rsidR="00EE5947" w:rsidRPr="00936713" w:rsidRDefault="00EE5947" w:rsidP="00683AD8">
            <w:r w:rsidRPr="00936713">
              <w:t>Netzwerkbandbreite</w:t>
            </w:r>
          </w:p>
        </w:tc>
        <w:tc>
          <w:tcPr>
            <w:tcW w:w="4222" w:type="dxa"/>
          </w:tcPr>
          <w:p w14:paraId="67151B75" w14:textId="77777777" w:rsidR="00EE5947" w:rsidRPr="00936713" w:rsidRDefault="00EE5947" w:rsidP="00683AD8">
            <w:r w:rsidRPr="00936713">
              <w:t>Begründung</w:t>
            </w:r>
          </w:p>
        </w:tc>
      </w:tr>
      <w:tr w:rsidR="00EE5947" w:rsidRPr="00936713" w14:paraId="24FB00C7" w14:textId="77777777" w:rsidTr="00683AD8">
        <w:tc>
          <w:tcPr>
            <w:tcW w:w="2609" w:type="dxa"/>
          </w:tcPr>
          <w:p w14:paraId="24BA45E8" w14:textId="77777777" w:rsidR="00EE5947" w:rsidRPr="00936713" w:rsidRDefault="00EE5947" w:rsidP="00683AD8">
            <w:r w:rsidRPr="00936713">
              <w:t>«Full Transfer»</w:t>
            </w:r>
          </w:p>
        </w:tc>
        <w:tc>
          <w:tcPr>
            <w:tcW w:w="2551" w:type="dxa"/>
          </w:tcPr>
          <w:p w14:paraId="19188E87" w14:textId="7B03E245" w:rsidR="00EE5947" w:rsidRPr="00936713" w:rsidRDefault="006F0933" w:rsidP="00683AD8">
            <w:r w:rsidRPr="00936713">
              <w:t>Hoher Bandbreitenbedarf</w:t>
            </w:r>
          </w:p>
        </w:tc>
        <w:tc>
          <w:tcPr>
            <w:tcW w:w="4222" w:type="dxa"/>
          </w:tcPr>
          <w:p w14:paraId="5E20A230" w14:textId="096BCFDA" w:rsidR="00EE5947" w:rsidRPr="00936713" w:rsidRDefault="00AD6C95" w:rsidP="00683AD8">
            <w:r w:rsidRPr="00936713">
              <w:t xml:space="preserve">Gemäss </w:t>
            </w:r>
            <w:r w:rsidRPr="00936713">
              <w:fldChar w:fldCharType="begin"/>
            </w:r>
            <w:r w:rsidRPr="00936713">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hat das «Full Transfer» Muster einen hohen Bedarf an Netzwerkbandbreite. Dies beruht auf der Tatsache, dass die </w:t>
            </w:r>
            <w:r w:rsidR="008767F5">
              <w:t xml:space="preserve">kompletten </w:t>
            </w:r>
            <w:r w:rsidRPr="00936713">
              <w:t>Datensätze übertragen werden.</w:t>
            </w:r>
          </w:p>
        </w:tc>
      </w:tr>
      <w:tr w:rsidR="00EE5947" w:rsidRPr="00936713" w14:paraId="385DCF16" w14:textId="77777777" w:rsidTr="00683AD8">
        <w:tc>
          <w:tcPr>
            <w:tcW w:w="2609" w:type="dxa"/>
          </w:tcPr>
          <w:p w14:paraId="4C599700" w14:textId="77777777" w:rsidR="00EE5947" w:rsidRPr="00936713" w:rsidRDefault="00EE5947" w:rsidP="00683AD8">
            <w:r w:rsidRPr="00936713">
              <w:t>«Timestamp Transfer»</w:t>
            </w:r>
          </w:p>
        </w:tc>
        <w:tc>
          <w:tcPr>
            <w:tcW w:w="2551" w:type="dxa"/>
          </w:tcPr>
          <w:p w14:paraId="2402CA7F" w14:textId="4AA27420" w:rsidR="00EE5947" w:rsidRPr="00936713" w:rsidRDefault="006F0933" w:rsidP="00683AD8">
            <w:r w:rsidRPr="00936713">
              <w:t>Mittlerer Bandbreitenbedarf</w:t>
            </w:r>
          </w:p>
        </w:tc>
        <w:tc>
          <w:tcPr>
            <w:tcW w:w="4222" w:type="dxa"/>
          </w:tcPr>
          <w:p w14:paraId="1A1F2868" w14:textId="443E9BC1" w:rsidR="00EE5947" w:rsidRPr="00936713" w:rsidRDefault="00AD6C95" w:rsidP="00683AD8">
            <w:r w:rsidRPr="00936713">
              <w:t xml:space="preserve">Gemäss </w:t>
            </w:r>
            <w:r w:rsidRPr="00936713">
              <w:fldChar w:fldCharType="begin"/>
            </w:r>
            <w:r w:rsidRPr="00936713">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benötigt dieses Muster weniger </w:t>
            </w:r>
            <w:r w:rsidR="008767F5" w:rsidRPr="00936713">
              <w:t>Bandbreite</w:t>
            </w:r>
            <w:r w:rsidRPr="00936713">
              <w:t xml:space="preserve"> als «Full Transfer». In diesem Muster werden nur die Datensätze übertragen, welche sich verändert haben oder neu </w:t>
            </w:r>
            <w:r w:rsidR="008767F5" w:rsidRPr="00936713">
              <w:t>dazugekommen</w:t>
            </w:r>
            <w:r w:rsidRPr="00936713">
              <w:t xml:space="preserve"> sind </w:t>
            </w:r>
            <w:r w:rsidRPr="00936713">
              <w:fldChar w:fldCharType="begin"/>
            </w:r>
            <w:r w:rsidRPr="00936713">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D2564E3" w14:textId="77777777" w:rsidTr="00683AD8">
        <w:tc>
          <w:tcPr>
            <w:tcW w:w="2609" w:type="dxa"/>
          </w:tcPr>
          <w:p w14:paraId="01DE4667" w14:textId="77777777" w:rsidR="00EE5947" w:rsidRPr="00936713" w:rsidRDefault="00EE5947" w:rsidP="00683AD8">
            <w:r w:rsidRPr="00936713">
              <w:t>«Mathematical Transfer»</w:t>
            </w:r>
          </w:p>
        </w:tc>
        <w:tc>
          <w:tcPr>
            <w:tcW w:w="2551" w:type="dxa"/>
          </w:tcPr>
          <w:p w14:paraId="473F94DD" w14:textId="67F5F71F" w:rsidR="00EE5947" w:rsidRPr="00936713" w:rsidRDefault="006F0933" w:rsidP="00683AD8">
            <w:r w:rsidRPr="00936713">
              <w:t>Geringer Bandbreitenbedarf</w:t>
            </w:r>
          </w:p>
        </w:tc>
        <w:tc>
          <w:tcPr>
            <w:tcW w:w="4222" w:type="dxa"/>
          </w:tcPr>
          <w:p w14:paraId="6D3ECC02" w14:textId="7E569B0F" w:rsidR="00EE5947" w:rsidRPr="00936713" w:rsidRDefault="008E719C" w:rsidP="00683AD8">
            <w:r w:rsidRPr="00936713">
              <w:t xml:space="preserve">Dieses Muster hat das </w:t>
            </w:r>
            <w:r w:rsidR="008767F5" w:rsidRPr="00936713">
              <w:t>Potenzial</w:t>
            </w:r>
            <w:r w:rsidRPr="00936713">
              <w:t xml:space="preserve"> den geri</w:t>
            </w:r>
            <w:r w:rsidR="008767F5">
              <w:t>n</w:t>
            </w:r>
            <w:r w:rsidRPr="00936713">
              <w:t>g</w:t>
            </w:r>
            <w:r w:rsidR="008767F5">
              <w:t>s</w:t>
            </w:r>
            <w:r w:rsidRPr="00936713">
              <w:t xml:space="preserve">ten Bandbreitenbedarf aufzuweisen </w:t>
            </w:r>
            <w:r w:rsidRPr="00936713">
              <w:fldChar w:fldCharType="begin"/>
            </w:r>
            <w:r w:rsidRPr="00936713">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Durch mathematische Algorithmen kann die Entscheidung, welche Daten übertragen werden, sehr granular ausfallen </w:t>
            </w:r>
            <w:r w:rsidRPr="00936713">
              <w:fldChar w:fldCharType="begin"/>
            </w:r>
            <w:r w:rsidRPr="00936713">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0A8F8B37" w14:textId="77777777" w:rsidR="00EE5947" w:rsidRPr="00936713" w:rsidRDefault="00EE5947" w:rsidP="00C70D2F"/>
    <w:p w14:paraId="1BB4DF5D" w14:textId="3AC2335B" w:rsidR="00741589" w:rsidRPr="00936713" w:rsidRDefault="00741589" w:rsidP="00741589">
      <w:pPr>
        <w:pStyle w:val="Caption"/>
        <w:keepNext/>
      </w:pPr>
      <w:bookmarkStart w:id="188" w:name="_Toc190802558"/>
      <w:r w:rsidRPr="00936713">
        <w:t xml:space="preserve">Tabelle </w:t>
      </w:r>
      <w:fldSimple w:instr=" SEQ Tabelle \* ARABIC ">
        <w:r w:rsidR="00D64016">
          <w:rPr>
            <w:noProof/>
          </w:rPr>
          <w:t>35</w:t>
        </w:r>
      </w:fldSimple>
      <w:r w:rsidRPr="00936713">
        <w:t xml:space="preserve"> Bewertung der Eignung des Konfliktmanagements der Varianten</w:t>
      </w:r>
      <w:bookmarkEnd w:id="188"/>
    </w:p>
    <w:tbl>
      <w:tblPr>
        <w:tblStyle w:val="TabelleBFH2"/>
        <w:tblW w:w="0" w:type="auto"/>
        <w:tblLook w:val="04A0" w:firstRow="1" w:lastRow="0" w:firstColumn="1" w:lastColumn="0" w:noHBand="0" w:noVBand="1"/>
      </w:tblPr>
      <w:tblGrid>
        <w:gridCol w:w="2609"/>
        <w:gridCol w:w="2551"/>
        <w:gridCol w:w="4222"/>
      </w:tblGrid>
      <w:tr w:rsidR="00741589" w:rsidRPr="00936713"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936713" w:rsidRDefault="00741589" w:rsidP="00683AD8">
            <w:r w:rsidRPr="00936713">
              <w:t>Variante</w:t>
            </w:r>
          </w:p>
        </w:tc>
        <w:tc>
          <w:tcPr>
            <w:tcW w:w="2551" w:type="dxa"/>
          </w:tcPr>
          <w:p w14:paraId="700083C3" w14:textId="72E132A9" w:rsidR="00741589" w:rsidRPr="00936713" w:rsidRDefault="00741589" w:rsidP="00683AD8">
            <w:r w:rsidRPr="00936713">
              <w:t>Konfliktmanagent</w:t>
            </w:r>
          </w:p>
        </w:tc>
        <w:tc>
          <w:tcPr>
            <w:tcW w:w="4222" w:type="dxa"/>
          </w:tcPr>
          <w:p w14:paraId="5ECBD37D" w14:textId="77777777" w:rsidR="00741589" w:rsidRPr="00936713" w:rsidRDefault="00741589" w:rsidP="00683AD8">
            <w:r w:rsidRPr="00936713">
              <w:t>Begründung</w:t>
            </w:r>
          </w:p>
        </w:tc>
      </w:tr>
      <w:tr w:rsidR="00741589" w:rsidRPr="00936713" w14:paraId="08516034" w14:textId="77777777" w:rsidTr="00683AD8">
        <w:tc>
          <w:tcPr>
            <w:tcW w:w="2609" w:type="dxa"/>
          </w:tcPr>
          <w:p w14:paraId="7C51EB59" w14:textId="77777777" w:rsidR="00741589" w:rsidRPr="00936713" w:rsidRDefault="00741589" w:rsidP="00683AD8">
            <w:r w:rsidRPr="00936713">
              <w:t>«Full Transfer»</w:t>
            </w:r>
          </w:p>
        </w:tc>
        <w:tc>
          <w:tcPr>
            <w:tcW w:w="2551" w:type="dxa"/>
          </w:tcPr>
          <w:p w14:paraId="6DBEB708" w14:textId="173EC651" w:rsidR="00741589" w:rsidRPr="00936713" w:rsidRDefault="00741589" w:rsidP="00683AD8">
            <w:r w:rsidRPr="00936713">
              <w:t>Ungeeignet</w:t>
            </w:r>
          </w:p>
        </w:tc>
        <w:tc>
          <w:tcPr>
            <w:tcW w:w="4222" w:type="dxa"/>
          </w:tcPr>
          <w:p w14:paraId="488097EE" w14:textId="738CEE99" w:rsidR="00741589" w:rsidRPr="00936713" w:rsidRDefault="00741589" w:rsidP="00683AD8">
            <w:r w:rsidRPr="00936713">
              <w:t>Der «Full Transfer» überschreibt vorhandene Datensätze</w:t>
            </w:r>
            <w:r w:rsidR="0075319C" w:rsidRPr="00936713">
              <w:t xml:space="preserve"> im Moment der </w:t>
            </w:r>
            <w:r w:rsidR="008767F5" w:rsidRPr="00936713">
              <w:t>Übertragung</w:t>
            </w:r>
            <w:r w:rsidRPr="00936713">
              <w:t xml:space="preserve"> </w:t>
            </w:r>
            <w:r w:rsidRPr="00936713">
              <w:fldChar w:fldCharType="begin"/>
            </w:r>
            <w:r w:rsidRPr="00936713">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Im Fall der </w:t>
            </w:r>
            <w:r w:rsidR="008767F5">
              <w:t>«</w:t>
            </w:r>
            <w:r w:rsidRPr="00936713">
              <w:t>Baustellen App</w:t>
            </w:r>
            <w:r w:rsidR="008767F5">
              <w:t>»</w:t>
            </w:r>
            <w:r w:rsidR="0075319C" w:rsidRPr="00936713">
              <w:t xml:space="preserve"> würde dies zu unvorhersehbarem Datenverlust führen. </w:t>
            </w:r>
            <w:r w:rsidR="008767F5">
              <w:t>M</w:t>
            </w:r>
            <w:r w:rsidR="0075319C" w:rsidRPr="00936713">
              <w:t xml:space="preserve">it dieser Variante </w:t>
            </w:r>
            <w:r w:rsidR="008767F5">
              <w:t xml:space="preserve">kann </w:t>
            </w:r>
            <w:r w:rsidR="0075319C" w:rsidRPr="00936713">
              <w:t>zum Zeitpunkt der Synchronisierung nicht bestimmt werden, welche Änderung</w:t>
            </w:r>
            <w:r w:rsidR="007018EE" w:rsidRPr="00936713">
              <w:t>,</w:t>
            </w:r>
            <w:r w:rsidR="0075319C" w:rsidRPr="00936713">
              <w:t xml:space="preserve"> die aktuell gültige ist.</w:t>
            </w:r>
          </w:p>
        </w:tc>
      </w:tr>
      <w:tr w:rsidR="00741589" w:rsidRPr="00936713" w14:paraId="3FC52FFD" w14:textId="77777777" w:rsidTr="00683AD8">
        <w:tc>
          <w:tcPr>
            <w:tcW w:w="2609" w:type="dxa"/>
          </w:tcPr>
          <w:p w14:paraId="34E45D18" w14:textId="77777777" w:rsidR="00741589" w:rsidRPr="00936713" w:rsidRDefault="00741589" w:rsidP="00683AD8">
            <w:r w:rsidRPr="00936713">
              <w:t>«Timestamp Transfer»</w:t>
            </w:r>
          </w:p>
        </w:tc>
        <w:tc>
          <w:tcPr>
            <w:tcW w:w="2551" w:type="dxa"/>
          </w:tcPr>
          <w:p w14:paraId="37D43005" w14:textId="45C07DB7" w:rsidR="00741589" w:rsidRPr="00936713" w:rsidRDefault="00741589" w:rsidP="00683AD8">
            <w:r w:rsidRPr="00936713">
              <w:t>Geeignet</w:t>
            </w:r>
          </w:p>
        </w:tc>
        <w:tc>
          <w:tcPr>
            <w:tcW w:w="4222" w:type="dxa"/>
          </w:tcPr>
          <w:p w14:paraId="62430289" w14:textId="5ED56AE2" w:rsidR="00741589" w:rsidRPr="00936713" w:rsidRDefault="0075319C" w:rsidP="00683AD8">
            <w:r w:rsidRPr="00936713">
              <w:t>Mit dem «Timestamp Transfer» wird bei einem Konflikt der zuletzt geänderte Datensatz angewendet</w:t>
            </w:r>
            <w:r w:rsidR="00D26F7C" w:rsidRPr="00936713">
              <w:t xml:space="preserve"> («Last Write Wins»)</w:t>
            </w:r>
            <w:r w:rsidRPr="00936713">
              <w:t xml:space="preserve"> </w:t>
            </w:r>
            <w:r w:rsidRPr="00936713">
              <w:fldChar w:fldCharType="begin"/>
            </w:r>
            <w:r w:rsidRPr="00936713">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Aus den Anforderungen der Helion AG kann dieses Verhalten als </w:t>
            </w:r>
            <w:r w:rsidR="008767F5" w:rsidRPr="00936713">
              <w:t xml:space="preserve">das </w:t>
            </w:r>
            <w:r w:rsidR="008767F5">
              <w:t>g</w:t>
            </w:r>
            <w:r w:rsidR="008767F5" w:rsidRPr="00936713">
              <w:t>ewünschte Verhalten</w:t>
            </w:r>
            <w:r w:rsidRPr="00936713">
              <w:t xml:space="preserve"> bezeichnet werden</w:t>
            </w:r>
            <w:r w:rsidR="007018EE" w:rsidRPr="00936713">
              <w:t>, da keine Interaktion durch die Anwendenden nötig wäre.</w:t>
            </w:r>
          </w:p>
        </w:tc>
      </w:tr>
      <w:tr w:rsidR="00741589" w:rsidRPr="00936713" w14:paraId="6AC0716C" w14:textId="77777777" w:rsidTr="00683AD8">
        <w:tc>
          <w:tcPr>
            <w:tcW w:w="2609" w:type="dxa"/>
          </w:tcPr>
          <w:p w14:paraId="0ACEDE2C" w14:textId="77777777" w:rsidR="00741589" w:rsidRPr="00936713" w:rsidRDefault="00741589" w:rsidP="00683AD8">
            <w:r w:rsidRPr="00936713">
              <w:t>«Mathematical Transfer»</w:t>
            </w:r>
          </w:p>
        </w:tc>
        <w:tc>
          <w:tcPr>
            <w:tcW w:w="2551" w:type="dxa"/>
          </w:tcPr>
          <w:p w14:paraId="3D2DE89E" w14:textId="043A2CD6" w:rsidR="00741589" w:rsidRPr="00936713" w:rsidRDefault="00741589" w:rsidP="00683AD8">
            <w:r w:rsidRPr="00936713">
              <w:t xml:space="preserve">Eingeschränkt </w:t>
            </w:r>
            <w:r w:rsidR="00754C25" w:rsidRPr="00936713">
              <w:t>geeignet</w:t>
            </w:r>
          </w:p>
        </w:tc>
        <w:tc>
          <w:tcPr>
            <w:tcW w:w="4222" w:type="dxa"/>
          </w:tcPr>
          <w:p w14:paraId="2541DCCD" w14:textId="21A7692F" w:rsidR="00741589" w:rsidRPr="00936713" w:rsidRDefault="00B97E55" w:rsidP="00683AD8">
            <w:r w:rsidRPr="00936713">
              <w:t xml:space="preserve">«Mathematical Transfer» hat das </w:t>
            </w:r>
            <w:r w:rsidR="008767F5" w:rsidRPr="00936713">
              <w:t>Potenzial</w:t>
            </w:r>
            <w:r w:rsidRPr="00936713">
              <w:t xml:space="preserve"> Konflikte sehr granular aufzulösen </w:t>
            </w:r>
            <w:r w:rsidRPr="00936713">
              <w:fldChar w:fldCharType="begin"/>
            </w:r>
            <w:r w:rsidRPr="00936713">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8767F5" w:rsidRPr="00936713">
              <w:t>Konkurrierende</w:t>
            </w:r>
            <w:r w:rsidR="007018EE" w:rsidRPr="00936713">
              <w:t xml:space="preserve"> Änderungen sind auch für mathematische Algorithmen nicht immer zu 100% auflösbar und erfordern entweder eine Regel oder manuelles Eingreifen zur Auflösung.</w:t>
            </w:r>
          </w:p>
        </w:tc>
      </w:tr>
    </w:tbl>
    <w:p w14:paraId="5BB3F399" w14:textId="77777777" w:rsidR="00741589" w:rsidRPr="00936713" w:rsidRDefault="00741589" w:rsidP="00C70D2F"/>
    <w:p w14:paraId="24A3A888" w14:textId="72EA6157" w:rsidR="007018EE" w:rsidRPr="00936713" w:rsidRDefault="007018EE" w:rsidP="00C70D2F">
      <w:r w:rsidRPr="00936713">
        <w:t xml:space="preserve">In der folgenden Tabelle wird die gewählte Gewichtung der Kriterien </w:t>
      </w:r>
      <w:r w:rsidR="008767F5" w:rsidRPr="00936713">
        <w:t>aufgelistet</w:t>
      </w:r>
      <w:r w:rsidRPr="00936713">
        <w:t xml:space="preserve"> und </w:t>
      </w:r>
      <w:r w:rsidR="008767F5">
        <w:t>b</w:t>
      </w:r>
      <w:r w:rsidRPr="00936713">
        <w:t>egründet.</w:t>
      </w:r>
    </w:p>
    <w:p w14:paraId="6B9D73B2" w14:textId="4F38982E" w:rsidR="00143A23" w:rsidRPr="00936713" w:rsidRDefault="00143A23" w:rsidP="00143A23">
      <w:pPr>
        <w:pStyle w:val="Caption"/>
        <w:keepNext/>
      </w:pPr>
      <w:bookmarkStart w:id="189" w:name="_Toc190802559"/>
      <w:r w:rsidRPr="00936713">
        <w:lastRenderedPageBreak/>
        <w:t xml:space="preserve">Tabelle </w:t>
      </w:r>
      <w:fldSimple w:instr=" SEQ Tabelle \* ARABIC ">
        <w:r w:rsidR="00D64016">
          <w:rPr>
            <w:noProof/>
          </w:rPr>
          <w:t>36</w:t>
        </w:r>
      </w:fldSimple>
      <w:r w:rsidRPr="00936713">
        <w:t xml:space="preserve"> Aulistung und Begründung der Gewichtung der Kriterien</w:t>
      </w:r>
      <w:bookmarkEnd w:id="189"/>
    </w:p>
    <w:tbl>
      <w:tblPr>
        <w:tblStyle w:val="TabelleBFH2"/>
        <w:tblW w:w="0" w:type="auto"/>
        <w:tblLook w:val="04A0" w:firstRow="1" w:lastRow="0" w:firstColumn="1" w:lastColumn="0" w:noHBand="0" w:noVBand="1"/>
      </w:tblPr>
      <w:tblGrid>
        <w:gridCol w:w="2325"/>
        <w:gridCol w:w="1559"/>
        <w:gridCol w:w="5498"/>
      </w:tblGrid>
      <w:tr w:rsidR="007018EE" w:rsidRPr="00936713"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936713" w:rsidRDefault="007018EE" w:rsidP="00C70D2F">
            <w:r w:rsidRPr="00936713">
              <w:t>Kriterium</w:t>
            </w:r>
          </w:p>
        </w:tc>
        <w:tc>
          <w:tcPr>
            <w:tcW w:w="1559" w:type="dxa"/>
          </w:tcPr>
          <w:p w14:paraId="7E1E6102" w14:textId="1D3BA877" w:rsidR="007018EE" w:rsidRPr="00936713" w:rsidRDefault="007018EE" w:rsidP="00C70D2F">
            <w:r w:rsidRPr="00936713">
              <w:t>Gewichtung</w:t>
            </w:r>
          </w:p>
        </w:tc>
        <w:tc>
          <w:tcPr>
            <w:tcW w:w="5498" w:type="dxa"/>
          </w:tcPr>
          <w:p w14:paraId="6E7C940B" w14:textId="2C742BE9" w:rsidR="007018EE" w:rsidRPr="00936713" w:rsidRDefault="007018EE" w:rsidP="00C70D2F">
            <w:r w:rsidRPr="00936713">
              <w:t>Begründung</w:t>
            </w:r>
          </w:p>
        </w:tc>
      </w:tr>
      <w:tr w:rsidR="007018EE" w:rsidRPr="00936713" w14:paraId="690B5F95" w14:textId="77777777" w:rsidTr="00143A23">
        <w:tc>
          <w:tcPr>
            <w:tcW w:w="2325" w:type="dxa"/>
          </w:tcPr>
          <w:p w14:paraId="408C1481" w14:textId="2E06DBCF" w:rsidR="007018EE" w:rsidRPr="00936713" w:rsidRDefault="007018EE" w:rsidP="00C70D2F">
            <w:r w:rsidRPr="00936713">
              <w:t>Komplexität</w:t>
            </w:r>
          </w:p>
        </w:tc>
        <w:tc>
          <w:tcPr>
            <w:tcW w:w="1559" w:type="dxa"/>
          </w:tcPr>
          <w:p w14:paraId="58FB7E17" w14:textId="11C2D641" w:rsidR="007018EE" w:rsidRPr="00936713" w:rsidRDefault="0043037B" w:rsidP="00C70D2F">
            <w:r w:rsidRPr="00936713">
              <w:t>20</w:t>
            </w:r>
            <w:r w:rsidR="007018EE" w:rsidRPr="00936713">
              <w:t>%</w:t>
            </w:r>
          </w:p>
        </w:tc>
        <w:tc>
          <w:tcPr>
            <w:tcW w:w="5498" w:type="dxa"/>
          </w:tcPr>
          <w:p w14:paraId="43212168" w14:textId="663A0371" w:rsidR="007018EE" w:rsidRPr="00936713" w:rsidRDefault="0043037B" w:rsidP="00C70D2F">
            <w:r w:rsidRPr="00936713">
              <w:t>Da sich die Komplexität auf Aufwand und Kosten der Implementierung und die zukünftige Erweiterbarkeit</w:t>
            </w:r>
            <w:r w:rsidR="008767F5" w:rsidRPr="00936713">
              <w:t xml:space="preserve"> auswirkt</w:t>
            </w:r>
            <w:r w:rsidRPr="00936713">
              <w:t>, hat dieses Kriterium eine höhere Gewichtung.</w:t>
            </w:r>
          </w:p>
        </w:tc>
      </w:tr>
      <w:tr w:rsidR="007018EE" w:rsidRPr="00936713" w14:paraId="4156123B" w14:textId="77777777" w:rsidTr="00143A23">
        <w:tc>
          <w:tcPr>
            <w:tcW w:w="2325" w:type="dxa"/>
          </w:tcPr>
          <w:p w14:paraId="5F6EED9C" w14:textId="6BFD9D4C" w:rsidR="007018EE" w:rsidRPr="00936713" w:rsidRDefault="007018EE" w:rsidP="00C70D2F">
            <w:r w:rsidRPr="00936713">
              <w:t>Speicherbedarf</w:t>
            </w:r>
          </w:p>
        </w:tc>
        <w:tc>
          <w:tcPr>
            <w:tcW w:w="1559" w:type="dxa"/>
          </w:tcPr>
          <w:p w14:paraId="3D9E55E9" w14:textId="043C86C2" w:rsidR="007018EE" w:rsidRPr="00936713" w:rsidRDefault="0043037B" w:rsidP="00C70D2F">
            <w:r w:rsidRPr="00936713">
              <w:t>5</w:t>
            </w:r>
            <w:r w:rsidR="007018EE" w:rsidRPr="00936713">
              <w:t>%</w:t>
            </w:r>
          </w:p>
        </w:tc>
        <w:tc>
          <w:tcPr>
            <w:tcW w:w="5498" w:type="dxa"/>
          </w:tcPr>
          <w:p w14:paraId="7E52961F" w14:textId="3A15381E" w:rsidR="007018EE" w:rsidRPr="00936713" w:rsidRDefault="0043037B" w:rsidP="00C70D2F">
            <w:r w:rsidRPr="00936713">
              <w:t xml:space="preserve">Der Speicherbedarf wirkt sich </w:t>
            </w:r>
            <w:r w:rsidR="00754C25" w:rsidRPr="00936713">
              <w:t>auf</w:t>
            </w:r>
            <w:r w:rsidRPr="00936713">
              <w:t xml:space="preserve"> die Betriebskosten der Plattform aus. </w:t>
            </w:r>
            <w:r w:rsidR="00143A23" w:rsidRPr="00936713">
              <w:t>Deshalb wird dieses Kriterium betrachtet, hat jedoch eine geringe Gewichtung.</w:t>
            </w:r>
          </w:p>
        </w:tc>
      </w:tr>
      <w:tr w:rsidR="007018EE" w:rsidRPr="00936713" w14:paraId="314430ED" w14:textId="77777777" w:rsidTr="00143A23">
        <w:tc>
          <w:tcPr>
            <w:tcW w:w="2325" w:type="dxa"/>
          </w:tcPr>
          <w:p w14:paraId="0D4623A3" w14:textId="37FC7949" w:rsidR="007018EE" w:rsidRPr="00936713" w:rsidRDefault="007018EE" w:rsidP="00C70D2F">
            <w:r w:rsidRPr="00936713">
              <w:t>Rechenleistung</w:t>
            </w:r>
          </w:p>
        </w:tc>
        <w:tc>
          <w:tcPr>
            <w:tcW w:w="1559" w:type="dxa"/>
          </w:tcPr>
          <w:p w14:paraId="56D1DB10" w14:textId="1C95BABC" w:rsidR="007018EE" w:rsidRPr="00936713" w:rsidRDefault="007018EE" w:rsidP="00C70D2F">
            <w:r w:rsidRPr="00936713">
              <w:t>5%</w:t>
            </w:r>
          </w:p>
        </w:tc>
        <w:tc>
          <w:tcPr>
            <w:tcW w:w="5498" w:type="dxa"/>
          </w:tcPr>
          <w:p w14:paraId="4BCDCD27" w14:textId="0E7BEBDF" w:rsidR="007018EE" w:rsidRPr="00936713" w:rsidRDefault="00143A23" w:rsidP="00C70D2F">
            <w:r w:rsidRPr="00936713">
              <w:t xml:space="preserve">Die benötigte Rechenleistung wirkt sich </w:t>
            </w:r>
            <w:r w:rsidR="00754C25" w:rsidRPr="00936713">
              <w:t>auf</w:t>
            </w:r>
            <w:r w:rsidRPr="00936713">
              <w:t xml:space="preserve"> die Betriebskosten der </w:t>
            </w:r>
            <w:r w:rsidR="008767F5" w:rsidRPr="00936713">
              <w:t>Plattform</w:t>
            </w:r>
            <w:r w:rsidRPr="00936713">
              <w:t xml:space="preserve"> aus. Deshalb wird dieses Kriterium betrachtet, hat jedoch eine geringe Gewichtung.</w:t>
            </w:r>
          </w:p>
        </w:tc>
      </w:tr>
      <w:tr w:rsidR="007018EE" w:rsidRPr="00936713" w14:paraId="0AD8100F" w14:textId="77777777" w:rsidTr="00143A23">
        <w:tc>
          <w:tcPr>
            <w:tcW w:w="2325" w:type="dxa"/>
          </w:tcPr>
          <w:p w14:paraId="3B065AB2" w14:textId="776FF970" w:rsidR="007018EE" w:rsidRPr="00936713" w:rsidRDefault="007018EE" w:rsidP="00C70D2F">
            <w:r w:rsidRPr="00936713">
              <w:t>Bandbreite</w:t>
            </w:r>
          </w:p>
        </w:tc>
        <w:tc>
          <w:tcPr>
            <w:tcW w:w="1559" w:type="dxa"/>
          </w:tcPr>
          <w:p w14:paraId="7DD23281" w14:textId="35C71E4D" w:rsidR="007018EE" w:rsidRPr="00936713" w:rsidRDefault="007018EE" w:rsidP="00C70D2F">
            <w:r w:rsidRPr="00936713">
              <w:t>20%</w:t>
            </w:r>
          </w:p>
        </w:tc>
        <w:tc>
          <w:tcPr>
            <w:tcW w:w="5498" w:type="dxa"/>
          </w:tcPr>
          <w:p w14:paraId="03E888E3" w14:textId="4AEBD86F" w:rsidR="007018EE" w:rsidRPr="00936713" w:rsidRDefault="00143A23" w:rsidP="00C70D2F">
            <w:r w:rsidRPr="00936713">
              <w:t xml:space="preserve">Die verfügbare Bandbreite ist eine gegebene Grösse. Deshalb ist die effiziente Nutzung der verfügbaren Bandbreite eine wichtige Voraussetzung und wird entsprechend höher </w:t>
            </w:r>
            <w:r w:rsidR="008767F5" w:rsidRPr="00936713">
              <w:t>gewichtet</w:t>
            </w:r>
            <w:r w:rsidRPr="00936713">
              <w:t>.</w:t>
            </w:r>
          </w:p>
        </w:tc>
      </w:tr>
      <w:tr w:rsidR="007018EE" w:rsidRPr="00936713" w14:paraId="354CF054" w14:textId="77777777" w:rsidTr="00143A23">
        <w:tc>
          <w:tcPr>
            <w:tcW w:w="2325" w:type="dxa"/>
          </w:tcPr>
          <w:p w14:paraId="71A7B174" w14:textId="3189FD2A" w:rsidR="007018EE" w:rsidRPr="00936713" w:rsidRDefault="007018EE" w:rsidP="00C70D2F">
            <w:r w:rsidRPr="00936713">
              <w:t>Konflikmanagement</w:t>
            </w:r>
          </w:p>
        </w:tc>
        <w:tc>
          <w:tcPr>
            <w:tcW w:w="1559" w:type="dxa"/>
          </w:tcPr>
          <w:p w14:paraId="494F99C3" w14:textId="64C52BFB" w:rsidR="007018EE" w:rsidRPr="00936713" w:rsidRDefault="007018EE" w:rsidP="00C70D2F">
            <w:r w:rsidRPr="00936713">
              <w:t>50%</w:t>
            </w:r>
          </w:p>
        </w:tc>
        <w:tc>
          <w:tcPr>
            <w:tcW w:w="5498" w:type="dxa"/>
          </w:tcPr>
          <w:p w14:paraId="0DCAB9F7" w14:textId="2C67077D" w:rsidR="007018EE" w:rsidRPr="00936713" w:rsidRDefault="003A4CD0" w:rsidP="00C70D2F">
            <w:r w:rsidRPr="00936713">
              <w:t xml:space="preserve">Das Konfliktmanagement ist für die Helion AG ein zentraler Punkt. </w:t>
            </w:r>
            <w:r w:rsidR="00D445C1">
              <w:t xml:space="preserve">Es sollte möglichst keine </w:t>
            </w:r>
            <w:r w:rsidRPr="00936713">
              <w:t>Benutzerinteraktion erforderlich sein. Trotzdem muss die unumgängliche Divergenz zwischen Datensätzen gehandhabt werden.</w:t>
            </w:r>
            <w:r w:rsidR="0043037B" w:rsidRPr="00936713">
              <w:t xml:space="preserve"> Deshalb ist dieses Kriterium sehr hoch gewichtet.</w:t>
            </w:r>
          </w:p>
        </w:tc>
      </w:tr>
    </w:tbl>
    <w:p w14:paraId="54E88862" w14:textId="77777777" w:rsidR="00741589" w:rsidRPr="00936713" w:rsidRDefault="00741589" w:rsidP="00C70D2F"/>
    <w:p w14:paraId="29B57320" w14:textId="261C0716" w:rsidR="00213F0F" w:rsidRPr="00936713" w:rsidRDefault="00213F0F" w:rsidP="00C70D2F">
      <w:r w:rsidRPr="00936713">
        <w:t>Basierend auf der Bewertung der Kriterien ergibt sich folgendes Gesamtergebnis:</w:t>
      </w:r>
    </w:p>
    <w:p w14:paraId="59F8E9EE" w14:textId="70E624F6" w:rsidR="001101BF" w:rsidRPr="00936713" w:rsidRDefault="001101BF" w:rsidP="001101BF">
      <w:pPr>
        <w:pStyle w:val="Caption"/>
        <w:keepNext/>
      </w:pPr>
      <w:bookmarkStart w:id="190" w:name="_Toc190802560"/>
      <w:r w:rsidRPr="00936713">
        <w:t xml:space="preserve">Tabelle </w:t>
      </w:r>
      <w:fldSimple w:instr=" SEQ Tabelle \* ARABIC ">
        <w:r w:rsidR="00D64016">
          <w:rPr>
            <w:noProof/>
          </w:rPr>
          <w:t>37</w:t>
        </w:r>
      </w:fldSimple>
      <w:r w:rsidRPr="00936713">
        <w:t xml:space="preserve"> Ergebnis der Nutzwertanalyse</w:t>
      </w:r>
      <w:bookmarkEnd w:id="190"/>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936713"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936713" w:rsidRDefault="00213F0F" w:rsidP="00C70D2F">
            <w:r w:rsidRPr="00936713">
              <w:t>Kirterium</w:t>
            </w:r>
          </w:p>
        </w:tc>
        <w:tc>
          <w:tcPr>
            <w:tcW w:w="1048" w:type="dxa"/>
          </w:tcPr>
          <w:p w14:paraId="0F46C10C" w14:textId="4A1B4FFD" w:rsidR="00213F0F" w:rsidRPr="00936713" w:rsidRDefault="00213F0F" w:rsidP="00C70D2F">
            <w:r w:rsidRPr="00936713">
              <w:t>Gewicht</w:t>
            </w:r>
          </w:p>
        </w:tc>
        <w:tc>
          <w:tcPr>
            <w:tcW w:w="2080" w:type="dxa"/>
            <w:gridSpan w:val="2"/>
          </w:tcPr>
          <w:p w14:paraId="4FD9F4F9" w14:textId="05F85B72" w:rsidR="00213F0F" w:rsidRPr="00936713" w:rsidRDefault="00213F0F" w:rsidP="00213F0F">
            <w:pPr>
              <w:jc w:val="center"/>
            </w:pPr>
            <w:r w:rsidRPr="00936713">
              <w:t>«Full Transfer»</w:t>
            </w:r>
          </w:p>
        </w:tc>
        <w:tc>
          <w:tcPr>
            <w:tcW w:w="2080" w:type="dxa"/>
            <w:gridSpan w:val="2"/>
          </w:tcPr>
          <w:p w14:paraId="19500310" w14:textId="4E145746" w:rsidR="00213F0F" w:rsidRPr="00936713" w:rsidRDefault="00213F0F" w:rsidP="00213F0F">
            <w:pPr>
              <w:jc w:val="center"/>
            </w:pPr>
            <w:r w:rsidRPr="00936713">
              <w:t>«Timestamp Transfer»</w:t>
            </w:r>
          </w:p>
        </w:tc>
        <w:tc>
          <w:tcPr>
            <w:tcW w:w="2080" w:type="dxa"/>
            <w:gridSpan w:val="2"/>
          </w:tcPr>
          <w:p w14:paraId="7A921416" w14:textId="73ECDF58" w:rsidR="00213F0F" w:rsidRPr="00936713" w:rsidRDefault="00213F0F" w:rsidP="00213F0F">
            <w:pPr>
              <w:jc w:val="center"/>
            </w:pPr>
            <w:r w:rsidRPr="00936713">
              <w:t>«Mathematical Transfer»</w:t>
            </w:r>
          </w:p>
        </w:tc>
      </w:tr>
      <w:tr w:rsidR="00213F0F" w:rsidRPr="00936713" w14:paraId="20500664" w14:textId="511999DC" w:rsidTr="001101BF">
        <w:tc>
          <w:tcPr>
            <w:tcW w:w="2094" w:type="dxa"/>
          </w:tcPr>
          <w:p w14:paraId="3280F361" w14:textId="77777777" w:rsidR="00213F0F" w:rsidRPr="00936713" w:rsidRDefault="00213F0F" w:rsidP="00C70D2F"/>
        </w:tc>
        <w:tc>
          <w:tcPr>
            <w:tcW w:w="1048" w:type="dxa"/>
          </w:tcPr>
          <w:p w14:paraId="18059B9E" w14:textId="77777777" w:rsidR="00213F0F" w:rsidRPr="00936713" w:rsidRDefault="00213F0F" w:rsidP="00C70D2F"/>
        </w:tc>
        <w:tc>
          <w:tcPr>
            <w:tcW w:w="961" w:type="dxa"/>
          </w:tcPr>
          <w:p w14:paraId="2A2FCBE6" w14:textId="0F441226" w:rsidR="00213F0F" w:rsidRPr="00936713" w:rsidRDefault="00213F0F" w:rsidP="00213F0F">
            <w:pPr>
              <w:jc w:val="center"/>
            </w:pPr>
            <w:r w:rsidRPr="00936713">
              <w:t>Punkte</w:t>
            </w:r>
          </w:p>
        </w:tc>
        <w:tc>
          <w:tcPr>
            <w:tcW w:w="1119" w:type="dxa"/>
          </w:tcPr>
          <w:p w14:paraId="06AE05AF" w14:textId="5214BED6" w:rsidR="00213F0F" w:rsidRPr="00936713" w:rsidRDefault="00213F0F" w:rsidP="00213F0F">
            <w:pPr>
              <w:jc w:val="center"/>
            </w:pPr>
            <w:r w:rsidRPr="00936713">
              <w:t>Gewichtet</w:t>
            </w:r>
          </w:p>
        </w:tc>
        <w:tc>
          <w:tcPr>
            <w:tcW w:w="961" w:type="dxa"/>
          </w:tcPr>
          <w:p w14:paraId="5D1CB6DB" w14:textId="006FFCE2" w:rsidR="00213F0F" w:rsidRPr="00936713" w:rsidRDefault="00213F0F" w:rsidP="00213F0F">
            <w:pPr>
              <w:jc w:val="center"/>
            </w:pPr>
            <w:r w:rsidRPr="00936713">
              <w:t>Punkte</w:t>
            </w:r>
          </w:p>
        </w:tc>
        <w:tc>
          <w:tcPr>
            <w:tcW w:w="1119" w:type="dxa"/>
          </w:tcPr>
          <w:p w14:paraId="319FD6D0" w14:textId="431E3BEC" w:rsidR="00213F0F" w:rsidRPr="00936713" w:rsidRDefault="00213F0F" w:rsidP="00213F0F">
            <w:pPr>
              <w:jc w:val="center"/>
            </w:pPr>
            <w:r w:rsidRPr="00936713">
              <w:t>Gewichtet</w:t>
            </w:r>
          </w:p>
        </w:tc>
        <w:tc>
          <w:tcPr>
            <w:tcW w:w="961" w:type="dxa"/>
          </w:tcPr>
          <w:p w14:paraId="5C00A893" w14:textId="1EDBB0C5" w:rsidR="00213F0F" w:rsidRPr="00936713" w:rsidRDefault="00213F0F" w:rsidP="00213F0F">
            <w:pPr>
              <w:jc w:val="center"/>
            </w:pPr>
            <w:r w:rsidRPr="00936713">
              <w:t>Punkte</w:t>
            </w:r>
          </w:p>
        </w:tc>
        <w:tc>
          <w:tcPr>
            <w:tcW w:w="1119" w:type="dxa"/>
          </w:tcPr>
          <w:p w14:paraId="5E306F27" w14:textId="1B9708BD" w:rsidR="00213F0F" w:rsidRPr="00936713" w:rsidRDefault="00213F0F" w:rsidP="00213F0F">
            <w:pPr>
              <w:jc w:val="center"/>
            </w:pPr>
            <w:r w:rsidRPr="00936713">
              <w:t>Gewichtet</w:t>
            </w:r>
          </w:p>
        </w:tc>
      </w:tr>
      <w:tr w:rsidR="00213F0F" w:rsidRPr="00936713" w14:paraId="02D7F85D" w14:textId="03250A08" w:rsidTr="001101BF">
        <w:tc>
          <w:tcPr>
            <w:tcW w:w="2094" w:type="dxa"/>
          </w:tcPr>
          <w:p w14:paraId="28527241" w14:textId="2ED07352" w:rsidR="00213F0F" w:rsidRPr="00936713" w:rsidRDefault="00213F0F" w:rsidP="00C70D2F">
            <w:r w:rsidRPr="00936713">
              <w:t>Komplexität</w:t>
            </w:r>
          </w:p>
        </w:tc>
        <w:tc>
          <w:tcPr>
            <w:tcW w:w="1048" w:type="dxa"/>
          </w:tcPr>
          <w:p w14:paraId="7DF5FBD4" w14:textId="49F3746D" w:rsidR="00213F0F" w:rsidRPr="00936713" w:rsidRDefault="007018EE" w:rsidP="007018EE">
            <w:pPr>
              <w:jc w:val="right"/>
            </w:pPr>
            <w:r w:rsidRPr="00936713">
              <w:t>2</w:t>
            </w:r>
            <w:r w:rsidR="00213F0F" w:rsidRPr="00936713">
              <w:t>0%</w:t>
            </w:r>
          </w:p>
        </w:tc>
        <w:tc>
          <w:tcPr>
            <w:tcW w:w="961" w:type="dxa"/>
          </w:tcPr>
          <w:p w14:paraId="60CAFA83" w14:textId="3AF2C6EE" w:rsidR="00213F0F" w:rsidRPr="00936713" w:rsidRDefault="00213F0F" w:rsidP="00213F0F">
            <w:pPr>
              <w:jc w:val="right"/>
            </w:pPr>
            <w:r w:rsidRPr="00936713">
              <w:t>3</w:t>
            </w:r>
          </w:p>
        </w:tc>
        <w:tc>
          <w:tcPr>
            <w:tcW w:w="1119" w:type="dxa"/>
          </w:tcPr>
          <w:p w14:paraId="65F94F3A" w14:textId="235701CC" w:rsidR="00213F0F" w:rsidRPr="00936713" w:rsidRDefault="00143A23" w:rsidP="00213F0F">
            <w:pPr>
              <w:jc w:val="right"/>
            </w:pPr>
            <w:r w:rsidRPr="00936713">
              <w:t>0.6</w:t>
            </w:r>
          </w:p>
        </w:tc>
        <w:tc>
          <w:tcPr>
            <w:tcW w:w="961" w:type="dxa"/>
          </w:tcPr>
          <w:p w14:paraId="28614388" w14:textId="0EC6711B" w:rsidR="00213F0F" w:rsidRPr="00936713" w:rsidRDefault="00213F0F" w:rsidP="00213F0F">
            <w:pPr>
              <w:jc w:val="right"/>
            </w:pPr>
            <w:r w:rsidRPr="00936713">
              <w:t>2</w:t>
            </w:r>
          </w:p>
        </w:tc>
        <w:tc>
          <w:tcPr>
            <w:tcW w:w="1119" w:type="dxa"/>
          </w:tcPr>
          <w:p w14:paraId="36687B9E" w14:textId="4756F8A0" w:rsidR="00213F0F" w:rsidRPr="00936713" w:rsidRDefault="00143A23" w:rsidP="00213F0F">
            <w:pPr>
              <w:jc w:val="right"/>
            </w:pPr>
            <w:r w:rsidRPr="00936713">
              <w:t>0.4</w:t>
            </w:r>
          </w:p>
        </w:tc>
        <w:tc>
          <w:tcPr>
            <w:tcW w:w="961" w:type="dxa"/>
          </w:tcPr>
          <w:p w14:paraId="615B339D" w14:textId="6DEDC7B6" w:rsidR="00213F0F" w:rsidRPr="00936713" w:rsidRDefault="00213F0F" w:rsidP="00213F0F">
            <w:pPr>
              <w:jc w:val="right"/>
            </w:pPr>
            <w:r w:rsidRPr="00936713">
              <w:t>1</w:t>
            </w:r>
          </w:p>
        </w:tc>
        <w:tc>
          <w:tcPr>
            <w:tcW w:w="1119" w:type="dxa"/>
          </w:tcPr>
          <w:p w14:paraId="3EFE86BC" w14:textId="1B238C15" w:rsidR="00213F0F" w:rsidRPr="00936713" w:rsidRDefault="00143A23" w:rsidP="00213F0F">
            <w:pPr>
              <w:jc w:val="right"/>
            </w:pPr>
            <w:r w:rsidRPr="00936713">
              <w:t>0.2</w:t>
            </w:r>
          </w:p>
        </w:tc>
      </w:tr>
      <w:tr w:rsidR="00213F0F" w:rsidRPr="00936713" w14:paraId="5680BF56" w14:textId="77777777" w:rsidTr="001101BF">
        <w:tc>
          <w:tcPr>
            <w:tcW w:w="2094" w:type="dxa"/>
          </w:tcPr>
          <w:p w14:paraId="6A2CE5D2" w14:textId="3034BF97" w:rsidR="00213F0F" w:rsidRPr="00936713" w:rsidRDefault="00213F0F" w:rsidP="00C70D2F">
            <w:r w:rsidRPr="00936713">
              <w:t>Speicherbedarf</w:t>
            </w:r>
          </w:p>
        </w:tc>
        <w:tc>
          <w:tcPr>
            <w:tcW w:w="1048" w:type="dxa"/>
          </w:tcPr>
          <w:p w14:paraId="5779A080" w14:textId="0E542CEA" w:rsidR="00213F0F" w:rsidRPr="00936713" w:rsidRDefault="007018EE" w:rsidP="00213F0F">
            <w:pPr>
              <w:jc w:val="right"/>
            </w:pPr>
            <w:r w:rsidRPr="00936713">
              <w:t>5</w:t>
            </w:r>
            <w:r w:rsidR="00213F0F" w:rsidRPr="00936713">
              <w:t>%</w:t>
            </w:r>
          </w:p>
        </w:tc>
        <w:tc>
          <w:tcPr>
            <w:tcW w:w="961" w:type="dxa"/>
          </w:tcPr>
          <w:p w14:paraId="700F27F6" w14:textId="56138614" w:rsidR="00213F0F" w:rsidRPr="00936713" w:rsidRDefault="00213F0F" w:rsidP="00213F0F">
            <w:pPr>
              <w:jc w:val="right"/>
            </w:pPr>
            <w:r w:rsidRPr="00936713">
              <w:t>3</w:t>
            </w:r>
          </w:p>
        </w:tc>
        <w:tc>
          <w:tcPr>
            <w:tcW w:w="1119" w:type="dxa"/>
          </w:tcPr>
          <w:p w14:paraId="107D03ED" w14:textId="71F1BEA1" w:rsidR="00213F0F" w:rsidRPr="00936713" w:rsidRDefault="00143A23" w:rsidP="00213F0F">
            <w:pPr>
              <w:jc w:val="right"/>
            </w:pPr>
            <w:r w:rsidRPr="00936713">
              <w:t>0.15</w:t>
            </w:r>
          </w:p>
        </w:tc>
        <w:tc>
          <w:tcPr>
            <w:tcW w:w="961" w:type="dxa"/>
          </w:tcPr>
          <w:p w14:paraId="270C62CE" w14:textId="460B9BEF" w:rsidR="00213F0F" w:rsidRPr="00936713" w:rsidRDefault="00213F0F" w:rsidP="00213F0F">
            <w:pPr>
              <w:jc w:val="right"/>
            </w:pPr>
            <w:r w:rsidRPr="00936713">
              <w:t>2</w:t>
            </w:r>
          </w:p>
        </w:tc>
        <w:tc>
          <w:tcPr>
            <w:tcW w:w="1119" w:type="dxa"/>
          </w:tcPr>
          <w:p w14:paraId="21374C29" w14:textId="4E0ABC05" w:rsidR="00213F0F" w:rsidRPr="00936713" w:rsidRDefault="00143A23" w:rsidP="00213F0F">
            <w:pPr>
              <w:jc w:val="right"/>
            </w:pPr>
            <w:r w:rsidRPr="00936713">
              <w:t>0.1</w:t>
            </w:r>
          </w:p>
        </w:tc>
        <w:tc>
          <w:tcPr>
            <w:tcW w:w="961" w:type="dxa"/>
          </w:tcPr>
          <w:p w14:paraId="617173C5" w14:textId="466A0487" w:rsidR="00213F0F" w:rsidRPr="00936713" w:rsidRDefault="00213F0F" w:rsidP="00213F0F">
            <w:pPr>
              <w:jc w:val="right"/>
            </w:pPr>
            <w:r w:rsidRPr="00936713">
              <w:t>1</w:t>
            </w:r>
          </w:p>
        </w:tc>
        <w:tc>
          <w:tcPr>
            <w:tcW w:w="1119" w:type="dxa"/>
          </w:tcPr>
          <w:p w14:paraId="58733338" w14:textId="57CAA3A2" w:rsidR="00213F0F" w:rsidRPr="00936713" w:rsidRDefault="00143A23" w:rsidP="00213F0F">
            <w:pPr>
              <w:jc w:val="right"/>
            </w:pPr>
            <w:r w:rsidRPr="00936713">
              <w:t>0.05</w:t>
            </w:r>
          </w:p>
        </w:tc>
      </w:tr>
      <w:tr w:rsidR="00213F0F" w:rsidRPr="00936713" w14:paraId="32391D53" w14:textId="77777777" w:rsidTr="001101BF">
        <w:tc>
          <w:tcPr>
            <w:tcW w:w="2094" w:type="dxa"/>
          </w:tcPr>
          <w:p w14:paraId="081DB1A9" w14:textId="783D553B" w:rsidR="00213F0F" w:rsidRPr="00936713" w:rsidRDefault="00213F0F" w:rsidP="00C70D2F">
            <w:r w:rsidRPr="00936713">
              <w:t>Rechenleistung</w:t>
            </w:r>
          </w:p>
        </w:tc>
        <w:tc>
          <w:tcPr>
            <w:tcW w:w="1048" w:type="dxa"/>
          </w:tcPr>
          <w:p w14:paraId="76354435" w14:textId="46D303E2" w:rsidR="00213F0F" w:rsidRPr="00936713" w:rsidRDefault="007018EE" w:rsidP="00213F0F">
            <w:pPr>
              <w:jc w:val="right"/>
            </w:pPr>
            <w:r w:rsidRPr="00936713">
              <w:t>5</w:t>
            </w:r>
            <w:r w:rsidR="00213F0F" w:rsidRPr="00936713">
              <w:t>%</w:t>
            </w:r>
          </w:p>
        </w:tc>
        <w:tc>
          <w:tcPr>
            <w:tcW w:w="961" w:type="dxa"/>
          </w:tcPr>
          <w:p w14:paraId="74869EB6" w14:textId="6C3C8DAD" w:rsidR="00213F0F" w:rsidRPr="00936713" w:rsidRDefault="00213F0F" w:rsidP="00213F0F">
            <w:pPr>
              <w:jc w:val="right"/>
            </w:pPr>
            <w:r w:rsidRPr="00936713">
              <w:t>3</w:t>
            </w:r>
          </w:p>
        </w:tc>
        <w:tc>
          <w:tcPr>
            <w:tcW w:w="1119" w:type="dxa"/>
          </w:tcPr>
          <w:p w14:paraId="6B8396E3" w14:textId="31326E54" w:rsidR="00213F0F" w:rsidRPr="00936713" w:rsidRDefault="00143A23" w:rsidP="00213F0F">
            <w:pPr>
              <w:jc w:val="right"/>
            </w:pPr>
            <w:r w:rsidRPr="00936713">
              <w:t>0.15</w:t>
            </w:r>
          </w:p>
        </w:tc>
        <w:tc>
          <w:tcPr>
            <w:tcW w:w="961" w:type="dxa"/>
          </w:tcPr>
          <w:p w14:paraId="32407C86" w14:textId="6A140F7F" w:rsidR="00213F0F" w:rsidRPr="00936713" w:rsidRDefault="00213F0F" w:rsidP="00213F0F">
            <w:pPr>
              <w:jc w:val="right"/>
            </w:pPr>
            <w:r w:rsidRPr="00936713">
              <w:t>3</w:t>
            </w:r>
          </w:p>
        </w:tc>
        <w:tc>
          <w:tcPr>
            <w:tcW w:w="1119" w:type="dxa"/>
          </w:tcPr>
          <w:p w14:paraId="6EF5F678" w14:textId="5073537A" w:rsidR="00213F0F" w:rsidRPr="00936713" w:rsidRDefault="00143A23" w:rsidP="00213F0F">
            <w:pPr>
              <w:jc w:val="right"/>
            </w:pPr>
            <w:r w:rsidRPr="00936713">
              <w:t>0.15</w:t>
            </w:r>
          </w:p>
        </w:tc>
        <w:tc>
          <w:tcPr>
            <w:tcW w:w="961" w:type="dxa"/>
          </w:tcPr>
          <w:p w14:paraId="6CFD58F8" w14:textId="1EA35979" w:rsidR="00213F0F" w:rsidRPr="00936713" w:rsidRDefault="00213F0F" w:rsidP="00213F0F">
            <w:pPr>
              <w:jc w:val="right"/>
            </w:pPr>
            <w:r w:rsidRPr="00936713">
              <w:t>1</w:t>
            </w:r>
          </w:p>
        </w:tc>
        <w:tc>
          <w:tcPr>
            <w:tcW w:w="1119" w:type="dxa"/>
          </w:tcPr>
          <w:p w14:paraId="4E4B1A34" w14:textId="1E035816" w:rsidR="00213F0F" w:rsidRPr="00936713" w:rsidRDefault="00143A23" w:rsidP="00213F0F">
            <w:pPr>
              <w:jc w:val="right"/>
            </w:pPr>
            <w:r w:rsidRPr="00936713">
              <w:t>0.05</w:t>
            </w:r>
          </w:p>
        </w:tc>
      </w:tr>
      <w:tr w:rsidR="00213F0F" w:rsidRPr="00936713" w14:paraId="1770F464" w14:textId="77777777" w:rsidTr="001101BF">
        <w:tc>
          <w:tcPr>
            <w:tcW w:w="2094" w:type="dxa"/>
          </w:tcPr>
          <w:p w14:paraId="3C3A4284" w14:textId="08936C18" w:rsidR="00213F0F" w:rsidRPr="00936713" w:rsidRDefault="00213F0F" w:rsidP="00C70D2F">
            <w:r w:rsidRPr="00936713">
              <w:t>Bandbreite</w:t>
            </w:r>
          </w:p>
        </w:tc>
        <w:tc>
          <w:tcPr>
            <w:tcW w:w="1048" w:type="dxa"/>
          </w:tcPr>
          <w:p w14:paraId="22169487" w14:textId="5A53DB23" w:rsidR="00213F0F" w:rsidRPr="00936713" w:rsidRDefault="007018EE" w:rsidP="00213F0F">
            <w:pPr>
              <w:jc w:val="right"/>
            </w:pPr>
            <w:r w:rsidRPr="00936713">
              <w:t>2</w:t>
            </w:r>
            <w:r w:rsidR="00213F0F" w:rsidRPr="00936713">
              <w:t>0%</w:t>
            </w:r>
          </w:p>
        </w:tc>
        <w:tc>
          <w:tcPr>
            <w:tcW w:w="961" w:type="dxa"/>
          </w:tcPr>
          <w:p w14:paraId="574CB8F6" w14:textId="7BAC44BB" w:rsidR="00213F0F" w:rsidRPr="00936713" w:rsidRDefault="00213F0F" w:rsidP="00213F0F">
            <w:pPr>
              <w:jc w:val="right"/>
            </w:pPr>
            <w:r w:rsidRPr="00936713">
              <w:t>1</w:t>
            </w:r>
          </w:p>
        </w:tc>
        <w:tc>
          <w:tcPr>
            <w:tcW w:w="1119" w:type="dxa"/>
          </w:tcPr>
          <w:p w14:paraId="35609EDE" w14:textId="22F3421B" w:rsidR="00213F0F" w:rsidRPr="00936713" w:rsidRDefault="00143A23" w:rsidP="00213F0F">
            <w:pPr>
              <w:jc w:val="right"/>
            </w:pPr>
            <w:r w:rsidRPr="00936713">
              <w:t>0.2</w:t>
            </w:r>
          </w:p>
        </w:tc>
        <w:tc>
          <w:tcPr>
            <w:tcW w:w="961" w:type="dxa"/>
          </w:tcPr>
          <w:p w14:paraId="56BB7AE5" w14:textId="1AD5A89B" w:rsidR="00213F0F" w:rsidRPr="00936713" w:rsidRDefault="00213F0F" w:rsidP="00213F0F">
            <w:pPr>
              <w:jc w:val="right"/>
            </w:pPr>
            <w:r w:rsidRPr="00936713">
              <w:t>2</w:t>
            </w:r>
          </w:p>
        </w:tc>
        <w:tc>
          <w:tcPr>
            <w:tcW w:w="1119" w:type="dxa"/>
          </w:tcPr>
          <w:p w14:paraId="716691A2" w14:textId="269A56F0" w:rsidR="00213F0F" w:rsidRPr="00936713" w:rsidRDefault="00143A23" w:rsidP="00213F0F">
            <w:pPr>
              <w:jc w:val="right"/>
            </w:pPr>
            <w:r w:rsidRPr="00936713">
              <w:t>0.4</w:t>
            </w:r>
          </w:p>
        </w:tc>
        <w:tc>
          <w:tcPr>
            <w:tcW w:w="961" w:type="dxa"/>
          </w:tcPr>
          <w:p w14:paraId="06EDEA04" w14:textId="11B200BA" w:rsidR="00213F0F" w:rsidRPr="00936713" w:rsidRDefault="00213F0F" w:rsidP="00213F0F">
            <w:pPr>
              <w:jc w:val="right"/>
            </w:pPr>
            <w:r w:rsidRPr="00936713">
              <w:t>3</w:t>
            </w:r>
          </w:p>
        </w:tc>
        <w:tc>
          <w:tcPr>
            <w:tcW w:w="1119" w:type="dxa"/>
          </w:tcPr>
          <w:p w14:paraId="70376029" w14:textId="644ACB97" w:rsidR="00213F0F" w:rsidRPr="00936713" w:rsidRDefault="00143A23" w:rsidP="00213F0F">
            <w:pPr>
              <w:jc w:val="right"/>
            </w:pPr>
            <w:r w:rsidRPr="00936713">
              <w:t>0.6</w:t>
            </w:r>
          </w:p>
        </w:tc>
      </w:tr>
      <w:tr w:rsidR="007018EE" w:rsidRPr="00936713" w14:paraId="73D437E0" w14:textId="77777777" w:rsidTr="001101BF">
        <w:tc>
          <w:tcPr>
            <w:tcW w:w="2094" w:type="dxa"/>
          </w:tcPr>
          <w:p w14:paraId="617FB24A" w14:textId="56F7ADA9" w:rsidR="007018EE" w:rsidRPr="00936713" w:rsidRDefault="007018EE" w:rsidP="00C70D2F">
            <w:r w:rsidRPr="00936713">
              <w:t>Konfliktmanagement</w:t>
            </w:r>
          </w:p>
        </w:tc>
        <w:tc>
          <w:tcPr>
            <w:tcW w:w="1048" w:type="dxa"/>
          </w:tcPr>
          <w:p w14:paraId="7AE7A608" w14:textId="242ED8AD" w:rsidR="007018EE" w:rsidRPr="00936713" w:rsidRDefault="007018EE" w:rsidP="00213F0F">
            <w:pPr>
              <w:jc w:val="right"/>
            </w:pPr>
            <w:r w:rsidRPr="00936713">
              <w:t>50%</w:t>
            </w:r>
          </w:p>
        </w:tc>
        <w:tc>
          <w:tcPr>
            <w:tcW w:w="961" w:type="dxa"/>
          </w:tcPr>
          <w:p w14:paraId="23D9895A" w14:textId="756D8E5E" w:rsidR="007018EE" w:rsidRPr="00936713" w:rsidRDefault="007018EE" w:rsidP="00213F0F">
            <w:pPr>
              <w:jc w:val="right"/>
            </w:pPr>
            <w:r w:rsidRPr="00936713">
              <w:t>1</w:t>
            </w:r>
          </w:p>
        </w:tc>
        <w:tc>
          <w:tcPr>
            <w:tcW w:w="1119" w:type="dxa"/>
          </w:tcPr>
          <w:p w14:paraId="6B7712B1" w14:textId="15D31281" w:rsidR="007018EE" w:rsidRPr="00936713" w:rsidRDefault="00143A23" w:rsidP="00213F0F">
            <w:pPr>
              <w:jc w:val="right"/>
            </w:pPr>
            <w:r w:rsidRPr="00936713">
              <w:t>0.5</w:t>
            </w:r>
          </w:p>
        </w:tc>
        <w:tc>
          <w:tcPr>
            <w:tcW w:w="961" w:type="dxa"/>
          </w:tcPr>
          <w:p w14:paraId="5214F7B3" w14:textId="06FBA04B" w:rsidR="007018EE" w:rsidRPr="00936713" w:rsidRDefault="007018EE" w:rsidP="00213F0F">
            <w:pPr>
              <w:jc w:val="right"/>
            </w:pPr>
            <w:r w:rsidRPr="00936713">
              <w:t>3</w:t>
            </w:r>
          </w:p>
        </w:tc>
        <w:tc>
          <w:tcPr>
            <w:tcW w:w="1119" w:type="dxa"/>
          </w:tcPr>
          <w:p w14:paraId="096F8158" w14:textId="2AF64220" w:rsidR="007018EE" w:rsidRPr="00936713" w:rsidRDefault="00143A23" w:rsidP="00213F0F">
            <w:pPr>
              <w:jc w:val="right"/>
            </w:pPr>
            <w:r w:rsidRPr="00936713">
              <w:t>1.5</w:t>
            </w:r>
          </w:p>
        </w:tc>
        <w:tc>
          <w:tcPr>
            <w:tcW w:w="961" w:type="dxa"/>
          </w:tcPr>
          <w:p w14:paraId="15C1D55A" w14:textId="7E40FF56" w:rsidR="007018EE" w:rsidRPr="00936713" w:rsidRDefault="007018EE" w:rsidP="00213F0F">
            <w:pPr>
              <w:jc w:val="right"/>
            </w:pPr>
            <w:r w:rsidRPr="00936713">
              <w:t>2</w:t>
            </w:r>
          </w:p>
        </w:tc>
        <w:tc>
          <w:tcPr>
            <w:tcW w:w="1119" w:type="dxa"/>
          </w:tcPr>
          <w:p w14:paraId="4822A301" w14:textId="24715EF8" w:rsidR="007018EE" w:rsidRPr="00936713" w:rsidRDefault="00143A23" w:rsidP="00213F0F">
            <w:pPr>
              <w:jc w:val="right"/>
            </w:pPr>
            <w:r w:rsidRPr="00936713">
              <w:t>1</w:t>
            </w:r>
          </w:p>
        </w:tc>
      </w:tr>
      <w:tr w:rsidR="00213F0F" w:rsidRPr="00936713" w14:paraId="3369B395" w14:textId="77777777" w:rsidTr="001101BF">
        <w:tc>
          <w:tcPr>
            <w:tcW w:w="2094" w:type="dxa"/>
          </w:tcPr>
          <w:p w14:paraId="7597FC80" w14:textId="343C0495" w:rsidR="00213F0F" w:rsidRPr="00936713" w:rsidRDefault="00213F0F" w:rsidP="00C70D2F">
            <w:pPr>
              <w:rPr>
                <w:b/>
                <w:bCs/>
              </w:rPr>
            </w:pPr>
            <w:r w:rsidRPr="00936713">
              <w:rPr>
                <w:b/>
                <w:bCs/>
              </w:rPr>
              <w:t>Summe</w:t>
            </w:r>
          </w:p>
        </w:tc>
        <w:tc>
          <w:tcPr>
            <w:tcW w:w="1048" w:type="dxa"/>
          </w:tcPr>
          <w:p w14:paraId="62BEB4A2" w14:textId="7073B49A" w:rsidR="00213F0F" w:rsidRPr="00936713" w:rsidRDefault="00213F0F" w:rsidP="00213F0F">
            <w:pPr>
              <w:jc w:val="right"/>
              <w:rPr>
                <w:b/>
                <w:bCs/>
              </w:rPr>
            </w:pPr>
            <w:r w:rsidRPr="00936713">
              <w:rPr>
                <w:b/>
                <w:bCs/>
              </w:rPr>
              <w:t>100 %</w:t>
            </w:r>
          </w:p>
        </w:tc>
        <w:tc>
          <w:tcPr>
            <w:tcW w:w="961" w:type="dxa"/>
          </w:tcPr>
          <w:p w14:paraId="492487B0" w14:textId="57148B94" w:rsidR="00213F0F" w:rsidRPr="00936713" w:rsidRDefault="00143A23" w:rsidP="00213F0F">
            <w:pPr>
              <w:jc w:val="right"/>
              <w:rPr>
                <w:b/>
                <w:bCs/>
              </w:rPr>
            </w:pPr>
            <w:r w:rsidRPr="00936713">
              <w:rPr>
                <w:b/>
                <w:bCs/>
              </w:rPr>
              <w:t>11</w:t>
            </w:r>
          </w:p>
        </w:tc>
        <w:tc>
          <w:tcPr>
            <w:tcW w:w="1119" w:type="dxa"/>
          </w:tcPr>
          <w:p w14:paraId="197646CD" w14:textId="354AC956" w:rsidR="00213F0F" w:rsidRPr="00936713" w:rsidRDefault="00143A23" w:rsidP="00213F0F">
            <w:pPr>
              <w:jc w:val="right"/>
              <w:rPr>
                <w:b/>
                <w:bCs/>
              </w:rPr>
            </w:pPr>
            <w:r w:rsidRPr="00936713">
              <w:rPr>
                <w:b/>
                <w:bCs/>
              </w:rPr>
              <w:t>1.6</w:t>
            </w:r>
          </w:p>
        </w:tc>
        <w:tc>
          <w:tcPr>
            <w:tcW w:w="961" w:type="dxa"/>
          </w:tcPr>
          <w:p w14:paraId="6986F479" w14:textId="686B5CB2" w:rsidR="00213F0F" w:rsidRPr="00936713" w:rsidRDefault="00143A23" w:rsidP="00213F0F">
            <w:pPr>
              <w:jc w:val="right"/>
              <w:rPr>
                <w:b/>
                <w:bCs/>
              </w:rPr>
            </w:pPr>
            <w:r w:rsidRPr="00936713">
              <w:rPr>
                <w:b/>
                <w:bCs/>
              </w:rPr>
              <w:t>12</w:t>
            </w:r>
          </w:p>
        </w:tc>
        <w:tc>
          <w:tcPr>
            <w:tcW w:w="1119" w:type="dxa"/>
          </w:tcPr>
          <w:p w14:paraId="795DA32A" w14:textId="5C629348" w:rsidR="00213F0F" w:rsidRPr="00936713" w:rsidRDefault="00143A23" w:rsidP="00213F0F">
            <w:pPr>
              <w:jc w:val="right"/>
              <w:rPr>
                <w:b/>
                <w:bCs/>
              </w:rPr>
            </w:pPr>
            <w:r w:rsidRPr="00936713">
              <w:rPr>
                <w:b/>
                <w:bCs/>
              </w:rPr>
              <w:t>2.55</w:t>
            </w:r>
          </w:p>
        </w:tc>
        <w:tc>
          <w:tcPr>
            <w:tcW w:w="961" w:type="dxa"/>
          </w:tcPr>
          <w:p w14:paraId="184980F7" w14:textId="79CFFBDE" w:rsidR="00213F0F" w:rsidRPr="00936713" w:rsidRDefault="00143A23" w:rsidP="00213F0F">
            <w:pPr>
              <w:jc w:val="right"/>
              <w:rPr>
                <w:b/>
                <w:bCs/>
              </w:rPr>
            </w:pPr>
            <w:r w:rsidRPr="00936713">
              <w:rPr>
                <w:b/>
                <w:bCs/>
              </w:rPr>
              <w:t>8</w:t>
            </w:r>
          </w:p>
        </w:tc>
        <w:tc>
          <w:tcPr>
            <w:tcW w:w="1119" w:type="dxa"/>
          </w:tcPr>
          <w:p w14:paraId="56E53D33" w14:textId="16C5B9AD" w:rsidR="00213F0F" w:rsidRPr="00936713" w:rsidRDefault="001101BF" w:rsidP="00213F0F">
            <w:pPr>
              <w:jc w:val="right"/>
              <w:rPr>
                <w:b/>
                <w:bCs/>
              </w:rPr>
            </w:pPr>
            <w:r w:rsidRPr="00936713">
              <w:rPr>
                <w:b/>
                <w:bCs/>
              </w:rPr>
              <w:t>1.9</w:t>
            </w:r>
          </w:p>
        </w:tc>
      </w:tr>
    </w:tbl>
    <w:p w14:paraId="26A16782" w14:textId="77777777" w:rsidR="00213F0F" w:rsidRPr="00936713" w:rsidRDefault="00213F0F" w:rsidP="00C70D2F"/>
    <w:p w14:paraId="1A780074" w14:textId="45D05AB5" w:rsidR="001101BF" w:rsidRPr="00936713" w:rsidRDefault="001101BF" w:rsidP="00C70D2F">
      <w:r w:rsidRPr="00936713">
        <w:t>Die Nutzwertanalyse zeigt, dass die Variante «Timestamp Transfer» für die Implementierung in die «Baustellen App» am besten geeignet ist. Aus dieser Analyse ergibt sich folgende Architekturentscheidung:</w:t>
      </w:r>
    </w:p>
    <w:p w14:paraId="2EEDF58E" w14:textId="4375AAD6" w:rsidR="00D75F94" w:rsidRPr="00936713" w:rsidRDefault="00D75F94" w:rsidP="00D75F94">
      <w:pPr>
        <w:pStyle w:val="Caption"/>
        <w:keepNext/>
      </w:pPr>
      <w:bookmarkStart w:id="191" w:name="_Toc190802561"/>
      <w:r w:rsidRPr="00936713">
        <w:t xml:space="preserve">Tabelle </w:t>
      </w:r>
      <w:fldSimple w:instr=" SEQ Tabelle \* ARABIC ">
        <w:r w:rsidR="00D64016">
          <w:rPr>
            <w:noProof/>
          </w:rPr>
          <w:t>38</w:t>
        </w:r>
      </w:fldSimple>
      <w:r w:rsidRPr="00936713">
        <w:t xml:space="preserve"> Entwurfsentscheidung: Einsatz von Timestamp Transfer für den Datentransfer</w:t>
      </w:r>
      <w:bookmarkEnd w:id="191"/>
    </w:p>
    <w:tbl>
      <w:tblPr>
        <w:tblStyle w:val="GridTable5Dark-Accent3"/>
        <w:tblW w:w="0" w:type="auto"/>
        <w:tblLook w:val="04A0" w:firstRow="1" w:lastRow="0" w:firstColumn="1" w:lastColumn="0" w:noHBand="0" w:noVBand="1"/>
      </w:tblPr>
      <w:tblGrid>
        <w:gridCol w:w="1980"/>
        <w:gridCol w:w="7477"/>
      </w:tblGrid>
      <w:tr w:rsidR="001101BF" w:rsidRPr="00936713"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936713" w:rsidRDefault="001101BF" w:rsidP="00DE47EC">
            <w:r w:rsidRPr="00936713">
              <w:t>ID</w:t>
            </w:r>
          </w:p>
        </w:tc>
        <w:tc>
          <w:tcPr>
            <w:tcW w:w="7477" w:type="dxa"/>
          </w:tcPr>
          <w:p w14:paraId="05663D09" w14:textId="7D20367F" w:rsidR="001101BF" w:rsidRPr="00936713" w:rsidRDefault="001101BF" w:rsidP="00DE47EC">
            <w:pPr>
              <w:cnfStyle w:val="100000000000" w:firstRow="1" w:lastRow="0" w:firstColumn="0" w:lastColumn="0" w:oddVBand="0" w:evenVBand="0" w:oddHBand="0" w:evenHBand="0" w:firstRowFirstColumn="0" w:firstRowLastColumn="0" w:lastRowFirstColumn="0" w:lastRowLastColumn="0"/>
            </w:pPr>
            <w:r w:rsidRPr="00936713">
              <w:t>ADR-004</w:t>
            </w:r>
          </w:p>
        </w:tc>
      </w:tr>
      <w:tr w:rsidR="001101BF" w:rsidRPr="00936713"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936713" w:rsidRDefault="001101BF" w:rsidP="00DE47EC">
            <w:r w:rsidRPr="00936713">
              <w:t>Titel</w:t>
            </w:r>
          </w:p>
        </w:tc>
        <w:tc>
          <w:tcPr>
            <w:tcW w:w="7477" w:type="dxa"/>
          </w:tcPr>
          <w:p w14:paraId="43913E3D" w14:textId="3BBD8274"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Anwendung des «Timestamp Transfer» Entwurfsmuster</w:t>
            </w:r>
          </w:p>
        </w:tc>
      </w:tr>
      <w:tr w:rsidR="001101BF" w:rsidRPr="00936713"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936713" w:rsidRDefault="001101BF" w:rsidP="00DE47EC">
            <w:r w:rsidRPr="00936713">
              <w:t>Kontext</w:t>
            </w:r>
          </w:p>
        </w:tc>
        <w:tc>
          <w:tcPr>
            <w:tcW w:w="7477" w:type="dxa"/>
          </w:tcPr>
          <w:p w14:paraId="0540C4F5" w14:textId="663423BE" w:rsidR="001101BF" w:rsidRPr="00936713" w:rsidRDefault="001101BF" w:rsidP="001101BF">
            <w:pPr>
              <w:cnfStyle w:val="000000000000" w:firstRow="0" w:lastRow="0" w:firstColumn="0" w:lastColumn="0" w:oddVBand="0" w:evenVBand="0" w:oddHBand="0" w:evenHBand="0" w:firstRowFirstColumn="0" w:firstRowLastColumn="0" w:lastRowFirstColumn="0" w:lastRowLastColumn="0"/>
            </w:pPr>
            <w:r w:rsidRPr="00936713">
              <w:t>Der Datentransfer ist von zentraler Bedeutung für die Datensynchronisation zwischen der mobilen App und dem Backend der «Baustellen App».</w:t>
            </w:r>
          </w:p>
        </w:tc>
      </w:tr>
      <w:tr w:rsidR="001101BF" w:rsidRPr="00936713"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936713" w:rsidRDefault="001101BF" w:rsidP="00DE47EC">
            <w:r w:rsidRPr="00936713">
              <w:t>Entscheidung</w:t>
            </w:r>
          </w:p>
        </w:tc>
        <w:tc>
          <w:tcPr>
            <w:tcW w:w="7477" w:type="dxa"/>
          </w:tcPr>
          <w:p w14:paraId="1E6A117D" w14:textId="5B75A28F"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Für den Datentransfer wird das Entwurfsmuster «Timestamp Transfer» angewendet.</w:t>
            </w:r>
          </w:p>
        </w:tc>
      </w:tr>
      <w:tr w:rsidR="001101BF" w:rsidRPr="00936713"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936713" w:rsidRDefault="001101BF" w:rsidP="00DE47EC">
            <w:r w:rsidRPr="00936713">
              <w:t>Begründung</w:t>
            </w:r>
          </w:p>
        </w:tc>
        <w:tc>
          <w:tcPr>
            <w:tcW w:w="7477" w:type="dxa"/>
          </w:tcPr>
          <w:p w14:paraId="2201274E" w14:textId="657BF3B0" w:rsidR="001101BF" w:rsidRPr="00936713" w:rsidRDefault="001101BF" w:rsidP="00DE47EC">
            <w:pPr>
              <w:cnfStyle w:val="000000000000" w:firstRow="0" w:lastRow="0" w:firstColumn="0" w:lastColumn="0" w:oddVBand="0" w:evenVBand="0" w:oddHBand="0" w:evenHBand="0" w:firstRowFirstColumn="0" w:firstRowLastColumn="0" w:lastRowFirstColumn="0" w:lastRowLastColumn="0"/>
            </w:pPr>
            <w:r w:rsidRPr="00936713">
              <w:t>Die Wahl des Datentransfer</w:t>
            </w:r>
            <w:r w:rsidR="005B6457">
              <w:t>-</w:t>
            </w:r>
            <w:r w:rsidRPr="00936713">
              <w:t>Entwurfsmuster</w:t>
            </w:r>
            <w:r w:rsidR="005B6457">
              <w:t>s</w:t>
            </w:r>
            <w:r w:rsidRPr="00936713">
              <w:t xml:space="preserve"> wurde </w:t>
            </w:r>
            <w:r w:rsidR="00C11DD1" w:rsidRPr="00936713">
              <w:t>auf Grund der oben aufgeführten Nutzwertanalyse getroffen.</w:t>
            </w:r>
          </w:p>
        </w:tc>
      </w:tr>
      <w:tr w:rsidR="001101BF" w:rsidRPr="00936713"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936713" w:rsidRDefault="001101BF" w:rsidP="00DE47EC">
            <w:r w:rsidRPr="00936713">
              <w:lastRenderedPageBreak/>
              <w:t>Konsequenz</w:t>
            </w:r>
          </w:p>
        </w:tc>
        <w:tc>
          <w:tcPr>
            <w:tcW w:w="7477" w:type="dxa"/>
          </w:tcPr>
          <w:p w14:paraId="4B58E43A" w14:textId="5D36B59C" w:rsidR="001101BF" w:rsidRPr="00936713" w:rsidRDefault="00C11DD1" w:rsidP="00DE47EC">
            <w:pPr>
              <w:cnfStyle w:val="000000100000" w:firstRow="0" w:lastRow="0" w:firstColumn="0" w:lastColumn="0" w:oddVBand="0" w:evenVBand="0" w:oddHBand="1" w:evenHBand="0" w:firstRowFirstColumn="0" w:firstRowLastColumn="0" w:lastRowFirstColumn="0" w:lastRowLastColumn="0"/>
            </w:pPr>
            <w:r w:rsidRPr="00936713">
              <w:t>Der Datentransfer erfolgt gemäss dem «Timestamp Transfer»</w:t>
            </w:r>
            <w:r w:rsidR="005B6457">
              <w:t>-</w:t>
            </w:r>
            <w:r w:rsidRPr="00936713">
              <w:t>Entwurfsmuster</w:t>
            </w:r>
            <w:r w:rsidR="005B6457">
              <w:t>s</w:t>
            </w:r>
            <w:r w:rsidRPr="00936713">
              <w:t>.</w:t>
            </w:r>
            <w:r w:rsidR="00D26F7C" w:rsidRPr="00936713">
              <w:t xml:space="preserve"> Für die Zusammenführung von Datensätzen wird die «Last Write Wins» Regel</w:t>
            </w:r>
            <w:r w:rsidR="004C56A6" w:rsidRPr="00936713">
              <w:t xml:space="preserve"> auf Datensatzlevel</w:t>
            </w:r>
            <w:r w:rsidR="00D26F7C" w:rsidRPr="00936713">
              <w:t xml:space="preserve"> angewende</w:t>
            </w:r>
            <w:r w:rsidR="004C56A6" w:rsidRPr="00936713">
              <w:t>t</w:t>
            </w:r>
            <w:r w:rsidR="00D26F7C" w:rsidRPr="00936713">
              <w:t>.</w:t>
            </w:r>
          </w:p>
        </w:tc>
      </w:tr>
      <w:tr w:rsidR="001101BF" w:rsidRPr="00936713"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936713" w:rsidRDefault="001101BF" w:rsidP="00DE47EC">
            <w:r w:rsidRPr="00936713">
              <w:t>Alternativen</w:t>
            </w:r>
          </w:p>
        </w:tc>
        <w:tc>
          <w:tcPr>
            <w:tcW w:w="7477" w:type="dxa"/>
          </w:tcPr>
          <w:p w14:paraId="1C5419BA" w14:textId="77777777" w:rsidR="001101BF" w:rsidRPr="00936713" w:rsidRDefault="00C11DD1" w:rsidP="00DE47EC">
            <w:pPr>
              <w:keepNext/>
              <w:cnfStyle w:val="000000000000" w:firstRow="0" w:lastRow="0" w:firstColumn="0" w:lastColumn="0" w:oddVBand="0" w:evenVBand="0" w:oddHBand="0" w:evenHBand="0" w:firstRowFirstColumn="0" w:firstRowLastColumn="0" w:lastRowFirstColumn="0" w:lastRowLastColumn="0"/>
            </w:pPr>
            <w:r w:rsidRPr="00936713">
              <w:t>Folgende Varianten wurden betrachtet:</w:t>
            </w:r>
          </w:p>
          <w:p w14:paraId="36B8EBFA"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«Full Transfer»</w:t>
            </w:r>
          </w:p>
          <w:p w14:paraId="692DF40D"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«Timestamp Transfer»</w:t>
            </w:r>
          </w:p>
          <w:p w14:paraId="131E1CAC" w14:textId="41850E8F"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«Mathematical Transfer»</w:t>
            </w:r>
          </w:p>
        </w:tc>
      </w:tr>
    </w:tbl>
    <w:p w14:paraId="102A7978" w14:textId="58834CF5" w:rsidR="000B09D1" w:rsidRPr="00754C25" w:rsidRDefault="000B09D1" w:rsidP="000B09D1">
      <w:pPr>
        <w:pStyle w:val="Heading4"/>
      </w:pPr>
      <w:bookmarkStart w:id="192" w:name="_Ref189858749"/>
      <w:r w:rsidRPr="00754C25">
        <w:t xml:space="preserve">Einsatz des </w:t>
      </w:r>
      <w:r w:rsidR="005B6457" w:rsidRPr="00754C25">
        <w:t>MVVM-Entwurfsmusters</w:t>
      </w:r>
      <w:r w:rsidRPr="00754C25">
        <w:t xml:space="preserve"> in der mobilen App</w:t>
      </w:r>
      <w:bookmarkEnd w:id="192"/>
    </w:p>
    <w:p w14:paraId="6D434DAF" w14:textId="1C9FEA63" w:rsidR="000B09D1" w:rsidRPr="00936713" w:rsidRDefault="000B09D1" w:rsidP="000B09D1">
      <w:r w:rsidRPr="00936713">
        <w:t>Die Randbedingung RB002 gibt vor, dass Microsoft Technologien für die Umsetzung eingesetzt werden sollen</w:t>
      </w:r>
      <w:r w:rsidR="005B6457">
        <w:t>, d</w:t>
      </w:r>
      <w:r w:rsidRPr="00936713">
        <w:t>eshalb kommt für die Umsetzung der mobilen App das Framework .Net MAUI zum Einsatz.</w:t>
      </w:r>
      <w:r w:rsidR="000E3A2D" w:rsidRPr="00936713">
        <w:t xml:space="preserve"> Für die folgende Architekturentscheidung ist dieser Umstand von Bedeutung.</w:t>
      </w:r>
    </w:p>
    <w:p w14:paraId="22EBB1DA" w14:textId="25833DC3" w:rsidR="005A47F2" w:rsidRPr="00936713" w:rsidRDefault="005A47F2" w:rsidP="005A47F2">
      <w:pPr>
        <w:pStyle w:val="Caption"/>
        <w:keepNext/>
      </w:pPr>
      <w:bookmarkStart w:id="193" w:name="_Toc190802562"/>
      <w:r w:rsidRPr="00936713">
        <w:t xml:space="preserve">Tabelle </w:t>
      </w:r>
      <w:fldSimple w:instr=" SEQ Tabelle \* ARABIC ">
        <w:r w:rsidR="00D64016">
          <w:rPr>
            <w:noProof/>
          </w:rPr>
          <w:t>39</w:t>
        </w:r>
      </w:fldSimple>
      <w:r w:rsidRPr="00936713">
        <w:t xml:space="preserve"> Entwurfsentscheidung: Einsatz von MVVM für die mobile App</w:t>
      </w:r>
      <w:bookmarkEnd w:id="193"/>
    </w:p>
    <w:tbl>
      <w:tblPr>
        <w:tblStyle w:val="GridTable5Dark-Accent3"/>
        <w:tblW w:w="0" w:type="auto"/>
        <w:tblLook w:val="04A0" w:firstRow="1" w:lastRow="0" w:firstColumn="1" w:lastColumn="0" w:noHBand="0" w:noVBand="1"/>
      </w:tblPr>
      <w:tblGrid>
        <w:gridCol w:w="1980"/>
        <w:gridCol w:w="7477"/>
      </w:tblGrid>
      <w:tr w:rsidR="000E3A2D" w:rsidRPr="00936713"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936713" w:rsidRDefault="000E3A2D" w:rsidP="00F965A3">
            <w:r w:rsidRPr="00936713">
              <w:t>ID</w:t>
            </w:r>
          </w:p>
        </w:tc>
        <w:tc>
          <w:tcPr>
            <w:tcW w:w="7477" w:type="dxa"/>
          </w:tcPr>
          <w:p w14:paraId="38F4D6F2" w14:textId="77F3D8A2" w:rsidR="000E3A2D" w:rsidRPr="00936713" w:rsidRDefault="000E3A2D" w:rsidP="00F965A3">
            <w:pPr>
              <w:cnfStyle w:val="100000000000" w:firstRow="1" w:lastRow="0" w:firstColumn="0" w:lastColumn="0" w:oddVBand="0" w:evenVBand="0" w:oddHBand="0" w:evenHBand="0" w:firstRowFirstColumn="0" w:firstRowLastColumn="0" w:lastRowFirstColumn="0" w:lastRowLastColumn="0"/>
            </w:pPr>
            <w:r w:rsidRPr="00936713">
              <w:t>ADR-005</w:t>
            </w:r>
          </w:p>
        </w:tc>
      </w:tr>
      <w:tr w:rsidR="000E3A2D" w:rsidRPr="00936713"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936713" w:rsidRDefault="000E3A2D" w:rsidP="00F965A3">
            <w:r w:rsidRPr="00936713">
              <w:t>Titel</w:t>
            </w:r>
          </w:p>
        </w:tc>
        <w:tc>
          <w:tcPr>
            <w:tcW w:w="7477" w:type="dxa"/>
          </w:tcPr>
          <w:p w14:paraId="51A1A259" w14:textId="3DF775A0" w:rsidR="000E3A2D" w:rsidRPr="00936713" w:rsidRDefault="000E3A2D" w:rsidP="00F965A3">
            <w:pPr>
              <w:cnfStyle w:val="000000100000" w:firstRow="0" w:lastRow="0" w:firstColumn="0" w:lastColumn="0" w:oddVBand="0" w:evenVBand="0" w:oddHBand="1" w:evenHBand="0" w:firstRowFirstColumn="0" w:firstRowLastColumn="0" w:lastRowFirstColumn="0" w:lastRowLastColumn="0"/>
            </w:pPr>
            <w:r w:rsidRPr="00936713">
              <w:t>Anwendung des «MVVM»</w:t>
            </w:r>
            <w:r w:rsidR="005B6457">
              <w:t>-</w:t>
            </w:r>
            <w:r w:rsidRPr="00936713">
              <w:t>Entwurfsmuster</w:t>
            </w:r>
            <w:r w:rsidR="005B6457">
              <w:t>s</w:t>
            </w:r>
            <w:r w:rsidRPr="00936713">
              <w:t xml:space="preserve"> für die mobile App</w:t>
            </w:r>
          </w:p>
        </w:tc>
      </w:tr>
      <w:tr w:rsidR="000E3A2D" w:rsidRPr="00936713"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936713" w:rsidRDefault="000E3A2D" w:rsidP="00F965A3">
            <w:r w:rsidRPr="00936713">
              <w:t>Kontext</w:t>
            </w:r>
          </w:p>
        </w:tc>
        <w:tc>
          <w:tcPr>
            <w:tcW w:w="7477" w:type="dxa"/>
          </w:tcPr>
          <w:p w14:paraId="078A69DB" w14:textId="72124E66" w:rsidR="000E3A2D" w:rsidRPr="00936713" w:rsidRDefault="000E3A2D" w:rsidP="00F965A3">
            <w:pPr>
              <w:cnfStyle w:val="000000000000" w:firstRow="0" w:lastRow="0" w:firstColumn="0" w:lastColumn="0" w:oddVBand="0" w:evenVBand="0" w:oddHBand="0" w:evenHBand="0" w:firstRowFirstColumn="0" w:firstRowLastColumn="0" w:lastRowFirstColumn="0" w:lastRowLastColumn="0"/>
            </w:pPr>
            <w:r w:rsidRPr="00936713">
              <w:t xml:space="preserve">Das Softwaredesign der mobilen App ist von Bedeutung für die Umsetzung des Datentransfers und </w:t>
            </w:r>
            <w:r w:rsidR="005B6457">
              <w:t>der</w:t>
            </w:r>
            <w:r w:rsidRPr="00936713">
              <w:t>-speicherung.</w:t>
            </w:r>
          </w:p>
          <w:p w14:paraId="05ED511C" w14:textId="77777777" w:rsidR="00B760FB" w:rsidRPr="00936713"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MVVM</w:t>
            </w:r>
          </w:p>
          <w:p w14:paraId="1603B6F3" w14:textId="1F5FDBB6" w:rsidR="000E3A2D" w:rsidRPr="00936713"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Das Model-View-ViewModel </w:t>
            </w:r>
            <w:r w:rsidR="00B760FB" w:rsidRPr="00936713">
              <w:t xml:space="preserve">Muster trennt zwischen der Darstellung von Daten (View), Aufbereitung von Daten für die View und </w:t>
            </w:r>
            <w:r w:rsidR="0056599C" w:rsidRPr="00936713">
              <w:t>Empfangen</w:t>
            </w:r>
            <w:r w:rsidR="00B760FB" w:rsidRPr="00936713">
              <w:t xml:space="preserve"> von Datenmanipulationen (ViewModel) </w:t>
            </w:r>
            <w:r w:rsidR="0056599C">
              <w:t>sowie</w:t>
            </w:r>
            <w:r w:rsidR="00B760FB" w:rsidRPr="00936713">
              <w:t xml:space="preserve"> </w:t>
            </w:r>
            <w:r w:rsidR="0056599C">
              <w:t>dem</w:t>
            </w:r>
            <w:r w:rsidR="00B760FB" w:rsidRPr="00936713">
              <w:t xml:space="preserve"> Senden und Empfangen von Daten (Model). </w:t>
            </w:r>
            <w:commentRangeStart w:id="194"/>
            <w:r w:rsidR="00B760FB" w:rsidRPr="00936713">
              <w:t xml:space="preserve">In .Net Maui Applikationen ist der Einsatz von MVVM gängige Praxis </w:t>
            </w:r>
            <w:r w:rsidRPr="00936713">
              <w:fldChar w:fldCharType="begin"/>
            </w:r>
            <w:r w:rsidR="007462BB" w:rsidRPr="00936713">
              <w:instrText xml:space="preserve"> ADDIN ZOTERO_ITEM CSL_CITATION {"citationID":"ltzbBLSS","properties":{"formattedCitation":"[18]","plainCitation":"[18]","noteIndex":0},"citationItems":[{"id":107,"uris":["http://zotero.org/users/15041600/items/C9QG3XRM"],"itemData":{"id":107,"type":"webpage","abstract":"Übersicht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936713">
              <w:fldChar w:fldCharType="separate"/>
            </w:r>
            <w:r w:rsidR="007462BB" w:rsidRPr="00936713">
              <w:t>[18]</w:t>
            </w:r>
            <w:r w:rsidRPr="00936713">
              <w:fldChar w:fldCharType="end"/>
            </w:r>
            <w:commentRangeEnd w:id="194"/>
            <w:r w:rsidR="0056599C">
              <w:rPr>
                <w:rStyle w:val="CommentReference"/>
              </w:rPr>
              <w:commentReference w:id="194"/>
            </w:r>
            <w:r w:rsidRPr="00936713">
              <w:t>.</w:t>
            </w:r>
          </w:p>
          <w:p w14:paraId="027821E2" w14:textId="7FB935B5"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Data Access Object</w:t>
            </w:r>
            <w:r w:rsidR="00B760FB" w:rsidRPr="00936713">
              <w:rPr>
                <w:b/>
              </w:rPr>
              <w:t xml:space="preserve"> (DAO)</w:t>
            </w:r>
          </w:p>
          <w:p w14:paraId="74AB97F6" w14:textId="41B1CD32" w:rsidR="000E3A2D" w:rsidRPr="00936713"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Auch das </w:t>
            </w:r>
            <w:r w:rsidR="0056599C" w:rsidRPr="00936713">
              <w:t>D</w:t>
            </w:r>
            <w:r w:rsidR="0056599C">
              <w:t>AO</w:t>
            </w:r>
            <w:r w:rsidR="0056599C" w:rsidRPr="00936713">
              <w:t>-Pattern</w:t>
            </w:r>
            <w:r w:rsidRPr="00936713">
              <w:t xml:space="preserve"> kapselt Datenabfragen</w:t>
            </w:r>
            <w:r w:rsidR="0056599C">
              <w:t xml:space="preserve"> ab</w:t>
            </w:r>
            <w:r w:rsidRPr="00936713">
              <w:t xml:space="preserve">. Für die Präsentationslogik wird die Quelle der Daten dadurch irrelevant </w:t>
            </w:r>
            <w:r w:rsidRPr="00936713">
              <w:fldChar w:fldCharType="begin"/>
            </w:r>
            <w:r w:rsidR="007462BB" w:rsidRPr="00936713">
              <w:instrText xml:space="preserve"> ADDIN ZOTERO_ITEM CSL_CITATION {"citationID":"y3arb56a","properties":{"formattedCitation":"[19]","plainCitation":"[19]","noteIndex":0},"citationItems":[{"id":109,"uris":["http://zotero.org/users/15041600/items/QZMHTLE8"],"itemData":{"id":109,"type":"entry-encyclopedia","abstract":"Data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936713">
              <w:fldChar w:fldCharType="separate"/>
            </w:r>
            <w:r w:rsidR="007462BB" w:rsidRPr="00936713">
              <w:t>[19]</w:t>
            </w:r>
            <w:r w:rsidRPr="00936713">
              <w:fldChar w:fldCharType="end"/>
            </w:r>
            <w:r w:rsidRPr="00936713">
              <w:t>.</w:t>
            </w:r>
          </w:p>
        </w:tc>
      </w:tr>
      <w:tr w:rsidR="000E3A2D" w:rsidRPr="00936713"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936713" w:rsidRDefault="000E3A2D" w:rsidP="00F965A3">
            <w:r w:rsidRPr="00936713">
              <w:t>Entscheidung</w:t>
            </w:r>
          </w:p>
        </w:tc>
        <w:tc>
          <w:tcPr>
            <w:tcW w:w="7477" w:type="dxa"/>
          </w:tcPr>
          <w:p w14:paraId="1A8D68EE" w14:textId="3A7E0412"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Die mobile App wird mit dem Entwurfsmuster MVVM umgesetzt.</w:t>
            </w:r>
          </w:p>
        </w:tc>
      </w:tr>
      <w:tr w:rsidR="000E3A2D" w:rsidRPr="00936713"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936713" w:rsidRDefault="000E3A2D" w:rsidP="00F965A3">
            <w:r w:rsidRPr="00936713">
              <w:t>Begründung</w:t>
            </w:r>
          </w:p>
        </w:tc>
        <w:tc>
          <w:tcPr>
            <w:tcW w:w="7477" w:type="dxa"/>
          </w:tcPr>
          <w:p w14:paraId="1F28F72D" w14:textId="6B59DE7F" w:rsidR="000E3A2D" w:rsidRPr="00936713" w:rsidRDefault="00B760FB" w:rsidP="00F965A3">
            <w:pPr>
              <w:cnfStyle w:val="000000000000" w:firstRow="0" w:lastRow="0" w:firstColumn="0" w:lastColumn="0" w:oddVBand="0" w:evenVBand="0" w:oddHBand="0" w:evenHBand="0" w:firstRowFirstColumn="0" w:firstRowLastColumn="0" w:lastRowFirstColumn="0" w:lastRowLastColumn="0"/>
            </w:pPr>
            <w:r w:rsidRPr="00936713">
              <w:t xml:space="preserve">Sowohl mit dem Muster MVVM und DAO lassen sich Datentransfer und -speicherung realisieren. Ausschlaggebend ist </w:t>
            </w:r>
            <w:r w:rsidR="0056599C">
              <w:t xml:space="preserve">die </w:t>
            </w:r>
            <w:r w:rsidRPr="00936713">
              <w:t>Wahl des Frameworks .Net Maui und dem von Microsoft empfohlenen Einsatz von MVVM.</w:t>
            </w:r>
          </w:p>
        </w:tc>
      </w:tr>
      <w:tr w:rsidR="000E3A2D" w:rsidRPr="00936713"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936713" w:rsidRDefault="000E3A2D" w:rsidP="00F965A3">
            <w:r w:rsidRPr="00936713">
              <w:t>Konsequenz</w:t>
            </w:r>
          </w:p>
        </w:tc>
        <w:tc>
          <w:tcPr>
            <w:tcW w:w="7477" w:type="dxa"/>
          </w:tcPr>
          <w:p w14:paraId="280DD8F2" w14:textId="44FB719A"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 xml:space="preserve">Die mobile Applikation </w:t>
            </w:r>
            <w:r w:rsidR="008A656A" w:rsidRPr="00936713">
              <w:t xml:space="preserve">trennt Präsentation und Datenabfrage gemäss dem </w:t>
            </w:r>
            <w:r w:rsidR="0056599C" w:rsidRPr="00936713">
              <w:t>MVVM-Muster</w:t>
            </w:r>
            <w:r w:rsidR="008A656A" w:rsidRPr="00936713">
              <w:t xml:space="preserve"> auf.</w:t>
            </w:r>
          </w:p>
        </w:tc>
      </w:tr>
      <w:tr w:rsidR="000E3A2D" w:rsidRPr="00936713"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936713" w:rsidRDefault="000E3A2D" w:rsidP="00F965A3">
            <w:r w:rsidRPr="00936713">
              <w:t>Alternativen</w:t>
            </w:r>
          </w:p>
        </w:tc>
        <w:tc>
          <w:tcPr>
            <w:tcW w:w="7477" w:type="dxa"/>
          </w:tcPr>
          <w:p w14:paraId="2B921AC9" w14:textId="0276F1D1" w:rsidR="000E3A2D" w:rsidRPr="00936713" w:rsidRDefault="00B760FB" w:rsidP="00B760FB">
            <w:pPr>
              <w:keepNext/>
              <w:cnfStyle w:val="000000000000" w:firstRow="0" w:lastRow="0" w:firstColumn="0" w:lastColumn="0" w:oddVBand="0" w:evenVBand="0" w:oddHBand="0" w:evenHBand="0" w:firstRowFirstColumn="0" w:firstRowLastColumn="0" w:lastRowFirstColumn="0" w:lastRowLastColumn="0"/>
            </w:pPr>
            <w:r w:rsidRPr="00936713">
              <w:t>Data Access Object</w:t>
            </w:r>
          </w:p>
        </w:tc>
      </w:tr>
    </w:tbl>
    <w:p w14:paraId="086ADBA1" w14:textId="697E3E1F" w:rsidR="001B74AD" w:rsidRPr="00936713" w:rsidRDefault="001B74AD" w:rsidP="00C560E1">
      <w:pPr>
        <w:pStyle w:val="Heading3"/>
      </w:pPr>
      <w:bookmarkStart w:id="195" w:name="_Toc190802610"/>
      <w:r w:rsidRPr="00936713">
        <w:t>Qualitätsanforderungen</w:t>
      </w:r>
      <w:bookmarkEnd w:id="195"/>
    </w:p>
    <w:p w14:paraId="56F05CAA" w14:textId="58F6C078" w:rsidR="001B74AD" w:rsidRPr="00936713" w:rsidRDefault="001B74AD" w:rsidP="001B74AD">
      <w:r w:rsidRPr="00936713">
        <w:t>Das folgende Kapitel besc</w:t>
      </w:r>
      <w:r w:rsidR="00BD769A" w:rsidRPr="00936713">
        <w:t>hreibt weitere Qualitäts</w:t>
      </w:r>
      <w:r w:rsidR="0056599C">
        <w:t>s</w:t>
      </w:r>
      <w:r w:rsidR="00BD769A" w:rsidRPr="00936713">
        <w:t xml:space="preserve">zenarien. Die wichtigsten Qualitätsziele sind in Kapitel </w:t>
      </w:r>
      <w:r w:rsidR="00BD769A" w:rsidRPr="00936713">
        <w:fldChar w:fldCharType="begin"/>
      </w:r>
      <w:r w:rsidR="00BD769A" w:rsidRPr="00936713">
        <w:instrText xml:space="preserve"> REF _Ref190070823 \r \h </w:instrText>
      </w:r>
      <w:r w:rsidR="00BD769A" w:rsidRPr="00936713">
        <w:fldChar w:fldCharType="separate"/>
      </w:r>
      <w:r w:rsidR="00BD769A" w:rsidRPr="00936713">
        <w:t>4.3.2</w:t>
      </w:r>
      <w:r w:rsidR="00BD769A" w:rsidRPr="00936713">
        <w:fldChar w:fldCharType="end"/>
      </w:r>
      <w:r w:rsidR="00BD769A" w:rsidRPr="00936713">
        <w:t xml:space="preserve"> </w:t>
      </w:r>
      <w:r w:rsidR="0056599C">
        <w:t>dokumentiert</w:t>
      </w:r>
      <w:r w:rsidR="00BD769A" w:rsidRPr="00936713">
        <w:t>. Hier werden weitere Qualitätsanforderungen aufgeführt und in entsprechenden Qualitäts</w:t>
      </w:r>
      <w:r w:rsidR="0056599C">
        <w:t>s</w:t>
      </w:r>
      <w:r w:rsidR="00BD769A" w:rsidRPr="00936713">
        <w:t>zenarien beschrieben.</w:t>
      </w:r>
    </w:p>
    <w:p w14:paraId="0060B712" w14:textId="5F18431C" w:rsidR="006F5CAD" w:rsidRPr="00936713" w:rsidRDefault="006F5CAD" w:rsidP="006F5CAD">
      <w:pPr>
        <w:pStyle w:val="Heading4"/>
      </w:pPr>
      <w:r w:rsidRPr="00936713">
        <w:t>Qualitätsszenario Offline Synchronisation</w:t>
      </w:r>
    </w:p>
    <w:p w14:paraId="43AB9CDA" w14:textId="2A7B9C65" w:rsidR="00691579" w:rsidRPr="00936713" w:rsidRDefault="00691579" w:rsidP="00691579">
      <w:pPr>
        <w:pStyle w:val="Caption"/>
        <w:keepNext/>
      </w:pPr>
      <w:bookmarkStart w:id="196" w:name="_Toc190802563"/>
      <w:r w:rsidRPr="00936713">
        <w:t xml:space="preserve">Tabelle </w:t>
      </w:r>
      <w:fldSimple w:instr=" SEQ Tabelle \* ARABIC ">
        <w:r w:rsidR="00D64016">
          <w:rPr>
            <w:noProof/>
          </w:rPr>
          <w:t>40</w:t>
        </w:r>
      </w:fldSimple>
      <w:r w:rsidRPr="00936713">
        <w:t xml:space="preserve"> Qualitätsanforderung Offline Synchronisation</w:t>
      </w:r>
      <w:bookmarkEnd w:id="196"/>
    </w:p>
    <w:tbl>
      <w:tblPr>
        <w:tblStyle w:val="GridTable5Dark-Accent3"/>
        <w:tblW w:w="0" w:type="auto"/>
        <w:tblLook w:val="04A0" w:firstRow="1" w:lastRow="0" w:firstColumn="1" w:lastColumn="0" w:noHBand="0" w:noVBand="1"/>
      </w:tblPr>
      <w:tblGrid>
        <w:gridCol w:w="2842"/>
        <w:gridCol w:w="6615"/>
      </w:tblGrid>
      <w:tr w:rsidR="006F5CAD" w:rsidRPr="00936713"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936713" w:rsidRDefault="006F5CAD" w:rsidP="00094CED">
            <w:r w:rsidRPr="00936713">
              <w:t>ID</w:t>
            </w:r>
          </w:p>
        </w:tc>
        <w:tc>
          <w:tcPr>
            <w:tcW w:w="6615" w:type="dxa"/>
          </w:tcPr>
          <w:p w14:paraId="726E25EC" w14:textId="2C7F2804" w:rsidR="006F5CAD" w:rsidRPr="00936713" w:rsidRDefault="006F5CAD"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F5CAD" w:rsidRPr="00936713"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936713" w:rsidRDefault="006F5CAD" w:rsidP="00094CED">
            <w:r w:rsidRPr="00936713">
              <w:t>Quelle des Auslösers</w:t>
            </w:r>
          </w:p>
        </w:tc>
        <w:tc>
          <w:tcPr>
            <w:tcW w:w="6615" w:type="dxa"/>
          </w:tcPr>
          <w:p w14:paraId="3D9CA927" w14:textId="50B96186"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Projektleiter oder Mitarbeiter auf der Baustelle</w:t>
            </w:r>
          </w:p>
        </w:tc>
      </w:tr>
      <w:tr w:rsidR="006F5CAD" w:rsidRPr="00936713"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936713" w:rsidRDefault="006F5CAD" w:rsidP="00094CED">
            <w:r w:rsidRPr="00936713">
              <w:t>Auslöser</w:t>
            </w:r>
          </w:p>
        </w:tc>
        <w:tc>
          <w:tcPr>
            <w:tcW w:w="6615" w:type="dxa"/>
          </w:tcPr>
          <w:p w14:paraId="763620C1" w14:textId="1B990BEB"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Markiert ein Projekt als Favorit in der Projektübersicht.</w:t>
            </w:r>
          </w:p>
        </w:tc>
      </w:tr>
      <w:tr w:rsidR="006F5CAD" w:rsidRPr="00936713"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936713" w:rsidRDefault="006F5CAD" w:rsidP="00094CED">
            <w:r w:rsidRPr="00936713">
              <w:t>Systembestandteil</w:t>
            </w:r>
          </w:p>
        </w:tc>
        <w:tc>
          <w:tcPr>
            <w:tcW w:w="6615" w:type="dxa"/>
          </w:tcPr>
          <w:p w14:paraId="5D9196FA" w14:textId="16F68917"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F5CAD" w:rsidRPr="00936713"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936713" w:rsidRDefault="006F5CAD" w:rsidP="00094CED">
            <w:r w:rsidRPr="00936713">
              <w:t>Antwort</w:t>
            </w:r>
          </w:p>
        </w:tc>
        <w:tc>
          <w:tcPr>
            <w:tcW w:w="6615" w:type="dxa"/>
          </w:tcPr>
          <w:p w14:paraId="542C271B" w14:textId="368E0ED1"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Projektdaten und dazugehörige Daten werden an das mobile Gerät geliefert und dort abgespeichert.</w:t>
            </w:r>
          </w:p>
        </w:tc>
      </w:tr>
      <w:tr w:rsidR="006F5CAD" w:rsidRPr="00936713"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936713" w:rsidRDefault="006F5CAD" w:rsidP="00094CED">
            <w:r w:rsidRPr="00936713">
              <w:t>Antwortmetrik</w:t>
            </w:r>
          </w:p>
        </w:tc>
        <w:tc>
          <w:tcPr>
            <w:tcW w:w="6615" w:type="dxa"/>
          </w:tcPr>
          <w:p w14:paraId="1F5E5CD6" w14:textId="6ECE8DEA" w:rsidR="006F5CAD" w:rsidRPr="00936713" w:rsidRDefault="006F5CAD" w:rsidP="006F5CAD">
            <w:pPr>
              <w:cnfStyle w:val="000000100000" w:firstRow="0" w:lastRow="0" w:firstColumn="0" w:lastColumn="0" w:oddVBand="0" w:evenVBand="0" w:oddHBand="1" w:evenHBand="0" w:firstRowFirstColumn="0" w:firstRowLastColumn="0" w:lastRowFirstColumn="0" w:lastRowLastColumn="0"/>
            </w:pPr>
            <w:r w:rsidRPr="00936713">
              <w:t>Synchronisationsstatus</w:t>
            </w:r>
          </w:p>
        </w:tc>
      </w:tr>
      <w:tr w:rsidR="006F5CAD" w:rsidRPr="00936713"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936713" w:rsidRDefault="006F5CAD" w:rsidP="00094CED">
            <w:r w:rsidRPr="00936713">
              <w:t>Anforderung</w:t>
            </w:r>
          </w:p>
        </w:tc>
        <w:tc>
          <w:tcPr>
            <w:tcW w:w="6615" w:type="dxa"/>
          </w:tcPr>
          <w:p w14:paraId="3B9AA621" w14:textId="6700602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 xml:space="preserve">Der Synchronisationsstatus wird dem Benutzer angezeigt, damit dieser </w:t>
            </w:r>
            <w:r w:rsidR="00A214A3">
              <w:t>den aktuellen Status kennt</w:t>
            </w:r>
            <w:r w:rsidRPr="00936713">
              <w:t>.</w:t>
            </w:r>
          </w:p>
          <w:p w14:paraId="49855498"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rPr>
                <w:b/>
              </w:rPr>
            </w:pPr>
            <w:r w:rsidRPr="00936713">
              <w:rPr>
                <w:b/>
              </w:rPr>
              <w:lastRenderedPageBreak/>
              <w:t>Stati:</w:t>
            </w:r>
          </w:p>
          <w:p w14:paraId="706B634B" w14:textId="7B059429" w:rsidR="006F5CAD" w:rsidRPr="00936713"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 xml:space="preserve">Nicht </w:t>
            </w:r>
            <w:r w:rsidR="00A214A3" w:rsidRPr="00936713">
              <w:t>synchronisiert</w:t>
            </w:r>
          </w:p>
          <w:p w14:paraId="360C78BB" w14:textId="77777777" w:rsidR="006F5CAD"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Am Synchronisieren</w:t>
            </w:r>
          </w:p>
          <w:p w14:paraId="77FEC258" w14:textId="7286D488" w:rsidR="00691579"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Synchronisiert</w:t>
            </w:r>
          </w:p>
        </w:tc>
      </w:tr>
    </w:tbl>
    <w:p w14:paraId="0D5B6449" w14:textId="71CA4AAD" w:rsidR="006F5CAD" w:rsidRPr="00936713" w:rsidRDefault="00691579" w:rsidP="00691579">
      <w:pPr>
        <w:pStyle w:val="Heading4"/>
      </w:pPr>
      <w:r w:rsidRPr="00936713">
        <w:lastRenderedPageBreak/>
        <w:t xml:space="preserve">Qualitätsszenario </w:t>
      </w:r>
      <w:r w:rsidRPr="00754C25">
        <w:t>Datensynchron</w:t>
      </w:r>
      <w:r w:rsidR="00A214A3" w:rsidRPr="00754C25">
        <w:t>i</w:t>
      </w:r>
      <w:r w:rsidRPr="00754C25">
        <w:t>sation</w:t>
      </w:r>
    </w:p>
    <w:tbl>
      <w:tblPr>
        <w:tblStyle w:val="GridTable5Dark-Accent3"/>
        <w:tblW w:w="0" w:type="auto"/>
        <w:tblLook w:val="04A0" w:firstRow="1" w:lastRow="0" w:firstColumn="1" w:lastColumn="0" w:noHBand="0" w:noVBand="1"/>
      </w:tblPr>
      <w:tblGrid>
        <w:gridCol w:w="2842"/>
        <w:gridCol w:w="6615"/>
      </w:tblGrid>
      <w:tr w:rsidR="00691579" w:rsidRPr="00936713"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936713" w:rsidRDefault="00691579" w:rsidP="00094CED">
            <w:r w:rsidRPr="00936713">
              <w:t>ID</w:t>
            </w:r>
          </w:p>
        </w:tc>
        <w:tc>
          <w:tcPr>
            <w:tcW w:w="6615" w:type="dxa"/>
          </w:tcPr>
          <w:p w14:paraId="6FABFD28" w14:textId="77777777" w:rsidR="00691579" w:rsidRPr="00936713" w:rsidRDefault="00691579"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91579" w:rsidRPr="00936713"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936713" w:rsidRDefault="00691579" w:rsidP="00094CED">
            <w:r w:rsidRPr="00936713">
              <w:t>Quelle des Auslösers</w:t>
            </w:r>
          </w:p>
        </w:tc>
        <w:tc>
          <w:tcPr>
            <w:tcW w:w="6615" w:type="dxa"/>
          </w:tcPr>
          <w:p w14:paraId="3C7BE0F7" w14:textId="340F8632"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936713" w:rsidRDefault="00691579" w:rsidP="00094CED">
            <w:r w:rsidRPr="00936713">
              <w:t>Auslöser</w:t>
            </w:r>
          </w:p>
        </w:tc>
        <w:tc>
          <w:tcPr>
            <w:tcW w:w="6615" w:type="dxa"/>
          </w:tcPr>
          <w:p w14:paraId="145E7D9C" w14:textId="3E5CA469"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Wechselt vom offline in den online Modus</w:t>
            </w:r>
          </w:p>
        </w:tc>
      </w:tr>
      <w:tr w:rsidR="00691579" w:rsidRPr="00936713"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936713" w:rsidRDefault="00691579" w:rsidP="00094CED">
            <w:r w:rsidRPr="00936713">
              <w:t>Systembestandteil</w:t>
            </w:r>
          </w:p>
        </w:tc>
        <w:tc>
          <w:tcPr>
            <w:tcW w:w="6615" w:type="dxa"/>
          </w:tcPr>
          <w:p w14:paraId="0FFB6E06" w14:textId="26465804"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936713" w:rsidRDefault="00691579" w:rsidP="00094CED">
            <w:r w:rsidRPr="00936713">
              <w:t>Antwort</w:t>
            </w:r>
          </w:p>
        </w:tc>
        <w:tc>
          <w:tcPr>
            <w:tcW w:w="6615" w:type="dxa"/>
          </w:tcPr>
          <w:p w14:paraId="09D0DC4C" w14:textId="12215F32"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Sendet lokale Datenmanipulationen an das Backend und empfängt aktuellere Daten vom Backend.</w:t>
            </w:r>
          </w:p>
        </w:tc>
      </w:tr>
      <w:tr w:rsidR="00691579" w:rsidRPr="00936713"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936713" w:rsidRDefault="00691579" w:rsidP="00094CED">
            <w:r w:rsidRPr="00936713">
              <w:t>Antwortmetrik</w:t>
            </w:r>
          </w:p>
        </w:tc>
        <w:tc>
          <w:tcPr>
            <w:tcW w:w="6615" w:type="dxa"/>
          </w:tcPr>
          <w:p w14:paraId="7BB850AF" w14:textId="1D666DC1"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936713"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936713" w:rsidRDefault="00691579" w:rsidP="00094CED">
            <w:r w:rsidRPr="00936713">
              <w:t>Anforderung</w:t>
            </w:r>
          </w:p>
        </w:tc>
        <w:tc>
          <w:tcPr>
            <w:tcW w:w="6615" w:type="dxa"/>
          </w:tcPr>
          <w:p w14:paraId="565E308B" w14:textId="77777777"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Die Synchronisation der Daten wird automatisch ausgelöst, wenn der mobile Client wieder Konnektivität besitzt.</w:t>
            </w:r>
          </w:p>
          <w:p w14:paraId="20F8F487" w14:textId="184D12B0"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Trifft für «Favorisierte» Projekte zu.</w:t>
            </w:r>
          </w:p>
        </w:tc>
      </w:tr>
    </w:tbl>
    <w:p w14:paraId="4FA6054D" w14:textId="77777777" w:rsidR="00691579" w:rsidRPr="00936713" w:rsidRDefault="00691579" w:rsidP="00691579"/>
    <w:p w14:paraId="375948A8" w14:textId="64AE2914" w:rsidR="00C560E1" w:rsidRPr="00936713" w:rsidRDefault="00C560E1" w:rsidP="00C560E1">
      <w:pPr>
        <w:pStyle w:val="Heading3"/>
      </w:pPr>
      <w:bookmarkStart w:id="197" w:name="_Toc190802611"/>
      <w:r w:rsidRPr="00936713">
        <w:t>Risiken</w:t>
      </w:r>
      <w:bookmarkEnd w:id="197"/>
    </w:p>
    <w:p w14:paraId="48A030C0" w14:textId="63A418E1" w:rsidR="003F7020" w:rsidRPr="00936713" w:rsidRDefault="00BD769A" w:rsidP="00BD769A">
      <w:r w:rsidRPr="00936713">
        <w:t xml:space="preserve">In diesem Kapitel werden </w:t>
      </w:r>
      <w:r w:rsidR="0061536A" w:rsidRPr="00936713">
        <w:t>die wichtigsten</w:t>
      </w:r>
      <w:r w:rsidRPr="00936713">
        <w:t xml:space="preserve"> Risiken aufgeführt, bewertet und entsprechende Massnahmen beschrieben.</w:t>
      </w:r>
      <w:r w:rsidR="00786945">
        <w:t xml:space="preserve"> Identifiziert als Risiko wurde die Datenintegrität und die Verfügbarkeit von Daten im mobilen Client.</w:t>
      </w:r>
    </w:p>
    <w:p w14:paraId="6E6BE309" w14:textId="23F8C9F9" w:rsidR="00B52A99" w:rsidRPr="00936713" w:rsidRDefault="00B52A99" w:rsidP="00B52A99">
      <w:pPr>
        <w:pStyle w:val="Heading4"/>
      </w:pPr>
      <w:r w:rsidRPr="00936713">
        <w:t>Risiko Datensicherheit - Integrität</w:t>
      </w:r>
    </w:p>
    <w:p w14:paraId="287CD837" w14:textId="4775486F" w:rsidR="00094132" w:rsidRPr="00754C25" w:rsidRDefault="00094132" w:rsidP="00094132">
      <w:pPr>
        <w:pStyle w:val="Caption"/>
        <w:keepNext/>
      </w:pPr>
      <w:bookmarkStart w:id="198" w:name="_Toc190802564"/>
      <w:r w:rsidRPr="00754C25">
        <w:t xml:space="preserve">Tabelle </w:t>
      </w:r>
      <w:fldSimple w:instr=" SEQ Tabelle \* ARABIC ">
        <w:r w:rsidR="00D64016" w:rsidRPr="00754C25">
          <w:rPr>
            <w:noProof/>
          </w:rPr>
          <w:t>41</w:t>
        </w:r>
      </w:fldSimple>
      <w:r w:rsidRPr="00754C25">
        <w:t xml:space="preserve"> Risikobewertung: Datenverlust wä</w:t>
      </w:r>
      <w:r w:rsidR="00A214A3" w:rsidRPr="00754C25">
        <w:t>h</w:t>
      </w:r>
      <w:r w:rsidRPr="00754C25">
        <w:t>rend Datenzusammenführung</w:t>
      </w:r>
      <w:bookmarkEnd w:id="198"/>
    </w:p>
    <w:tbl>
      <w:tblPr>
        <w:tblStyle w:val="GridTable5Dark-Accent3"/>
        <w:tblW w:w="0" w:type="auto"/>
        <w:tblLook w:val="04A0" w:firstRow="1" w:lastRow="0" w:firstColumn="1" w:lastColumn="0" w:noHBand="0" w:noVBand="1"/>
      </w:tblPr>
      <w:tblGrid>
        <w:gridCol w:w="2842"/>
        <w:gridCol w:w="6615"/>
      </w:tblGrid>
      <w:tr w:rsidR="00A1045C" w:rsidRPr="00936713"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936713" w:rsidRDefault="00A1045C" w:rsidP="00094CED">
            <w:r w:rsidRPr="00936713">
              <w:t>ID</w:t>
            </w:r>
          </w:p>
        </w:tc>
        <w:tc>
          <w:tcPr>
            <w:tcW w:w="6615" w:type="dxa"/>
          </w:tcPr>
          <w:p w14:paraId="40D49400" w14:textId="74A840C6" w:rsidR="00A1045C" w:rsidRPr="00936713" w:rsidRDefault="00A1045C" w:rsidP="00094CED">
            <w:pPr>
              <w:cnfStyle w:val="100000000000" w:firstRow="1" w:lastRow="0" w:firstColumn="0" w:lastColumn="0" w:oddVBand="0" w:evenVBand="0" w:oddHBand="0" w:evenHBand="0" w:firstRowFirstColumn="0" w:firstRowLastColumn="0" w:lastRowFirstColumn="0" w:lastRowLastColumn="0"/>
            </w:pPr>
            <w:r w:rsidRPr="00936713">
              <w:t>R001</w:t>
            </w:r>
          </w:p>
        </w:tc>
      </w:tr>
      <w:tr w:rsidR="00A1045C" w:rsidRPr="00936713"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936713" w:rsidRDefault="00A1045C" w:rsidP="00094CED">
            <w:r w:rsidRPr="00936713">
              <w:t>Risiko</w:t>
            </w:r>
          </w:p>
        </w:tc>
        <w:tc>
          <w:tcPr>
            <w:tcW w:w="6615" w:type="dxa"/>
          </w:tcPr>
          <w:p w14:paraId="16156B37" w14:textId="1E7F1C68" w:rsidR="00A1045C" w:rsidRPr="00936713" w:rsidRDefault="004C56A6" w:rsidP="004C56A6">
            <w:pPr>
              <w:cnfStyle w:val="000000100000" w:firstRow="0" w:lastRow="0" w:firstColumn="0" w:lastColumn="0" w:oddVBand="0" w:evenVBand="0" w:oddHBand="1" w:evenHBand="0" w:firstRowFirstColumn="0" w:firstRowLastColumn="0" w:lastRowFirstColumn="0" w:lastRowLastColumn="0"/>
            </w:pPr>
            <w:r w:rsidRPr="00936713">
              <w:t>Die gewählte Zusammenführungsstrategie «Last Write Wins» führt zu Datenverlust</w:t>
            </w:r>
            <w:r w:rsidR="001142FE" w:rsidRPr="00936713">
              <w:t xml:space="preserve"> und verletzt das Qualitätsziel QZ-002 «Sicherheit – Datenintegrität»</w:t>
            </w:r>
            <w:r w:rsidRPr="00936713">
              <w:t>.</w:t>
            </w:r>
          </w:p>
        </w:tc>
      </w:tr>
      <w:tr w:rsidR="00A1045C" w:rsidRPr="00936713"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936713" w:rsidRDefault="00A1045C" w:rsidP="00094CED">
            <w:r w:rsidRPr="00936713">
              <w:t>Ursachen</w:t>
            </w:r>
          </w:p>
        </w:tc>
        <w:tc>
          <w:tcPr>
            <w:tcW w:w="6615" w:type="dxa"/>
          </w:tcPr>
          <w:p w14:paraId="4190F92D" w14:textId="2330FA91" w:rsidR="004C56A6" w:rsidRPr="00936713" w:rsidRDefault="004C56A6" w:rsidP="004C56A6">
            <w:pPr>
              <w:cnfStyle w:val="000000000000" w:firstRow="0" w:lastRow="0" w:firstColumn="0" w:lastColumn="0" w:oddVBand="0" w:evenVBand="0" w:oddHBand="0" w:evenHBand="0" w:firstRowFirstColumn="0" w:firstRowLastColumn="0" w:lastRowFirstColumn="0" w:lastRowLastColumn="0"/>
            </w:pPr>
            <w:r w:rsidRPr="00936713">
              <w:t xml:space="preserve">Wenn offline </w:t>
            </w:r>
            <w:r w:rsidR="00A214A3">
              <w:t>s</w:t>
            </w:r>
            <w:r w:rsidRPr="00936713">
              <w:t>ynchronisierte Daten sowohl in einem oder mehreren offline Client und/oder im WebPortal manipuliert werden, müssen diese Änderungen wä</w:t>
            </w:r>
            <w:r w:rsidR="00A214A3">
              <w:t>h</w:t>
            </w:r>
            <w:r w:rsidRPr="00936713">
              <w:t>rend der nächsten Synchronisation zusammengeführt werden.</w:t>
            </w:r>
          </w:p>
        </w:tc>
      </w:tr>
      <w:tr w:rsidR="00A1045C" w:rsidRPr="00936713"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936713" w:rsidRDefault="00A1045C" w:rsidP="00094CED">
            <w:r w:rsidRPr="00936713">
              <w:t>Mögliche Auswirkungen</w:t>
            </w:r>
          </w:p>
        </w:tc>
        <w:tc>
          <w:tcPr>
            <w:tcW w:w="6615" w:type="dxa"/>
          </w:tcPr>
          <w:p w14:paraId="6DE24620" w14:textId="4986F3C4"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D</w:t>
            </w:r>
            <w:r w:rsidR="00A214A3">
              <w:t>ie</w:t>
            </w:r>
            <w:r w:rsidRPr="00936713">
              <w:t xml:space="preserve"> letzte Manipulation gemäss Zeitstempel wird angewendet. Alle früheren Manipulationen werden verworfen und gehen verloren.</w:t>
            </w:r>
          </w:p>
        </w:tc>
      </w:tr>
      <w:tr w:rsidR="00A1045C" w:rsidRPr="00936713"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936713" w:rsidRDefault="00A1045C" w:rsidP="00094CED">
            <w:r w:rsidRPr="00936713">
              <w:t>Eintrittswahrscheinlichkeit</w:t>
            </w:r>
          </w:p>
        </w:tc>
        <w:tc>
          <w:tcPr>
            <w:tcW w:w="6615" w:type="dxa"/>
          </w:tcPr>
          <w:p w14:paraId="648D435E" w14:textId="34C53F57" w:rsidR="00A1045C" w:rsidRPr="00936713" w:rsidRDefault="004C56A6" w:rsidP="00094CED">
            <w:pPr>
              <w:cnfStyle w:val="000000000000" w:firstRow="0" w:lastRow="0" w:firstColumn="0" w:lastColumn="0" w:oddVBand="0" w:evenVBand="0" w:oddHBand="0" w:evenHBand="0" w:firstRowFirstColumn="0" w:firstRowLastColumn="0" w:lastRowFirstColumn="0" w:lastRowLastColumn="0"/>
            </w:pPr>
            <w:r w:rsidRPr="00936713">
              <w:t>Hoch</w:t>
            </w:r>
          </w:p>
        </w:tc>
      </w:tr>
      <w:tr w:rsidR="00A1045C" w:rsidRPr="00936713"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936713" w:rsidRDefault="00A1045C" w:rsidP="00094CED">
            <w:r w:rsidRPr="00936713">
              <w:t>Bewertung</w:t>
            </w:r>
          </w:p>
        </w:tc>
        <w:tc>
          <w:tcPr>
            <w:tcW w:w="6615" w:type="dxa"/>
          </w:tcPr>
          <w:p w14:paraId="5289EB87" w14:textId="6D44FA4C"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 xml:space="preserve">Mittel </w:t>
            </w:r>
          </w:p>
        </w:tc>
      </w:tr>
      <w:tr w:rsidR="00A1045C" w:rsidRPr="00936713"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936713" w:rsidRDefault="00A1045C" w:rsidP="00094CED">
            <w:r w:rsidRPr="00936713">
              <w:t>Mögliche Massnahmen</w:t>
            </w:r>
          </w:p>
        </w:tc>
        <w:tc>
          <w:tcPr>
            <w:tcW w:w="6615" w:type="dxa"/>
          </w:tcPr>
          <w:p w14:paraId="42808C52" w14:textId="77777777" w:rsidR="00A1045C" w:rsidRPr="00936713"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Zusammenführung von Daten auf dem Attributlevel. Dadurch wird die Eintrittswahrscheinlichkeit gesenkt.</w:t>
            </w:r>
          </w:p>
          <w:p w14:paraId="7A79D88D" w14:textId="77777777" w:rsidR="00171F62" w:rsidRPr="00936713"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Einsatz des «Mathematical Transfer» Musters.</w:t>
            </w:r>
          </w:p>
          <w:p w14:paraId="32314E4D" w14:textId="04F77F57" w:rsidR="00315D50" w:rsidRPr="00936713" w:rsidRDefault="00315D5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Einschränkung der Manipulationsmöglichkeiten in mobile Apps, welche offline sind.</w:t>
            </w:r>
          </w:p>
        </w:tc>
      </w:tr>
      <w:tr w:rsidR="00171F62" w:rsidRPr="00936713"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936713" w:rsidRDefault="001142FE" w:rsidP="00094CED">
            <w:r w:rsidRPr="00936713">
              <w:t>Entscheidung</w:t>
            </w:r>
          </w:p>
        </w:tc>
        <w:tc>
          <w:tcPr>
            <w:tcW w:w="6615" w:type="dxa"/>
          </w:tcPr>
          <w:p w14:paraId="46978C27" w14:textId="31274B56" w:rsidR="00171F62" w:rsidRPr="00936713" w:rsidRDefault="00171F62" w:rsidP="00171F62">
            <w:pPr>
              <w:cnfStyle w:val="000000100000" w:firstRow="0" w:lastRow="0" w:firstColumn="0" w:lastColumn="0" w:oddVBand="0" w:evenVBand="0" w:oddHBand="1" w:evenHBand="0" w:firstRowFirstColumn="0" w:firstRowLastColumn="0" w:lastRowFirstColumn="0" w:lastRowLastColumn="0"/>
            </w:pPr>
            <w:r w:rsidRPr="00936713">
              <w:t xml:space="preserve">Dieses Risiko wurde mit dem Kunden </w:t>
            </w:r>
            <w:r w:rsidR="00635B45" w:rsidRPr="00936713">
              <w:t>bewertet</w:t>
            </w:r>
            <w:r w:rsidRPr="00936713">
              <w:t xml:space="preserve"> und die Massnahmen abgesprochen. </w:t>
            </w:r>
            <w:r w:rsidR="00315D50" w:rsidRPr="00936713">
              <w:t>Hier wurde zwischen Aufwand und Nutzen abgewägt. Sowohl «Mathematical Transfer» als auch Zusammenführung auf Attributlevel führt zu einer Erhöhung der Komplexität, bedeutet Mehraufwand und -</w:t>
            </w:r>
            <w:r w:rsidR="00E417F0">
              <w:t>k</w:t>
            </w:r>
            <w:r w:rsidR="00315D50" w:rsidRPr="00936713">
              <w:t>osten und schmälert im Gegenzug die Wartbarkeit. Deshalb wurde entschieden</w:t>
            </w:r>
            <w:r w:rsidR="00E417F0">
              <w:t>,</w:t>
            </w:r>
            <w:r w:rsidR="00315D50" w:rsidRPr="00936713">
              <w:t xml:space="preserve"> </w:t>
            </w:r>
            <w:r w:rsidR="00E417F0" w:rsidRPr="00936713">
              <w:t xml:space="preserve">auf Datensatzebene </w:t>
            </w:r>
            <w:r w:rsidR="00315D50" w:rsidRPr="00936713">
              <w:t xml:space="preserve">auf «Timestamp Transfer» zu setzen. Sollte </w:t>
            </w:r>
            <w:r w:rsidR="00E417F0" w:rsidRPr="00936713">
              <w:t>sich</w:t>
            </w:r>
            <w:r w:rsidR="00315D50" w:rsidRPr="00936713">
              <w:t xml:space="preserve"> die Auswirkungen des Risikos als zu Gross herausstellen, würde der Kunde potenziell auf die 3. Massnahme zurückgreifen.</w:t>
            </w:r>
          </w:p>
        </w:tc>
      </w:tr>
    </w:tbl>
    <w:p w14:paraId="71604F56" w14:textId="2785541F" w:rsidR="00A1045C" w:rsidRPr="00754C25" w:rsidRDefault="00B52A99" w:rsidP="00B52A99">
      <w:pPr>
        <w:pStyle w:val="Heading3"/>
      </w:pPr>
      <w:bookmarkStart w:id="199" w:name="_Toc190802612"/>
      <w:r w:rsidRPr="00754C25">
        <w:lastRenderedPageBreak/>
        <w:t>Risiko Zuverlässigkeit - Verfügbarkeit</w:t>
      </w:r>
      <w:bookmarkEnd w:id="199"/>
    </w:p>
    <w:p w14:paraId="7A6CEFD7" w14:textId="466ABF89" w:rsidR="0061536A" w:rsidRPr="00936713" w:rsidRDefault="0061536A" w:rsidP="0061536A">
      <w:pPr>
        <w:pStyle w:val="Caption"/>
        <w:keepNext/>
      </w:pPr>
      <w:bookmarkStart w:id="200" w:name="_Toc190802565"/>
      <w:r w:rsidRPr="00936713">
        <w:t xml:space="preserve">Tabelle </w:t>
      </w:r>
      <w:fldSimple w:instr=" SEQ Tabelle \* ARABIC ">
        <w:r w:rsidR="00D64016">
          <w:rPr>
            <w:noProof/>
          </w:rPr>
          <w:t>42</w:t>
        </w:r>
      </w:fldSimple>
      <w:r w:rsidRPr="00936713">
        <w:t xml:space="preserve"> Risikobewertung Zuverlässigkeit der Baustellen App</w:t>
      </w:r>
      <w:bookmarkEnd w:id="200"/>
    </w:p>
    <w:tbl>
      <w:tblPr>
        <w:tblStyle w:val="GridTable5Dark-Accent3"/>
        <w:tblW w:w="0" w:type="auto"/>
        <w:tblLook w:val="04A0" w:firstRow="1" w:lastRow="0" w:firstColumn="1" w:lastColumn="0" w:noHBand="0" w:noVBand="1"/>
      </w:tblPr>
      <w:tblGrid>
        <w:gridCol w:w="2842"/>
        <w:gridCol w:w="6615"/>
      </w:tblGrid>
      <w:tr w:rsidR="003F7020" w:rsidRPr="00936713" w14:paraId="23283E8C"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523562" w14:textId="77777777" w:rsidR="003F7020" w:rsidRPr="00936713" w:rsidRDefault="003F7020" w:rsidP="00094CED">
            <w:r w:rsidRPr="00936713">
              <w:t>ID</w:t>
            </w:r>
          </w:p>
        </w:tc>
        <w:tc>
          <w:tcPr>
            <w:tcW w:w="6615" w:type="dxa"/>
          </w:tcPr>
          <w:p w14:paraId="60D6953D" w14:textId="304817D2" w:rsidR="003F7020" w:rsidRPr="00936713" w:rsidRDefault="003F7020" w:rsidP="00094CED">
            <w:pPr>
              <w:cnfStyle w:val="100000000000" w:firstRow="1" w:lastRow="0" w:firstColumn="0" w:lastColumn="0" w:oddVBand="0" w:evenVBand="0" w:oddHBand="0" w:evenHBand="0" w:firstRowFirstColumn="0" w:firstRowLastColumn="0" w:lastRowFirstColumn="0" w:lastRowLastColumn="0"/>
            </w:pPr>
            <w:r w:rsidRPr="00936713">
              <w:t>R00</w:t>
            </w:r>
            <w:r w:rsidR="0061536A" w:rsidRPr="00936713">
              <w:t>2</w:t>
            </w:r>
          </w:p>
        </w:tc>
      </w:tr>
      <w:tr w:rsidR="003F7020" w:rsidRPr="00936713" w14:paraId="57ADBBF7"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9F43E39" w14:textId="77777777" w:rsidR="003F7020" w:rsidRPr="00936713" w:rsidRDefault="003F7020" w:rsidP="00094CED">
            <w:r w:rsidRPr="00936713">
              <w:t>Risiko</w:t>
            </w:r>
          </w:p>
        </w:tc>
        <w:tc>
          <w:tcPr>
            <w:tcW w:w="6615" w:type="dxa"/>
            <w:tcBorders>
              <w:bottom w:val="single" w:sz="4" w:space="0" w:color="FFFFFF" w:themeColor="background1"/>
            </w:tcBorders>
          </w:tcPr>
          <w:p w14:paraId="0A0407D9" w14:textId="7A175C30"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Die Qualitätsanforderung QZ-001 «</w:t>
            </w:r>
            <w:r w:rsidR="00754C25" w:rsidRPr="00754C25">
              <w:t>Verfügbarkeit</w:t>
            </w:r>
            <w:r w:rsidRPr="00936713">
              <w:t>» kann nicht eingehalten werden.</w:t>
            </w:r>
          </w:p>
        </w:tc>
      </w:tr>
      <w:tr w:rsidR="003F7020" w:rsidRPr="00936713" w14:paraId="380E1046" w14:textId="77777777" w:rsidTr="003F7020">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3F10CC0C" w14:textId="77777777" w:rsidR="003F7020" w:rsidRPr="00936713" w:rsidRDefault="003F7020" w:rsidP="00094CED">
            <w:r w:rsidRPr="00936713">
              <w:t>Ursachen</w:t>
            </w:r>
          </w:p>
        </w:tc>
        <w:tc>
          <w:tcPr>
            <w:tcW w:w="6615" w:type="dxa"/>
            <w:tcBorders>
              <w:bottom w:val="nil"/>
            </w:tcBorders>
          </w:tcPr>
          <w:p w14:paraId="0270AF9F" w14:textId="2DBC1814" w:rsidR="003F7020" w:rsidRPr="00936713" w:rsidRDefault="003F702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936713">
              <w:rPr>
                <w:bCs/>
              </w:rPr>
              <w:t>Das Projekt wurde vor dem Verbindungsunterbruch nicht mit der mobilen App synchronisiert.</w:t>
            </w:r>
          </w:p>
        </w:tc>
      </w:tr>
      <w:tr w:rsidR="003F7020" w:rsidRPr="00936713" w14:paraId="3C07341F"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E93190A" w14:textId="77777777" w:rsidR="003F7020" w:rsidRPr="00936713" w:rsidRDefault="003F7020" w:rsidP="00094CED">
            <w:r w:rsidRPr="00936713">
              <w:t>Mögliche Auswirkungen</w:t>
            </w:r>
          </w:p>
        </w:tc>
        <w:tc>
          <w:tcPr>
            <w:tcW w:w="6615" w:type="dxa"/>
            <w:tcBorders>
              <w:top w:val="nil"/>
            </w:tcBorders>
          </w:tcPr>
          <w:p w14:paraId="3C344350" w14:textId="58107A60"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Besteht keine Verbindung zum Backend (offline), können keine Projektdaten aus dem Backend nachgeladen werden. Deshalb ist ein nicht synchronisiertes Projekt im Offlinemodus nicht einsehbar.</w:t>
            </w:r>
            <w:r w:rsidR="001142FE" w:rsidRPr="00936713">
              <w:t xml:space="preserve"> Damit Projektdaten geladen werden können, muss sich der </w:t>
            </w:r>
            <w:r w:rsidR="00E417F0" w:rsidRPr="00936713">
              <w:t>Benutzer</w:t>
            </w:r>
            <w:r w:rsidR="001142FE" w:rsidRPr="00936713">
              <w:t xml:space="preserve"> an einen Ort mit Verbindung in das Internet begeben.</w:t>
            </w:r>
          </w:p>
        </w:tc>
      </w:tr>
      <w:tr w:rsidR="003F7020" w:rsidRPr="00936713" w14:paraId="595099F1"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B675DDA" w14:textId="77777777" w:rsidR="003F7020" w:rsidRPr="00936713" w:rsidRDefault="003F7020" w:rsidP="00094CED">
            <w:r w:rsidRPr="00936713">
              <w:t>Eintrittswahrscheinlichkeit</w:t>
            </w:r>
          </w:p>
        </w:tc>
        <w:tc>
          <w:tcPr>
            <w:tcW w:w="6615" w:type="dxa"/>
          </w:tcPr>
          <w:p w14:paraId="4788772B" w14:textId="34006F24" w:rsidR="003F7020" w:rsidRPr="00936713" w:rsidRDefault="003F7020" w:rsidP="00094CED">
            <w:pPr>
              <w:cnfStyle w:val="000000000000" w:firstRow="0" w:lastRow="0" w:firstColumn="0" w:lastColumn="0" w:oddVBand="0" w:evenVBand="0" w:oddHBand="0" w:evenHBand="0" w:firstRowFirstColumn="0" w:firstRowLastColumn="0" w:lastRowFirstColumn="0" w:lastRowLastColumn="0"/>
            </w:pPr>
            <w:r w:rsidRPr="00936713">
              <w:t>Mittel</w:t>
            </w:r>
          </w:p>
        </w:tc>
      </w:tr>
      <w:tr w:rsidR="003F7020" w:rsidRPr="00936713" w14:paraId="328F80A0"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2E8CEB" w14:textId="77777777" w:rsidR="003F7020" w:rsidRPr="00936713" w:rsidRDefault="003F7020" w:rsidP="00094CED">
            <w:r w:rsidRPr="00936713">
              <w:t>Bewertung</w:t>
            </w:r>
          </w:p>
        </w:tc>
        <w:tc>
          <w:tcPr>
            <w:tcW w:w="6615" w:type="dxa"/>
          </w:tcPr>
          <w:p w14:paraId="08E0C919" w14:textId="2F214914"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Niedrig</w:t>
            </w:r>
          </w:p>
        </w:tc>
      </w:tr>
      <w:tr w:rsidR="003F7020" w:rsidRPr="00936713" w14:paraId="52824812"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46464AF9" w14:textId="77777777" w:rsidR="003F7020" w:rsidRPr="00936713" w:rsidRDefault="003F7020" w:rsidP="00094CED">
            <w:r w:rsidRPr="00936713">
              <w:t>Mögliche Massnahmen</w:t>
            </w:r>
          </w:p>
        </w:tc>
        <w:tc>
          <w:tcPr>
            <w:tcW w:w="6615" w:type="dxa"/>
          </w:tcPr>
          <w:p w14:paraId="26A188BE"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Hinweis in der mobilen App einblenden.</w:t>
            </w:r>
          </w:p>
          <w:p w14:paraId="70171DC1"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Benutzer schulen, dass vorgängig Projekte synchronisiert werden.</w:t>
            </w:r>
          </w:p>
          <w:p w14:paraId="448BF65F"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Projektsynchronisation in die AVOR für die Baustelle einbinden.</w:t>
            </w:r>
          </w:p>
          <w:p w14:paraId="025C841D" w14:textId="77777777"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Alle Projekte auf den mobilen Client synchronisieren.</w:t>
            </w:r>
          </w:p>
          <w:p w14:paraId="63F53F17" w14:textId="2F64E79F"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Die zuletzt geöffneten Projekte werden synchronisiert.</w:t>
            </w:r>
          </w:p>
        </w:tc>
      </w:tr>
      <w:tr w:rsidR="003F7020" w:rsidRPr="00936713" w14:paraId="2CC53AF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13B7E6" w14:textId="02D577AB" w:rsidR="003F7020" w:rsidRPr="00936713" w:rsidRDefault="001142FE" w:rsidP="00094CED">
            <w:r w:rsidRPr="00936713">
              <w:t>Entscheidung</w:t>
            </w:r>
          </w:p>
        </w:tc>
        <w:tc>
          <w:tcPr>
            <w:tcW w:w="6615" w:type="dxa"/>
          </w:tcPr>
          <w:p w14:paraId="6E82D8D4" w14:textId="7BDC86EE" w:rsidR="003F7020" w:rsidRPr="00936713" w:rsidRDefault="001142FE" w:rsidP="00094CED">
            <w:pPr>
              <w:cnfStyle w:val="000000100000" w:firstRow="0" w:lastRow="0" w:firstColumn="0" w:lastColumn="0" w:oddVBand="0" w:evenVBand="0" w:oddHBand="1" w:evenHBand="0" w:firstRowFirstColumn="0" w:firstRowLastColumn="0" w:lastRowFirstColumn="0" w:lastRowLastColumn="0"/>
            </w:pPr>
            <w:r w:rsidRPr="00936713">
              <w:t xml:space="preserve">Mit dem Kunden wurde entschieden, dass die Benutzer Projekte als «Favoriten» markieren können. Diese Projekte werden in der mobilen App für die offline Verwendung synchronisiert. Ein Hinweistext weisst den </w:t>
            </w:r>
            <w:r w:rsidR="00E417F0" w:rsidRPr="00936713">
              <w:t>Benutzer</w:t>
            </w:r>
            <w:r w:rsidRPr="00936713">
              <w:t xml:space="preserve"> an</w:t>
            </w:r>
            <w:r w:rsidR="00E417F0">
              <w:t>,</w:t>
            </w:r>
            <w:r w:rsidRPr="00936713">
              <w:t xml:space="preserve"> seine benötigten Projekte zu </w:t>
            </w:r>
            <w:r w:rsidR="00E417F0">
              <w:t>f</w:t>
            </w:r>
            <w:r w:rsidRPr="00936713">
              <w:t>avorisieren.</w:t>
            </w:r>
          </w:p>
        </w:tc>
      </w:tr>
    </w:tbl>
    <w:p w14:paraId="75C0910B" w14:textId="77777777" w:rsidR="003F7020" w:rsidRPr="00936713" w:rsidRDefault="003F7020" w:rsidP="00BD769A"/>
    <w:p w14:paraId="5CD42F8C" w14:textId="5B556F2D" w:rsidR="00C91184" w:rsidRPr="00936713" w:rsidRDefault="00C91184" w:rsidP="00C91184">
      <w:pPr>
        <w:pStyle w:val="Heading2"/>
      </w:pPr>
      <w:bookmarkStart w:id="201" w:name="_Ref190797705"/>
      <w:bookmarkStart w:id="202" w:name="_Toc190802613"/>
      <w:r w:rsidRPr="00936713">
        <w:t>Umsetzung der «Baustellen App» als PoC</w:t>
      </w:r>
      <w:bookmarkEnd w:id="201"/>
      <w:bookmarkEnd w:id="202"/>
    </w:p>
    <w:p w14:paraId="75D48A92" w14:textId="05CE5B0E" w:rsidR="00C91184" w:rsidRPr="00936713" w:rsidRDefault="00C91184" w:rsidP="00C91184">
      <w:r w:rsidRPr="00936713">
        <w:t>Im folgenden Abschnitt wird die Umsetzung der «Baustellen App» beschrieben. In Absprache mit den Experten wurde der Umfang der erwarteten Umsetzung wie folgt definiert:</w:t>
      </w:r>
    </w:p>
    <w:p w14:paraId="6EE51625" w14:textId="209F053D" w:rsidR="00C91184" w:rsidRPr="00936713" w:rsidRDefault="003D5E21">
      <w:pPr>
        <w:pStyle w:val="ListParagraph"/>
        <w:numPr>
          <w:ilvl w:val="0"/>
          <w:numId w:val="42"/>
        </w:numPr>
      </w:pPr>
      <w:r w:rsidRPr="00936713">
        <w:t xml:space="preserve">Sicherheit wurde implementiert. Benutzer müssen sich </w:t>
      </w:r>
      <w:r w:rsidR="00601C1B">
        <w:t>a</w:t>
      </w:r>
      <w:r w:rsidRPr="00936713">
        <w:t xml:space="preserve">uthentifizieren und werden </w:t>
      </w:r>
      <w:r w:rsidR="00601C1B" w:rsidRPr="00936713">
        <w:t>autorisiert</w:t>
      </w:r>
      <w:r w:rsidRPr="00936713">
        <w:t>.</w:t>
      </w:r>
    </w:p>
    <w:p w14:paraId="2EB28D2F" w14:textId="1FDB70B3" w:rsidR="003D5E21" w:rsidRPr="00936713" w:rsidRDefault="003D5E21">
      <w:pPr>
        <w:pStyle w:val="ListParagraph"/>
        <w:numPr>
          <w:ilvl w:val="0"/>
          <w:numId w:val="42"/>
        </w:numPr>
      </w:pPr>
      <w:r w:rsidRPr="00936713">
        <w:t>Die offline Synchronisation wird implementiert.</w:t>
      </w:r>
    </w:p>
    <w:p w14:paraId="6B384616" w14:textId="3B4960F1" w:rsidR="003D5E21" w:rsidRPr="00936713" w:rsidRDefault="003D5E21">
      <w:pPr>
        <w:pStyle w:val="ListParagraph"/>
        <w:numPr>
          <w:ilvl w:val="0"/>
          <w:numId w:val="42"/>
        </w:numPr>
      </w:pPr>
      <w:r w:rsidRPr="00936713">
        <w:t>Der «Projekt Service» wird wie spezifiziert umgesetzt.</w:t>
      </w:r>
    </w:p>
    <w:p w14:paraId="15AD8FCD" w14:textId="0D484770" w:rsidR="003D5E21" w:rsidRDefault="003D5E21" w:rsidP="003D5E21">
      <w:r w:rsidRPr="00936713">
        <w:t>Auf Grund der Anpassung des Umsetzungsumfangs wird das Applikationslieferobjekt als PoC bezeichnet.</w:t>
      </w:r>
    </w:p>
    <w:p w14:paraId="20968E82" w14:textId="77777777" w:rsidR="008F6556" w:rsidRDefault="008F6556" w:rsidP="003D5E21"/>
    <w:p w14:paraId="6BD79DA3" w14:textId="73441F9E" w:rsidR="008F6556" w:rsidRPr="00936713" w:rsidRDefault="008F6556" w:rsidP="003D5E21">
      <w:r w:rsidRPr="008F6556">
        <w:rPr>
          <w:highlight w:val="yellow"/>
        </w:rPr>
        <w:t>TODO</w:t>
      </w:r>
    </w:p>
    <w:p w14:paraId="674B8D92" w14:textId="0FC7202E" w:rsidR="00432DB1" w:rsidRPr="00936713" w:rsidRDefault="00432DB1">
      <w:pPr>
        <w:spacing w:line="240" w:lineRule="auto"/>
      </w:pPr>
      <w:r w:rsidRPr="00936713">
        <w:br w:type="page"/>
      </w:r>
    </w:p>
    <w:p w14:paraId="52575F62" w14:textId="3C2DFC04" w:rsidR="006254BF" w:rsidRPr="00936713" w:rsidRDefault="00651319" w:rsidP="008D0BD6">
      <w:pPr>
        <w:pStyle w:val="Heading1"/>
      </w:pPr>
      <w:bookmarkStart w:id="203" w:name="_Toc188879063"/>
      <w:bookmarkStart w:id="204" w:name="_Toc190802614"/>
      <w:r w:rsidRPr="00936713">
        <w:lastRenderedPageBreak/>
        <w:t xml:space="preserve">Diskussion </w:t>
      </w:r>
      <w:r w:rsidR="00D806D3" w:rsidRPr="00936713">
        <w:t xml:space="preserve">/ </w:t>
      </w:r>
      <w:r w:rsidRPr="00936713">
        <w:t>Zusammenfassung</w:t>
      </w:r>
      <w:bookmarkEnd w:id="203"/>
      <w:bookmarkEnd w:id="204"/>
    </w:p>
    <w:p w14:paraId="15EBFC05" w14:textId="511AEBC4" w:rsidR="00C75A33" w:rsidRPr="00936713" w:rsidRDefault="008F6556" w:rsidP="00C75A33">
      <w:r w:rsidRPr="008F6556">
        <w:rPr>
          <w:highlight w:val="yellow"/>
        </w:rPr>
        <w:t>TODO</w:t>
      </w:r>
    </w:p>
    <w:p w14:paraId="147D5B30" w14:textId="77777777" w:rsidR="0091644A" w:rsidRPr="00936713" w:rsidRDefault="0091644A" w:rsidP="008D0BD6"/>
    <w:p w14:paraId="18A577BA" w14:textId="0F31E341" w:rsidR="00432DB1" w:rsidRPr="00936713" w:rsidRDefault="00432DB1">
      <w:pPr>
        <w:spacing w:line="240" w:lineRule="auto"/>
      </w:pPr>
      <w:r w:rsidRPr="00936713">
        <w:br w:type="page"/>
      </w:r>
    </w:p>
    <w:p w14:paraId="262C864D" w14:textId="402BE801" w:rsidR="005E7001" w:rsidRPr="00936713" w:rsidRDefault="00E244A2" w:rsidP="00432DB1">
      <w:pPr>
        <w:pStyle w:val="Heading1"/>
      </w:pPr>
      <w:bookmarkStart w:id="205" w:name="_Toc188879064"/>
      <w:bookmarkStart w:id="206" w:name="_Toc190802615"/>
      <w:bookmarkStart w:id="207" w:name="_Hlk166052967"/>
      <w:bookmarkStart w:id="208" w:name="_Hlk166052501"/>
      <w:r w:rsidRPr="00936713">
        <w:lastRenderedPageBreak/>
        <w:t>Abbildungsverzeichnis</w:t>
      </w:r>
      <w:bookmarkEnd w:id="205"/>
      <w:bookmarkEnd w:id="206"/>
    </w:p>
    <w:bookmarkEnd w:id="207"/>
    <w:bookmarkEnd w:id="208"/>
    <w:p w14:paraId="6FE69B5C" w14:textId="357CDF4C" w:rsidR="006F18FF"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fldChar w:fldCharType="begin"/>
      </w:r>
      <w:r>
        <w:instrText xml:space="preserve"> TOC \h \z \c "Abbildung" </w:instrText>
      </w:r>
      <w:r>
        <w:fldChar w:fldCharType="separate"/>
      </w:r>
      <w:hyperlink w:anchor="_Toc190802481" w:history="1">
        <w:r w:rsidR="006F18FF" w:rsidRPr="009F32F8">
          <w:rPr>
            <w:rStyle w:val="Hyperlink"/>
            <w:noProof/>
          </w:rPr>
          <w:t>Abbildung 1 Konsistentes System</w:t>
        </w:r>
        <w:r w:rsidR="006F18FF">
          <w:rPr>
            <w:noProof/>
            <w:webHidden/>
          </w:rPr>
          <w:tab/>
        </w:r>
        <w:r w:rsidR="006F18FF">
          <w:rPr>
            <w:noProof/>
            <w:webHidden/>
          </w:rPr>
          <w:fldChar w:fldCharType="begin"/>
        </w:r>
        <w:r w:rsidR="006F18FF">
          <w:rPr>
            <w:noProof/>
            <w:webHidden/>
          </w:rPr>
          <w:instrText xml:space="preserve"> PAGEREF _Toc190802481 \h </w:instrText>
        </w:r>
        <w:r w:rsidR="006F18FF">
          <w:rPr>
            <w:noProof/>
            <w:webHidden/>
          </w:rPr>
        </w:r>
        <w:r w:rsidR="006F18FF">
          <w:rPr>
            <w:noProof/>
            <w:webHidden/>
          </w:rPr>
          <w:fldChar w:fldCharType="separate"/>
        </w:r>
        <w:r w:rsidR="006F18FF">
          <w:rPr>
            <w:noProof/>
            <w:webHidden/>
          </w:rPr>
          <w:t>7</w:t>
        </w:r>
        <w:r w:rsidR="006F18FF">
          <w:rPr>
            <w:noProof/>
            <w:webHidden/>
          </w:rPr>
          <w:fldChar w:fldCharType="end"/>
        </w:r>
      </w:hyperlink>
    </w:p>
    <w:p w14:paraId="7CE3146D" w14:textId="0196F23C"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2" w:history="1">
        <w:r w:rsidRPr="009F32F8">
          <w:rPr>
            <w:rStyle w:val="Hyperlink"/>
            <w:noProof/>
          </w:rPr>
          <w:t>Abbildung 2 Inkonsistentes System</w:t>
        </w:r>
        <w:r>
          <w:rPr>
            <w:noProof/>
            <w:webHidden/>
          </w:rPr>
          <w:tab/>
        </w:r>
        <w:r>
          <w:rPr>
            <w:noProof/>
            <w:webHidden/>
          </w:rPr>
          <w:fldChar w:fldCharType="begin"/>
        </w:r>
        <w:r>
          <w:rPr>
            <w:noProof/>
            <w:webHidden/>
          </w:rPr>
          <w:instrText xml:space="preserve"> PAGEREF _Toc190802482 \h </w:instrText>
        </w:r>
        <w:r>
          <w:rPr>
            <w:noProof/>
            <w:webHidden/>
          </w:rPr>
        </w:r>
        <w:r>
          <w:rPr>
            <w:noProof/>
            <w:webHidden/>
          </w:rPr>
          <w:fldChar w:fldCharType="separate"/>
        </w:r>
        <w:r>
          <w:rPr>
            <w:noProof/>
            <w:webHidden/>
          </w:rPr>
          <w:t>8</w:t>
        </w:r>
        <w:r>
          <w:rPr>
            <w:noProof/>
            <w:webHidden/>
          </w:rPr>
          <w:fldChar w:fldCharType="end"/>
        </w:r>
      </w:hyperlink>
    </w:p>
    <w:p w14:paraId="2E9396A8" w14:textId="6EDA879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3" w:history="1">
        <w:r w:rsidRPr="009F32F8">
          <w:rPr>
            <w:rStyle w:val="Hyperlink"/>
            <w:noProof/>
          </w:rPr>
          <w:t>Abbildung 3 Datensynchronisation als synchroner Fluss [5]</w:t>
        </w:r>
        <w:r>
          <w:rPr>
            <w:noProof/>
            <w:webHidden/>
          </w:rPr>
          <w:tab/>
        </w:r>
        <w:r>
          <w:rPr>
            <w:noProof/>
            <w:webHidden/>
          </w:rPr>
          <w:fldChar w:fldCharType="begin"/>
        </w:r>
        <w:r>
          <w:rPr>
            <w:noProof/>
            <w:webHidden/>
          </w:rPr>
          <w:instrText xml:space="preserve"> PAGEREF _Toc190802483 \h </w:instrText>
        </w:r>
        <w:r>
          <w:rPr>
            <w:noProof/>
            <w:webHidden/>
          </w:rPr>
        </w:r>
        <w:r>
          <w:rPr>
            <w:noProof/>
            <w:webHidden/>
          </w:rPr>
          <w:fldChar w:fldCharType="separate"/>
        </w:r>
        <w:r>
          <w:rPr>
            <w:noProof/>
            <w:webHidden/>
          </w:rPr>
          <w:t>9</w:t>
        </w:r>
        <w:r>
          <w:rPr>
            <w:noProof/>
            <w:webHidden/>
          </w:rPr>
          <w:fldChar w:fldCharType="end"/>
        </w:r>
      </w:hyperlink>
    </w:p>
    <w:p w14:paraId="6F0764A6" w14:textId="3DAD87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4" w:history="1">
        <w:r w:rsidRPr="009F32F8">
          <w:rPr>
            <w:rStyle w:val="Hyperlink"/>
            <w:noProof/>
          </w:rPr>
          <w:t>Abbildung 4 Darstellung einer asynchronen Datensynchronisation</w:t>
        </w:r>
        <w:r>
          <w:rPr>
            <w:noProof/>
            <w:webHidden/>
          </w:rPr>
          <w:tab/>
        </w:r>
        <w:r>
          <w:rPr>
            <w:noProof/>
            <w:webHidden/>
          </w:rPr>
          <w:fldChar w:fldCharType="begin"/>
        </w:r>
        <w:r>
          <w:rPr>
            <w:noProof/>
            <w:webHidden/>
          </w:rPr>
          <w:instrText xml:space="preserve"> PAGEREF _Toc190802484 \h </w:instrText>
        </w:r>
        <w:r>
          <w:rPr>
            <w:noProof/>
            <w:webHidden/>
          </w:rPr>
        </w:r>
        <w:r>
          <w:rPr>
            <w:noProof/>
            <w:webHidden/>
          </w:rPr>
          <w:fldChar w:fldCharType="separate"/>
        </w:r>
        <w:r>
          <w:rPr>
            <w:noProof/>
            <w:webHidden/>
          </w:rPr>
          <w:t>9</w:t>
        </w:r>
        <w:r>
          <w:rPr>
            <w:noProof/>
            <w:webHidden/>
          </w:rPr>
          <w:fldChar w:fldCharType="end"/>
        </w:r>
      </w:hyperlink>
    </w:p>
    <w:p w14:paraId="09AD284C" w14:textId="35CD02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5" w:history="1">
        <w:r w:rsidRPr="009F32F8">
          <w:rPr>
            <w:rStyle w:val="Hyperlink"/>
            <w:noProof/>
          </w:rPr>
          <w:t>Abbildung 5 Ablauf von Partial Storage Datenabfragen</w:t>
        </w:r>
        <w:r>
          <w:rPr>
            <w:noProof/>
            <w:webHidden/>
          </w:rPr>
          <w:tab/>
        </w:r>
        <w:r>
          <w:rPr>
            <w:noProof/>
            <w:webHidden/>
          </w:rPr>
          <w:fldChar w:fldCharType="begin"/>
        </w:r>
        <w:r>
          <w:rPr>
            <w:noProof/>
            <w:webHidden/>
          </w:rPr>
          <w:instrText xml:space="preserve"> PAGEREF _Toc190802485 \h </w:instrText>
        </w:r>
        <w:r>
          <w:rPr>
            <w:noProof/>
            <w:webHidden/>
          </w:rPr>
        </w:r>
        <w:r>
          <w:rPr>
            <w:noProof/>
            <w:webHidden/>
          </w:rPr>
          <w:fldChar w:fldCharType="separate"/>
        </w:r>
        <w:r>
          <w:rPr>
            <w:noProof/>
            <w:webHidden/>
          </w:rPr>
          <w:t>10</w:t>
        </w:r>
        <w:r>
          <w:rPr>
            <w:noProof/>
            <w:webHidden/>
          </w:rPr>
          <w:fldChar w:fldCharType="end"/>
        </w:r>
      </w:hyperlink>
    </w:p>
    <w:p w14:paraId="52EFA5FA" w14:textId="73E1EF7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6" w:history="1">
        <w:r w:rsidRPr="009F32F8">
          <w:rPr>
            <w:rStyle w:val="Hyperlink"/>
            <w:noProof/>
          </w:rPr>
          <w:t>Abbildung 6 Darstellung der Complete Storage Datenabfrage</w:t>
        </w:r>
        <w:r>
          <w:rPr>
            <w:noProof/>
            <w:webHidden/>
          </w:rPr>
          <w:tab/>
        </w:r>
        <w:r>
          <w:rPr>
            <w:noProof/>
            <w:webHidden/>
          </w:rPr>
          <w:fldChar w:fldCharType="begin"/>
        </w:r>
        <w:r>
          <w:rPr>
            <w:noProof/>
            <w:webHidden/>
          </w:rPr>
          <w:instrText xml:space="preserve"> PAGEREF _Toc190802486 \h </w:instrText>
        </w:r>
        <w:r>
          <w:rPr>
            <w:noProof/>
            <w:webHidden/>
          </w:rPr>
        </w:r>
        <w:r>
          <w:rPr>
            <w:noProof/>
            <w:webHidden/>
          </w:rPr>
          <w:fldChar w:fldCharType="separate"/>
        </w:r>
        <w:r>
          <w:rPr>
            <w:noProof/>
            <w:webHidden/>
          </w:rPr>
          <w:t>11</w:t>
        </w:r>
        <w:r>
          <w:rPr>
            <w:noProof/>
            <w:webHidden/>
          </w:rPr>
          <w:fldChar w:fldCharType="end"/>
        </w:r>
      </w:hyperlink>
    </w:p>
    <w:p w14:paraId="4EBF54C4" w14:textId="43ECAC9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7" w:history="1">
        <w:r w:rsidRPr="009F32F8">
          <w:rPr>
            <w:rStyle w:val="Hyperlink"/>
            <w:noProof/>
          </w:rPr>
          <w:t>Abbildung 7 Darstellung des Full Transfer Übertragungsmuster</w:t>
        </w:r>
        <w:r>
          <w:rPr>
            <w:noProof/>
            <w:webHidden/>
          </w:rPr>
          <w:tab/>
        </w:r>
        <w:r>
          <w:rPr>
            <w:noProof/>
            <w:webHidden/>
          </w:rPr>
          <w:fldChar w:fldCharType="begin"/>
        </w:r>
        <w:r>
          <w:rPr>
            <w:noProof/>
            <w:webHidden/>
          </w:rPr>
          <w:instrText xml:space="preserve"> PAGEREF _Toc190802487 \h </w:instrText>
        </w:r>
        <w:r>
          <w:rPr>
            <w:noProof/>
            <w:webHidden/>
          </w:rPr>
        </w:r>
        <w:r>
          <w:rPr>
            <w:noProof/>
            <w:webHidden/>
          </w:rPr>
          <w:fldChar w:fldCharType="separate"/>
        </w:r>
        <w:r>
          <w:rPr>
            <w:noProof/>
            <w:webHidden/>
          </w:rPr>
          <w:t>12</w:t>
        </w:r>
        <w:r>
          <w:rPr>
            <w:noProof/>
            <w:webHidden/>
          </w:rPr>
          <w:fldChar w:fldCharType="end"/>
        </w:r>
      </w:hyperlink>
    </w:p>
    <w:p w14:paraId="1D23C117" w14:textId="573E483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8" w:history="1">
        <w:r w:rsidRPr="009F32F8">
          <w:rPr>
            <w:rStyle w:val="Hyperlink"/>
            <w:noProof/>
          </w:rPr>
          <w:t>Abbildung 8 Darstellung des Musters Timestamp Transfer</w:t>
        </w:r>
        <w:r>
          <w:rPr>
            <w:noProof/>
            <w:webHidden/>
          </w:rPr>
          <w:tab/>
        </w:r>
        <w:r>
          <w:rPr>
            <w:noProof/>
            <w:webHidden/>
          </w:rPr>
          <w:fldChar w:fldCharType="begin"/>
        </w:r>
        <w:r>
          <w:rPr>
            <w:noProof/>
            <w:webHidden/>
          </w:rPr>
          <w:instrText xml:space="preserve"> PAGEREF _Toc190802488 \h </w:instrText>
        </w:r>
        <w:r>
          <w:rPr>
            <w:noProof/>
            <w:webHidden/>
          </w:rPr>
        </w:r>
        <w:r>
          <w:rPr>
            <w:noProof/>
            <w:webHidden/>
          </w:rPr>
          <w:fldChar w:fldCharType="separate"/>
        </w:r>
        <w:r>
          <w:rPr>
            <w:noProof/>
            <w:webHidden/>
          </w:rPr>
          <w:t>12</w:t>
        </w:r>
        <w:r>
          <w:rPr>
            <w:noProof/>
            <w:webHidden/>
          </w:rPr>
          <w:fldChar w:fldCharType="end"/>
        </w:r>
      </w:hyperlink>
    </w:p>
    <w:p w14:paraId="7FB359AE" w14:textId="311D8AA6"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89" w:history="1">
        <w:r w:rsidRPr="009F32F8">
          <w:rPr>
            <w:rStyle w:val="Hyperlink"/>
            <w:noProof/>
          </w:rPr>
          <w:t>Abbildung 9 Darstellung des Musters Mathematischer Transfer</w:t>
        </w:r>
        <w:r>
          <w:rPr>
            <w:noProof/>
            <w:webHidden/>
          </w:rPr>
          <w:tab/>
        </w:r>
        <w:r>
          <w:rPr>
            <w:noProof/>
            <w:webHidden/>
          </w:rPr>
          <w:fldChar w:fldCharType="begin"/>
        </w:r>
        <w:r>
          <w:rPr>
            <w:noProof/>
            <w:webHidden/>
          </w:rPr>
          <w:instrText xml:space="preserve"> PAGEREF _Toc190802489 \h </w:instrText>
        </w:r>
        <w:r>
          <w:rPr>
            <w:noProof/>
            <w:webHidden/>
          </w:rPr>
        </w:r>
        <w:r>
          <w:rPr>
            <w:noProof/>
            <w:webHidden/>
          </w:rPr>
          <w:fldChar w:fldCharType="separate"/>
        </w:r>
        <w:r>
          <w:rPr>
            <w:noProof/>
            <w:webHidden/>
          </w:rPr>
          <w:t>13</w:t>
        </w:r>
        <w:r>
          <w:rPr>
            <w:noProof/>
            <w:webHidden/>
          </w:rPr>
          <w:fldChar w:fldCharType="end"/>
        </w:r>
      </w:hyperlink>
    </w:p>
    <w:p w14:paraId="1E846F9C" w14:textId="070D91C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0" w:history="1">
        <w:r w:rsidRPr="009F32F8">
          <w:rPr>
            <w:rStyle w:val="Hyperlink"/>
            <w:noProof/>
          </w:rPr>
          <w:t>Abbildung 10 Loginmaske</w:t>
        </w:r>
        <w:r>
          <w:rPr>
            <w:noProof/>
            <w:webHidden/>
          </w:rPr>
          <w:tab/>
        </w:r>
        <w:r>
          <w:rPr>
            <w:noProof/>
            <w:webHidden/>
          </w:rPr>
          <w:fldChar w:fldCharType="begin"/>
        </w:r>
        <w:r>
          <w:rPr>
            <w:noProof/>
            <w:webHidden/>
          </w:rPr>
          <w:instrText xml:space="preserve"> PAGEREF _Toc190802490 \h </w:instrText>
        </w:r>
        <w:r>
          <w:rPr>
            <w:noProof/>
            <w:webHidden/>
          </w:rPr>
        </w:r>
        <w:r>
          <w:rPr>
            <w:noProof/>
            <w:webHidden/>
          </w:rPr>
          <w:fldChar w:fldCharType="separate"/>
        </w:r>
        <w:r>
          <w:rPr>
            <w:noProof/>
            <w:webHidden/>
          </w:rPr>
          <w:t>20</w:t>
        </w:r>
        <w:r>
          <w:rPr>
            <w:noProof/>
            <w:webHidden/>
          </w:rPr>
          <w:fldChar w:fldCharType="end"/>
        </w:r>
      </w:hyperlink>
    </w:p>
    <w:p w14:paraId="59BA6FD7" w14:textId="3F8E7BE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1" w:history="1">
        <w:r w:rsidRPr="009F32F8">
          <w:rPr>
            <w:rStyle w:val="Hyperlink"/>
            <w:noProof/>
          </w:rPr>
          <w:t>Abbildung 11 Projektübersicht</w:t>
        </w:r>
        <w:r>
          <w:rPr>
            <w:noProof/>
            <w:webHidden/>
          </w:rPr>
          <w:tab/>
        </w:r>
        <w:r>
          <w:rPr>
            <w:noProof/>
            <w:webHidden/>
          </w:rPr>
          <w:fldChar w:fldCharType="begin"/>
        </w:r>
        <w:r>
          <w:rPr>
            <w:noProof/>
            <w:webHidden/>
          </w:rPr>
          <w:instrText xml:space="preserve"> PAGEREF _Toc190802491 \h </w:instrText>
        </w:r>
        <w:r>
          <w:rPr>
            <w:noProof/>
            <w:webHidden/>
          </w:rPr>
        </w:r>
        <w:r>
          <w:rPr>
            <w:noProof/>
            <w:webHidden/>
          </w:rPr>
          <w:fldChar w:fldCharType="separate"/>
        </w:r>
        <w:r>
          <w:rPr>
            <w:noProof/>
            <w:webHidden/>
          </w:rPr>
          <w:t>21</w:t>
        </w:r>
        <w:r>
          <w:rPr>
            <w:noProof/>
            <w:webHidden/>
          </w:rPr>
          <w:fldChar w:fldCharType="end"/>
        </w:r>
      </w:hyperlink>
    </w:p>
    <w:p w14:paraId="60615F79" w14:textId="2CCD8EF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2" w:history="1">
        <w:r w:rsidRPr="009F32F8">
          <w:rPr>
            <w:rStyle w:val="Hyperlink"/>
            <w:noProof/>
          </w:rPr>
          <w:t>Abbildung 12 Projektdetailansicht</w:t>
        </w:r>
        <w:r>
          <w:rPr>
            <w:noProof/>
            <w:webHidden/>
          </w:rPr>
          <w:tab/>
        </w:r>
        <w:r>
          <w:rPr>
            <w:noProof/>
            <w:webHidden/>
          </w:rPr>
          <w:fldChar w:fldCharType="begin"/>
        </w:r>
        <w:r>
          <w:rPr>
            <w:noProof/>
            <w:webHidden/>
          </w:rPr>
          <w:instrText xml:space="preserve"> PAGEREF _Toc190802492 \h </w:instrText>
        </w:r>
        <w:r>
          <w:rPr>
            <w:noProof/>
            <w:webHidden/>
          </w:rPr>
        </w:r>
        <w:r>
          <w:rPr>
            <w:noProof/>
            <w:webHidden/>
          </w:rPr>
          <w:fldChar w:fldCharType="separate"/>
        </w:r>
        <w:r>
          <w:rPr>
            <w:noProof/>
            <w:webHidden/>
          </w:rPr>
          <w:t>21</w:t>
        </w:r>
        <w:r>
          <w:rPr>
            <w:noProof/>
            <w:webHidden/>
          </w:rPr>
          <w:fldChar w:fldCharType="end"/>
        </w:r>
      </w:hyperlink>
    </w:p>
    <w:p w14:paraId="12989308" w14:textId="08EE8F5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3" w:history="1">
        <w:r w:rsidRPr="009F32F8">
          <w:rPr>
            <w:rStyle w:val="Hyperlink"/>
            <w:noProof/>
          </w:rPr>
          <w:t>Abbildung 13 Notizenübersicht</w:t>
        </w:r>
        <w:r>
          <w:rPr>
            <w:noProof/>
            <w:webHidden/>
          </w:rPr>
          <w:tab/>
        </w:r>
        <w:r>
          <w:rPr>
            <w:noProof/>
            <w:webHidden/>
          </w:rPr>
          <w:fldChar w:fldCharType="begin"/>
        </w:r>
        <w:r>
          <w:rPr>
            <w:noProof/>
            <w:webHidden/>
          </w:rPr>
          <w:instrText xml:space="preserve"> PAGEREF _Toc190802493 \h </w:instrText>
        </w:r>
        <w:r>
          <w:rPr>
            <w:noProof/>
            <w:webHidden/>
          </w:rPr>
        </w:r>
        <w:r>
          <w:rPr>
            <w:noProof/>
            <w:webHidden/>
          </w:rPr>
          <w:fldChar w:fldCharType="separate"/>
        </w:r>
        <w:r>
          <w:rPr>
            <w:noProof/>
            <w:webHidden/>
          </w:rPr>
          <w:t>22</w:t>
        </w:r>
        <w:r>
          <w:rPr>
            <w:noProof/>
            <w:webHidden/>
          </w:rPr>
          <w:fldChar w:fldCharType="end"/>
        </w:r>
      </w:hyperlink>
    </w:p>
    <w:p w14:paraId="024D46DE" w14:textId="455557E4"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4" w:history="1">
        <w:r w:rsidRPr="009F32F8">
          <w:rPr>
            <w:rStyle w:val="Hyperlink"/>
            <w:noProof/>
          </w:rPr>
          <w:t>Abbildung 14 Notizdetailansicht</w:t>
        </w:r>
        <w:r>
          <w:rPr>
            <w:noProof/>
            <w:webHidden/>
          </w:rPr>
          <w:tab/>
        </w:r>
        <w:r>
          <w:rPr>
            <w:noProof/>
            <w:webHidden/>
          </w:rPr>
          <w:fldChar w:fldCharType="begin"/>
        </w:r>
        <w:r>
          <w:rPr>
            <w:noProof/>
            <w:webHidden/>
          </w:rPr>
          <w:instrText xml:space="preserve"> PAGEREF _Toc190802494 \h </w:instrText>
        </w:r>
        <w:r>
          <w:rPr>
            <w:noProof/>
            <w:webHidden/>
          </w:rPr>
        </w:r>
        <w:r>
          <w:rPr>
            <w:noProof/>
            <w:webHidden/>
          </w:rPr>
          <w:fldChar w:fldCharType="separate"/>
        </w:r>
        <w:r>
          <w:rPr>
            <w:noProof/>
            <w:webHidden/>
          </w:rPr>
          <w:t>22</w:t>
        </w:r>
        <w:r>
          <w:rPr>
            <w:noProof/>
            <w:webHidden/>
          </w:rPr>
          <w:fldChar w:fldCharType="end"/>
        </w:r>
      </w:hyperlink>
    </w:p>
    <w:p w14:paraId="69A46586" w14:textId="6E7C43F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5" w:history="1">
        <w:r w:rsidRPr="009F32F8">
          <w:rPr>
            <w:rStyle w:val="Hyperlink"/>
            <w:noProof/>
          </w:rPr>
          <w:t>Abbildung 15 Neue Notiz erfassen</w:t>
        </w:r>
        <w:r>
          <w:rPr>
            <w:noProof/>
            <w:webHidden/>
          </w:rPr>
          <w:tab/>
        </w:r>
        <w:r>
          <w:rPr>
            <w:noProof/>
            <w:webHidden/>
          </w:rPr>
          <w:fldChar w:fldCharType="begin"/>
        </w:r>
        <w:r>
          <w:rPr>
            <w:noProof/>
            <w:webHidden/>
          </w:rPr>
          <w:instrText xml:space="preserve"> PAGEREF _Toc190802495 \h </w:instrText>
        </w:r>
        <w:r>
          <w:rPr>
            <w:noProof/>
            <w:webHidden/>
          </w:rPr>
        </w:r>
        <w:r>
          <w:rPr>
            <w:noProof/>
            <w:webHidden/>
          </w:rPr>
          <w:fldChar w:fldCharType="separate"/>
        </w:r>
        <w:r>
          <w:rPr>
            <w:noProof/>
            <w:webHidden/>
          </w:rPr>
          <w:t>23</w:t>
        </w:r>
        <w:r>
          <w:rPr>
            <w:noProof/>
            <w:webHidden/>
          </w:rPr>
          <w:fldChar w:fldCharType="end"/>
        </w:r>
      </w:hyperlink>
    </w:p>
    <w:p w14:paraId="62D7AC55" w14:textId="7E1695E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6" w:history="1">
        <w:r w:rsidRPr="009F32F8">
          <w:rPr>
            <w:rStyle w:val="Hyperlink"/>
            <w:noProof/>
          </w:rPr>
          <w:t>Abbildung 16 Anwendungsfalldiagramm für die Applikation Baustellen App</w:t>
        </w:r>
        <w:r>
          <w:rPr>
            <w:noProof/>
            <w:webHidden/>
          </w:rPr>
          <w:tab/>
        </w:r>
        <w:r>
          <w:rPr>
            <w:noProof/>
            <w:webHidden/>
          </w:rPr>
          <w:fldChar w:fldCharType="begin"/>
        </w:r>
        <w:r>
          <w:rPr>
            <w:noProof/>
            <w:webHidden/>
          </w:rPr>
          <w:instrText xml:space="preserve"> PAGEREF _Toc190802496 \h </w:instrText>
        </w:r>
        <w:r>
          <w:rPr>
            <w:noProof/>
            <w:webHidden/>
          </w:rPr>
        </w:r>
        <w:r>
          <w:rPr>
            <w:noProof/>
            <w:webHidden/>
          </w:rPr>
          <w:fldChar w:fldCharType="separate"/>
        </w:r>
        <w:r>
          <w:rPr>
            <w:noProof/>
            <w:webHidden/>
          </w:rPr>
          <w:t>25</w:t>
        </w:r>
        <w:r>
          <w:rPr>
            <w:noProof/>
            <w:webHidden/>
          </w:rPr>
          <w:fldChar w:fldCharType="end"/>
        </w:r>
      </w:hyperlink>
    </w:p>
    <w:p w14:paraId="06FB23E1" w14:textId="44AF50ED"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7" w:history="1">
        <w:r w:rsidRPr="009F32F8">
          <w:rPr>
            <w:rStyle w:val="Hyperlink"/>
            <w:noProof/>
          </w:rPr>
          <w:t>Abbildung 17 Fachlicher Kontext</w:t>
        </w:r>
        <w:r>
          <w:rPr>
            <w:noProof/>
            <w:webHidden/>
          </w:rPr>
          <w:tab/>
        </w:r>
        <w:r>
          <w:rPr>
            <w:noProof/>
            <w:webHidden/>
          </w:rPr>
          <w:fldChar w:fldCharType="begin"/>
        </w:r>
        <w:r>
          <w:rPr>
            <w:noProof/>
            <w:webHidden/>
          </w:rPr>
          <w:instrText xml:space="preserve"> PAGEREF _Toc190802497 \h </w:instrText>
        </w:r>
        <w:r>
          <w:rPr>
            <w:noProof/>
            <w:webHidden/>
          </w:rPr>
        </w:r>
        <w:r>
          <w:rPr>
            <w:noProof/>
            <w:webHidden/>
          </w:rPr>
          <w:fldChar w:fldCharType="separate"/>
        </w:r>
        <w:r>
          <w:rPr>
            <w:noProof/>
            <w:webHidden/>
          </w:rPr>
          <w:t>28</w:t>
        </w:r>
        <w:r>
          <w:rPr>
            <w:noProof/>
            <w:webHidden/>
          </w:rPr>
          <w:fldChar w:fldCharType="end"/>
        </w:r>
      </w:hyperlink>
    </w:p>
    <w:p w14:paraId="6B9C30E6" w14:textId="28DA4622"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8" w:history="1">
        <w:r w:rsidRPr="009F32F8">
          <w:rPr>
            <w:rStyle w:val="Hyperlink"/>
            <w:noProof/>
          </w:rPr>
          <w:t>Abbildung 18 Bausteinsicht Level 0 Fachlicher Kontext</w:t>
        </w:r>
        <w:r>
          <w:rPr>
            <w:noProof/>
            <w:webHidden/>
          </w:rPr>
          <w:tab/>
        </w:r>
        <w:r>
          <w:rPr>
            <w:noProof/>
            <w:webHidden/>
          </w:rPr>
          <w:fldChar w:fldCharType="begin"/>
        </w:r>
        <w:r>
          <w:rPr>
            <w:noProof/>
            <w:webHidden/>
          </w:rPr>
          <w:instrText xml:space="preserve"> PAGEREF _Toc190802498 \h </w:instrText>
        </w:r>
        <w:r>
          <w:rPr>
            <w:noProof/>
            <w:webHidden/>
          </w:rPr>
        </w:r>
        <w:r>
          <w:rPr>
            <w:noProof/>
            <w:webHidden/>
          </w:rPr>
          <w:fldChar w:fldCharType="separate"/>
        </w:r>
        <w:r>
          <w:rPr>
            <w:noProof/>
            <w:webHidden/>
          </w:rPr>
          <w:t>31</w:t>
        </w:r>
        <w:r>
          <w:rPr>
            <w:noProof/>
            <w:webHidden/>
          </w:rPr>
          <w:fldChar w:fldCharType="end"/>
        </w:r>
      </w:hyperlink>
    </w:p>
    <w:p w14:paraId="620CD04D" w14:textId="687CAA58"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499" w:history="1">
        <w:r w:rsidRPr="009F32F8">
          <w:rPr>
            <w:rStyle w:val="Hyperlink"/>
            <w:noProof/>
          </w:rPr>
          <w:t>Abbildung 19 Bausteinsicht Level 0 Technischer Kontext</w:t>
        </w:r>
        <w:r>
          <w:rPr>
            <w:noProof/>
            <w:webHidden/>
          </w:rPr>
          <w:tab/>
        </w:r>
        <w:r>
          <w:rPr>
            <w:noProof/>
            <w:webHidden/>
          </w:rPr>
          <w:fldChar w:fldCharType="begin"/>
        </w:r>
        <w:r>
          <w:rPr>
            <w:noProof/>
            <w:webHidden/>
          </w:rPr>
          <w:instrText xml:space="preserve"> PAGEREF _Toc190802499 \h </w:instrText>
        </w:r>
        <w:r>
          <w:rPr>
            <w:noProof/>
            <w:webHidden/>
          </w:rPr>
        </w:r>
        <w:r>
          <w:rPr>
            <w:noProof/>
            <w:webHidden/>
          </w:rPr>
          <w:fldChar w:fldCharType="separate"/>
        </w:r>
        <w:r>
          <w:rPr>
            <w:noProof/>
            <w:webHidden/>
          </w:rPr>
          <w:t>32</w:t>
        </w:r>
        <w:r>
          <w:rPr>
            <w:noProof/>
            <w:webHidden/>
          </w:rPr>
          <w:fldChar w:fldCharType="end"/>
        </w:r>
      </w:hyperlink>
    </w:p>
    <w:p w14:paraId="20A017C8" w14:textId="35F74271"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0" w:history="1">
        <w:r w:rsidRPr="009F32F8">
          <w:rPr>
            <w:rStyle w:val="Hyperlink"/>
            <w:noProof/>
          </w:rPr>
          <w:t>Abbildung 20 Bausteinsicht der mobilen App Level 1</w:t>
        </w:r>
        <w:r>
          <w:rPr>
            <w:noProof/>
            <w:webHidden/>
          </w:rPr>
          <w:tab/>
        </w:r>
        <w:r>
          <w:rPr>
            <w:noProof/>
            <w:webHidden/>
          </w:rPr>
          <w:fldChar w:fldCharType="begin"/>
        </w:r>
        <w:r>
          <w:rPr>
            <w:noProof/>
            <w:webHidden/>
          </w:rPr>
          <w:instrText xml:space="preserve"> PAGEREF _Toc190802500 \h </w:instrText>
        </w:r>
        <w:r>
          <w:rPr>
            <w:noProof/>
            <w:webHidden/>
          </w:rPr>
        </w:r>
        <w:r>
          <w:rPr>
            <w:noProof/>
            <w:webHidden/>
          </w:rPr>
          <w:fldChar w:fldCharType="separate"/>
        </w:r>
        <w:r>
          <w:rPr>
            <w:noProof/>
            <w:webHidden/>
          </w:rPr>
          <w:t>34</w:t>
        </w:r>
        <w:r>
          <w:rPr>
            <w:noProof/>
            <w:webHidden/>
          </w:rPr>
          <w:fldChar w:fldCharType="end"/>
        </w:r>
      </w:hyperlink>
    </w:p>
    <w:p w14:paraId="38BD0629" w14:textId="018C89FF"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1" w:history="1">
        <w:r w:rsidRPr="009F32F8">
          <w:rPr>
            <w:rStyle w:val="Hyperlink"/>
            <w:noProof/>
          </w:rPr>
          <w:t>Abbildung 21 Bausteinsicht Web Portal Level 1</w:t>
        </w:r>
        <w:r>
          <w:rPr>
            <w:noProof/>
            <w:webHidden/>
          </w:rPr>
          <w:tab/>
        </w:r>
        <w:r>
          <w:rPr>
            <w:noProof/>
            <w:webHidden/>
          </w:rPr>
          <w:fldChar w:fldCharType="begin"/>
        </w:r>
        <w:r>
          <w:rPr>
            <w:noProof/>
            <w:webHidden/>
          </w:rPr>
          <w:instrText xml:space="preserve"> PAGEREF _Toc190802501 \h </w:instrText>
        </w:r>
        <w:r>
          <w:rPr>
            <w:noProof/>
            <w:webHidden/>
          </w:rPr>
        </w:r>
        <w:r>
          <w:rPr>
            <w:noProof/>
            <w:webHidden/>
          </w:rPr>
          <w:fldChar w:fldCharType="separate"/>
        </w:r>
        <w:r>
          <w:rPr>
            <w:noProof/>
            <w:webHidden/>
          </w:rPr>
          <w:t>35</w:t>
        </w:r>
        <w:r>
          <w:rPr>
            <w:noProof/>
            <w:webHidden/>
          </w:rPr>
          <w:fldChar w:fldCharType="end"/>
        </w:r>
      </w:hyperlink>
    </w:p>
    <w:p w14:paraId="46A216B4" w14:textId="3FAC26A7"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2" w:history="1">
        <w:r w:rsidRPr="009F32F8">
          <w:rPr>
            <w:rStyle w:val="Hyperlink"/>
            <w:noProof/>
          </w:rPr>
          <w:t>Abbildung 22 Bausteinsicht Api Gateway Level 1</w:t>
        </w:r>
        <w:r>
          <w:rPr>
            <w:noProof/>
            <w:webHidden/>
          </w:rPr>
          <w:tab/>
        </w:r>
        <w:r>
          <w:rPr>
            <w:noProof/>
            <w:webHidden/>
          </w:rPr>
          <w:fldChar w:fldCharType="begin"/>
        </w:r>
        <w:r>
          <w:rPr>
            <w:noProof/>
            <w:webHidden/>
          </w:rPr>
          <w:instrText xml:space="preserve"> PAGEREF _Toc190802502 \h </w:instrText>
        </w:r>
        <w:r>
          <w:rPr>
            <w:noProof/>
            <w:webHidden/>
          </w:rPr>
        </w:r>
        <w:r>
          <w:rPr>
            <w:noProof/>
            <w:webHidden/>
          </w:rPr>
          <w:fldChar w:fldCharType="separate"/>
        </w:r>
        <w:r>
          <w:rPr>
            <w:noProof/>
            <w:webHidden/>
          </w:rPr>
          <w:t>35</w:t>
        </w:r>
        <w:r>
          <w:rPr>
            <w:noProof/>
            <w:webHidden/>
          </w:rPr>
          <w:fldChar w:fldCharType="end"/>
        </w:r>
      </w:hyperlink>
    </w:p>
    <w:p w14:paraId="534DDFFD" w14:textId="3A0B35F7"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3" w:history="1">
        <w:r w:rsidRPr="009F32F8">
          <w:rPr>
            <w:rStyle w:val="Hyperlink"/>
            <w:noProof/>
          </w:rPr>
          <w:t>Abbildung 23 Bausteinsicht Customer Service Level 1</w:t>
        </w:r>
        <w:r>
          <w:rPr>
            <w:noProof/>
            <w:webHidden/>
          </w:rPr>
          <w:tab/>
        </w:r>
        <w:r>
          <w:rPr>
            <w:noProof/>
            <w:webHidden/>
          </w:rPr>
          <w:fldChar w:fldCharType="begin"/>
        </w:r>
        <w:r>
          <w:rPr>
            <w:noProof/>
            <w:webHidden/>
          </w:rPr>
          <w:instrText xml:space="preserve"> PAGEREF _Toc190802503 \h </w:instrText>
        </w:r>
        <w:r>
          <w:rPr>
            <w:noProof/>
            <w:webHidden/>
          </w:rPr>
        </w:r>
        <w:r>
          <w:rPr>
            <w:noProof/>
            <w:webHidden/>
          </w:rPr>
          <w:fldChar w:fldCharType="separate"/>
        </w:r>
        <w:r>
          <w:rPr>
            <w:noProof/>
            <w:webHidden/>
          </w:rPr>
          <w:t>36</w:t>
        </w:r>
        <w:r>
          <w:rPr>
            <w:noProof/>
            <w:webHidden/>
          </w:rPr>
          <w:fldChar w:fldCharType="end"/>
        </w:r>
      </w:hyperlink>
    </w:p>
    <w:p w14:paraId="6D96DCA0" w14:textId="7E11C98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4" w:history="1">
        <w:r w:rsidRPr="009F32F8">
          <w:rPr>
            <w:rStyle w:val="Hyperlink"/>
            <w:noProof/>
          </w:rPr>
          <w:t>Abbildung 24 Bausteinsicht des Project Service Level 1</w:t>
        </w:r>
        <w:r>
          <w:rPr>
            <w:noProof/>
            <w:webHidden/>
          </w:rPr>
          <w:tab/>
        </w:r>
        <w:r>
          <w:rPr>
            <w:noProof/>
            <w:webHidden/>
          </w:rPr>
          <w:fldChar w:fldCharType="begin"/>
        </w:r>
        <w:r>
          <w:rPr>
            <w:noProof/>
            <w:webHidden/>
          </w:rPr>
          <w:instrText xml:space="preserve"> PAGEREF _Toc190802504 \h </w:instrText>
        </w:r>
        <w:r>
          <w:rPr>
            <w:noProof/>
            <w:webHidden/>
          </w:rPr>
        </w:r>
        <w:r>
          <w:rPr>
            <w:noProof/>
            <w:webHidden/>
          </w:rPr>
          <w:fldChar w:fldCharType="separate"/>
        </w:r>
        <w:r>
          <w:rPr>
            <w:noProof/>
            <w:webHidden/>
          </w:rPr>
          <w:t>37</w:t>
        </w:r>
        <w:r>
          <w:rPr>
            <w:noProof/>
            <w:webHidden/>
          </w:rPr>
          <w:fldChar w:fldCharType="end"/>
        </w:r>
      </w:hyperlink>
    </w:p>
    <w:p w14:paraId="4F9ADFA8" w14:textId="3AD7EE3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5" w:history="1">
        <w:r w:rsidRPr="009F32F8">
          <w:rPr>
            <w:rStyle w:val="Hyperlink"/>
            <w:noProof/>
          </w:rPr>
          <w:t>Abbildung 25 Bausteinsicht des Note Service Level 1</w:t>
        </w:r>
        <w:r>
          <w:rPr>
            <w:noProof/>
            <w:webHidden/>
          </w:rPr>
          <w:tab/>
        </w:r>
        <w:r>
          <w:rPr>
            <w:noProof/>
            <w:webHidden/>
          </w:rPr>
          <w:fldChar w:fldCharType="begin"/>
        </w:r>
        <w:r>
          <w:rPr>
            <w:noProof/>
            <w:webHidden/>
          </w:rPr>
          <w:instrText xml:space="preserve"> PAGEREF _Toc190802505 \h </w:instrText>
        </w:r>
        <w:r>
          <w:rPr>
            <w:noProof/>
            <w:webHidden/>
          </w:rPr>
        </w:r>
        <w:r>
          <w:rPr>
            <w:noProof/>
            <w:webHidden/>
          </w:rPr>
          <w:fldChar w:fldCharType="separate"/>
        </w:r>
        <w:r>
          <w:rPr>
            <w:noProof/>
            <w:webHidden/>
          </w:rPr>
          <w:t>38</w:t>
        </w:r>
        <w:r>
          <w:rPr>
            <w:noProof/>
            <w:webHidden/>
          </w:rPr>
          <w:fldChar w:fldCharType="end"/>
        </w:r>
      </w:hyperlink>
    </w:p>
    <w:p w14:paraId="038321DA" w14:textId="1AD7055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6" w:history="1">
        <w:r w:rsidRPr="009F32F8">
          <w:rPr>
            <w:rStyle w:val="Hyperlink"/>
            <w:noProof/>
          </w:rPr>
          <w:t>Abbildung 26 Bausteinsicht Commissioning Service Level 1</w:t>
        </w:r>
        <w:r>
          <w:rPr>
            <w:noProof/>
            <w:webHidden/>
          </w:rPr>
          <w:tab/>
        </w:r>
        <w:r>
          <w:rPr>
            <w:noProof/>
            <w:webHidden/>
          </w:rPr>
          <w:fldChar w:fldCharType="begin"/>
        </w:r>
        <w:r>
          <w:rPr>
            <w:noProof/>
            <w:webHidden/>
          </w:rPr>
          <w:instrText xml:space="preserve"> PAGEREF _Toc190802506 \h </w:instrText>
        </w:r>
        <w:r>
          <w:rPr>
            <w:noProof/>
            <w:webHidden/>
          </w:rPr>
        </w:r>
        <w:r>
          <w:rPr>
            <w:noProof/>
            <w:webHidden/>
          </w:rPr>
          <w:fldChar w:fldCharType="separate"/>
        </w:r>
        <w:r>
          <w:rPr>
            <w:noProof/>
            <w:webHidden/>
          </w:rPr>
          <w:t>38</w:t>
        </w:r>
        <w:r>
          <w:rPr>
            <w:noProof/>
            <w:webHidden/>
          </w:rPr>
          <w:fldChar w:fldCharType="end"/>
        </w:r>
      </w:hyperlink>
    </w:p>
    <w:p w14:paraId="58B6584C" w14:textId="1CFC8603"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7" w:history="1">
        <w:r w:rsidRPr="009F32F8">
          <w:rPr>
            <w:rStyle w:val="Hyperlink"/>
            <w:noProof/>
          </w:rPr>
          <w:t>Abbildung 27 Bausteinsicht Identity Service Level 1</w:t>
        </w:r>
        <w:r>
          <w:rPr>
            <w:noProof/>
            <w:webHidden/>
          </w:rPr>
          <w:tab/>
        </w:r>
        <w:r>
          <w:rPr>
            <w:noProof/>
            <w:webHidden/>
          </w:rPr>
          <w:fldChar w:fldCharType="begin"/>
        </w:r>
        <w:r>
          <w:rPr>
            <w:noProof/>
            <w:webHidden/>
          </w:rPr>
          <w:instrText xml:space="preserve"> PAGEREF _Toc190802507 \h </w:instrText>
        </w:r>
        <w:r>
          <w:rPr>
            <w:noProof/>
            <w:webHidden/>
          </w:rPr>
        </w:r>
        <w:r>
          <w:rPr>
            <w:noProof/>
            <w:webHidden/>
          </w:rPr>
          <w:fldChar w:fldCharType="separate"/>
        </w:r>
        <w:r>
          <w:rPr>
            <w:noProof/>
            <w:webHidden/>
          </w:rPr>
          <w:t>39</w:t>
        </w:r>
        <w:r>
          <w:rPr>
            <w:noProof/>
            <w:webHidden/>
          </w:rPr>
          <w:fldChar w:fldCharType="end"/>
        </w:r>
      </w:hyperlink>
    </w:p>
    <w:p w14:paraId="66664CF9" w14:textId="643DEAB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8" w:history="1">
        <w:r w:rsidRPr="009F32F8">
          <w:rPr>
            <w:rStyle w:val="Hyperlink"/>
            <w:noProof/>
          </w:rPr>
          <w:t>Abbildung 28 Bausteinsicht File Service Level 1</w:t>
        </w:r>
        <w:r>
          <w:rPr>
            <w:noProof/>
            <w:webHidden/>
          </w:rPr>
          <w:tab/>
        </w:r>
        <w:r>
          <w:rPr>
            <w:noProof/>
            <w:webHidden/>
          </w:rPr>
          <w:fldChar w:fldCharType="begin"/>
        </w:r>
        <w:r>
          <w:rPr>
            <w:noProof/>
            <w:webHidden/>
          </w:rPr>
          <w:instrText xml:space="preserve"> PAGEREF _Toc190802508 \h </w:instrText>
        </w:r>
        <w:r>
          <w:rPr>
            <w:noProof/>
            <w:webHidden/>
          </w:rPr>
        </w:r>
        <w:r>
          <w:rPr>
            <w:noProof/>
            <w:webHidden/>
          </w:rPr>
          <w:fldChar w:fldCharType="separate"/>
        </w:r>
        <w:r>
          <w:rPr>
            <w:noProof/>
            <w:webHidden/>
          </w:rPr>
          <w:t>40</w:t>
        </w:r>
        <w:r>
          <w:rPr>
            <w:noProof/>
            <w:webHidden/>
          </w:rPr>
          <w:fldChar w:fldCharType="end"/>
        </w:r>
      </w:hyperlink>
    </w:p>
    <w:p w14:paraId="7DA3E5D6" w14:textId="04A4694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09" w:history="1">
        <w:r w:rsidRPr="009F32F8">
          <w:rPr>
            <w:rStyle w:val="Hyperlink"/>
            <w:noProof/>
          </w:rPr>
          <w:t>Abbildung 29 Schematischer Ablauf der Datensynchronisation im Mobilen Client</w:t>
        </w:r>
        <w:r>
          <w:rPr>
            <w:noProof/>
            <w:webHidden/>
          </w:rPr>
          <w:tab/>
        </w:r>
        <w:r>
          <w:rPr>
            <w:noProof/>
            <w:webHidden/>
          </w:rPr>
          <w:fldChar w:fldCharType="begin"/>
        </w:r>
        <w:r>
          <w:rPr>
            <w:noProof/>
            <w:webHidden/>
          </w:rPr>
          <w:instrText xml:space="preserve"> PAGEREF _Toc190802509 \h </w:instrText>
        </w:r>
        <w:r>
          <w:rPr>
            <w:noProof/>
            <w:webHidden/>
          </w:rPr>
        </w:r>
        <w:r>
          <w:rPr>
            <w:noProof/>
            <w:webHidden/>
          </w:rPr>
          <w:fldChar w:fldCharType="separate"/>
        </w:r>
        <w:r>
          <w:rPr>
            <w:noProof/>
            <w:webHidden/>
          </w:rPr>
          <w:t>41</w:t>
        </w:r>
        <w:r>
          <w:rPr>
            <w:noProof/>
            <w:webHidden/>
          </w:rPr>
          <w:fldChar w:fldCharType="end"/>
        </w:r>
      </w:hyperlink>
    </w:p>
    <w:p w14:paraId="13B54CD7" w14:textId="1FCD24CD"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0" w:history="1">
        <w:r w:rsidRPr="009F32F8">
          <w:rPr>
            <w:rStyle w:val="Hyperlink"/>
            <w:noProof/>
          </w:rPr>
          <w:t>Abbildung 30 Schematischer Ablauf der Datensynchronisation in den Backend Services</w:t>
        </w:r>
        <w:r>
          <w:rPr>
            <w:noProof/>
            <w:webHidden/>
          </w:rPr>
          <w:tab/>
        </w:r>
        <w:r>
          <w:rPr>
            <w:noProof/>
            <w:webHidden/>
          </w:rPr>
          <w:fldChar w:fldCharType="begin"/>
        </w:r>
        <w:r>
          <w:rPr>
            <w:noProof/>
            <w:webHidden/>
          </w:rPr>
          <w:instrText xml:space="preserve"> PAGEREF _Toc190802510 \h </w:instrText>
        </w:r>
        <w:r>
          <w:rPr>
            <w:noProof/>
            <w:webHidden/>
          </w:rPr>
        </w:r>
        <w:r>
          <w:rPr>
            <w:noProof/>
            <w:webHidden/>
          </w:rPr>
          <w:fldChar w:fldCharType="separate"/>
        </w:r>
        <w:r>
          <w:rPr>
            <w:noProof/>
            <w:webHidden/>
          </w:rPr>
          <w:t>41</w:t>
        </w:r>
        <w:r>
          <w:rPr>
            <w:noProof/>
            <w:webHidden/>
          </w:rPr>
          <w:fldChar w:fldCharType="end"/>
        </w:r>
      </w:hyperlink>
    </w:p>
    <w:p w14:paraId="2D517E97" w14:textId="31173C39"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1" w:history="1">
        <w:r w:rsidRPr="009F32F8">
          <w:rPr>
            <w:rStyle w:val="Hyperlink"/>
            <w:noProof/>
          </w:rPr>
          <w:t>Abbildung 31 Laufzeitansicht zur Datensynchronisation der support backend Services</w:t>
        </w:r>
        <w:r>
          <w:rPr>
            <w:noProof/>
            <w:webHidden/>
          </w:rPr>
          <w:tab/>
        </w:r>
        <w:r>
          <w:rPr>
            <w:noProof/>
            <w:webHidden/>
          </w:rPr>
          <w:fldChar w:fldCharType="begin"/>
        </w:r>
        <w:r>
          <w:rPr>
            <w:noProof/>
            <w:webHidden/>
          </w:rPr>
          <w:instrText xml:space="preserve"> PAGEREF _Toc190802511 \h </w:instrText>
        </w:r>
        <w:r>
          <w:rPr>
            <w:noProof/>
            <w:webHidden/>
          </w:rPr>
        </w:r>
        <w:r>
          <w:rPr>
            <w:noProof/>
            <w:webHidden/>
          </w:rPr>
          <w:fldChar w:fldCharType="separate"/>
        </w:r>
        <w:r>
          <w:rPr>
            <w:noProof/>
            <w:webHidden/>
          </w:rPr>
          <w:t>42</w:t>
        </w:r>
        <w:r>
          <w:rPr>
            <w:noProof/>
            <w:webHidden/>
          </w:rPr>
          <w:fldChar w:fldCharType="end"/>
        </w:r>
      </w:hyperlink>
    </w:p>
    <w:p w14:paraId="2A724052" w14:textId="728B767C"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2" w:history="1">
        <w:r w:rsidRPr="009F32F8">
          <w:rPr>
            <w:rStyle w:val="Hyperlink"/>
            <w:noProof/>
          </w:rPr>
          <w:t>Abbildung 32 Laufzeitansicht zur Datensynchronisation Mobile Client zu Project Service</w:t>
        </w:r>
        <w:r>
          <w:rPr>
            <w:noProof/>
            <w:webHidden/>
          </w:rPr>
          <w:tab/>
        </w:r>
        <w:r>
          <w:rPr>
            <w:noProof/>
            <w:webHidden/>
          </w:rPr>
          <w:fldChar w:fldCharType="begin"/>
        </w:r>
        <w:r>
          <w:rPr>
            <w:noProof/>
            <w:webHidden/>
          </w:rPr>
          <w:instrText xml:space="preserve"> PAGEREF _Toc190802512 \h </w:instrText>
        </w:r>
        <w:r>
          <w:rPr>
            <w:noProof/>
            <w:webHidden/>
          </w:rPr>
        </w:r>
        <w:r>
          <w:rPr>
            <w:noProof/>
            <w:webHidden/>
          </w:rPr>
          <w:fldChar w:fldCharType="separate"/>
        </w:r>
        <w:r>
          <w:rPr>
            <w:noProof/>
            <w:webHidden/>
          </w:rPr>
          <w:t>42</w:t>
        </w:r>
        <w:r>
          <w:rPr>
            <w:noProof/>
            <w:webHidden/>
          </w:rPr>
          <w:fldChar w:fldCharType="end"/>
        </w:r>
      </w:hyperlink>
    </w:p>
    <w:p w14:paraId="7C1A5EFB" w14:textId="5F899394"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3" w:history="1">
        <w:r w:rsidRPr="009F32F8">
          <w:rPr>
            <w:rStyle w:val="Hyperlink"/>
            <w:noProof/>
          </w:rPr>
          <w:t>Abbildung 33 Laufzeitansicht zur Datensynchronisation von Mobile Client zu Note Service</w:t>
        </w:r>
        <w:r>
          <w:rPr>
            <w:noProof/>
            <w:webHidden/>
          </w:rPr>
          <w:tab/>
        </w:r>
        <w:r>
          <w:rPr>
            <w:noProof/>
            <w:webHidden/>
          </w:rPr>
          <w:fldChar w:fldCharType="begin"/>
        </w:r>
        <w:r>
          <w:rPr>
            <w:noProof/>
            <w:webHidden/>
          </w:rPr>
          <w:instrText xml:space="preserve"> PAGEREF _Toc190802513 \h </w:instrText>
        </w:r>
        <w:r>
          <w:rPr>
            <w:noProof/>
            <w:webHidden/>
          </w:rPr>
        </w:r>
        <w:r>
          <w:rPr>
            <w:noProof/>
            <w:webHidden/>
          </w:rPr>
          <w:fldChar w:fldCharType="separate"/>
        </w:r>
        <w:r>
          <w:rPr>
            <w:noProof/>
            <w:webHidden/>
          </w:rPr>
          <w:t>43</w:t>
        </w:r>
        <w:r>
          <w:rPr>
            <w:noProof/>
            <w:webHidden/>
          </w:rPr>
          <w:fldChar w:fldCharType="end"/>
        </w:r>
      </w:hyperlink>
    </w:p>
    <w:p w14:paraId="1ABAB12E" w14:textId="02D9F55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4" w:history="1">
        <w:r w:rsidRPr="009F32F8">
          <w:rPr>
            <w:rStyle w:val="Hyperlink"/>
            <w:noProof/>
          </w:rPr>
          <w:t>Abbildung 34 Laufzeitansicht zur Datensynchronisation von Mobile Client zu Comissioning Service</w:t>
        </w:r>
        <w:r>
          <w:rPr>
            <w:noProof/>
            <w:webHidden/>
          </w:rPr>
          <w:tab/>
        </w:r>
        <w:r>
          <w:rPr>
            <w:noProof/>
            <w:webHidden/>
          </w:rPr>
          <w:fldChar w:fldCharType="begin"/>
        </w:r>
        <w:r>
          <w:rPr>
            <w:noProof/>
            <w:webHidden/>
          </w:rPr>
          <w:instrText xml:space="preserve"> PAGEREF _Toc190802514 \h </w:instrText>
        </w:r>
        <w:r>
          <w:rPr>
            <w:noProof/>
            <w:webHidden/>
          </w:rPr>
        </w:r>
        <w:r>
          <w:rPr>
            <w:noProof/>
            <w:webHidden/>
          </w:rPr>
          <w:fldChar w:fldCharType="separate"/>
        </w:r>
        <w:r>
          <w:rPr>
            <w:noProof/>
            <w:webHidden/>
          </w:rPr>
          <w:t>43</w:t>
        </w:r>
        <w:r>
          <w:rPr>
            <w:noProof/>
            <w:webHidden/>
          </w:rPr>
          <w:fldChar w:fldCharType="end"/>
        </w:r>
      </w:hyperlink>
    </w:p>
    <w:p w14:paraId="072BFE11" w14:textId="3F2D76EE"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5" w:history="1">
        <w:r w:rsidRPr="009F32F8">
          <w:rPr>
            <w:rStyle w:val="Hyperlink"/>
            <w:noProof/>
          </w:rPr>
          <w:t>Abbildung 35 Laufzeitansicht zur Projektadministration im Web Portal</w:t>
        </w:r>
        <w:r>
          <w:rPr>
            <w:noProof/>
            <w:webHidden/>
          </w:rPr>
          <w:tab/>
        </w:r>
        <w:r>
          <w:rPr>
            <w:noProof/>
            <w:webHidden/>
          </w:rPr>
          <w:fldChar w:fldCharType="begin"/>
        </w:r>
        <w:r>
          <w:rPr>
            <w:noProof/>
            <w:webHidden/>
          </w:rPr>
          <w:instrText xml:space="preserve"> PAGEREF _Toc190802515 \h </w:instrText>
        </w:r>
        <w:r>
          <w:rPr>
            <w:noProof/>
            <w:webHidden/>
          </w:rPr>
        </w:r>
        <w:r>
          <w:rPr>
            <w:noProof/>
            <w:webHidden/>
          </w:rPr>
          <w:fldChar w:fldCharType="separate"/>
        </w:r>
        <w:r>
          <w:rPr>
            <w:noProof/>
            <w:webHidden/>
          </w:rPr>
          <w:t>44</w:t>
        </w:r>
        <w:r>
          <w:rPr>
            <w:noProof/>
            <w:webHidden/>
          </w:rPr>
          <w:fldChar w:fldCharType="end"/>
        </w:r>
      </w:hyperlink>
    </w:p>
    <w:p w14:paraId="3DBE892C" w14:textId="0BCC9C7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6" w:history="1">
        <w:r w:rsidRPr="009F32F8">
          <w:rPr>
            <w:rStyle w:val="Hyperlink"/>
            <w:noProof/>
          </w:rPr>
          <w:t>Abbildung 36 Laufzeitsicht zur Erfassung und Bearbeitung von Notizen im Web Portal</w:t>
        </w:r>
        <w:r>
          <w:rPr>
            <w:noProof/>
            <w:webHidden/>
          </w:rPr>
          <w:tab/>
        </w:r>
        <w:r>
          <w:rPr>
            <w:noProof/>
            <w:webHidden/>
          </w:rPr>
          <w:fldChar w:fldCharType="begin"/>
        </w:r>
        <w:r>
          <w:rPr>
            <w:noProof/>
            <w:webHidden/>
          </w:rPr>
          <w:instrText xml:space="preserve"> PAGEREF _Toc190802516 \h </w:instrText>
        </w:r>
        <w:r>
          <w:rPr>
            <w:noProof/>
            <w:webHidden/>
          </w:rPr>
        </w:r>
        <w:r>
          <w:rPr>
            <w:noProof/>
            <w:webHidden/>
          </w:rPr>
          <w:fldChar w:fldCharType="separate"/>
        </w:r>
        <w:r>
          <w:rPr>
            <w:noProof/>
            <w:webHidden/>
          </w:rPr>
          <w:t>45</w:t>
        </w:r>
        <w:r>
          <w:rPr>
            <w:noProof/>
            <w:webHidden/>
          </w:rPr>
          <w:fldChar w:fldCharType="end"/>
        </w:r>
      </w:hyperlink>
    </w:p>
    <w:p w14:paraId="51A14343" w14:textId="5BDFF3B3"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7" w:history="1">
        <w:r w:rsidRPr="009F32F8">
          <w:rPr>
            <w:rStyle w:val="Hyperlink"/>
            <w:noProof/>
          </w:rPr>
          <w:t>Abbildung 37 Lauftzeitsicht zur Administration von Checklisten</w:t>
        </w:r>
        <w:r>
          <w:rPr>
            <w:noProof/>
            <w:webHidden/>
          </w:rPr>
          <w:tab/>
        </w:r>
        <w:r>
          <w:rPr>
            <w:noProof/>
            <w:webHidden/>
          </w:rPr>
          <w:fldChar w:fldCharType="begin"/>
        </w:r>
        <w:r>
          <w:rPr>
            <w:noProof/>
            <w:webHidden/>
          </w:rPr>
          <w:instrText xml:space="preserve"> PAGEREF _Toc190802517 \h </w:instrText>
        </w:r>
        <w:r>
          <w:rPr>
            <w:noProof/>
            <w:webHidden/>
          </w:rPr>
        </w:r>
        <w:r>
          <w:rPr>
            <w:noProof/>
            <w:webHidden/>
          </w:rPr>
          <w:fldChar w:fldCharType="separate"/>
        </w:r>
        <w:r>
          <w:rPr>
            <w:noProof/>
            <w:webHidden/>
          </w:rPr>
          <w:t>45</w:t>
        </w:r>
        <w:r>
          <w:rPr>
            <w:noProof/>
            <w:webHidden/>
          </w:rPr>
          <w:fldChar w:fldCharType="end"/>
        </w:r>
      </w:hyperlink>
    </w:p>
    <w:p w14:paraId="329E38DB" w14:textId="5061D16A"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8" w:history="1">
        <w:r w:rsidRPr="009F32F8">
          <w:rPr>
            <w:rStyle w:val="Hyperlink"/>
            <w:noProof/>
          </w:rPr>
          <w:t>Abbildung 38 Verteilung der Anwendungskomponenten auf Infrastrukturkomponenten</w:t>
        </w:r>
        <w:r>
          <w:rPr>
            <w:noProof/>
            <w:webHidden/>
          </w:rPr>
          <w:tab/>
        </w:r>
        <w:r>
          <w:rPr>
            <w:noProof/>
            <w:webHidden/>
          </w:rPr>
          <w:fldChar w:fldCharType="begin"/>
        </w:r>
        <w:r>
          <w:rPr>
            <w:noProof/>
            <w:webHidden/>
          </w:rPr>
          <w:instrText xml:space="preserve"> PAGEREF _Toc190802518 \h </w:instrText>
        </w:r>
        <w:r>
          <w:rPr>
            <w:noProof/>
            <w:webHidden/>
          </w:rPr>
        </w:r>
        <w:r>
          <w:rPr>
            <w:noProof/>
            <w:webHidden/>
          </w:rPr>
          <w:fldChar w:fldCharType="separate"/>
        </w:r>
        <w:r>
          <w:rPr>
            <w:noProof/>
            <w:webHidden/>
          </w:rPr>
          <w:t>46</w:t>
        </w:r>
        <w:r>
          <w:rPr>
            <w:noProof/>
            <w:webHidden/>
          </w:rPr>
          <w:fldChar w:fldCharType="end"/>
        </w:r>
      </w:hyperlink>
    </w:p>
    <w:p w14:paraId="7AF80963" w14:textId="290895E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19" w:history="1">
        <w:r w:rsidRPr="009F32F8">
          <w:rPr>
            <w:rStyle w:val="Hyperlink"/>
            <w:noProof/>
          </w:rPr>
          <w:t>Abbildung 39 Netzwerkansicht über die Entwicklungsumgebung der Baustellen App</w:t>
        </w:r>
        <w:r>
          <w:rPr>
            <w:noProof/>
            <w:webHidden/>
          </w:rPr>
          <w:tab/>
        </w:r>
        <w:r>
          <w:rPr>
            <w:noProof/>
            <w:webHidden/>
          </w:rPr>
          <w:fldChar w:fldCharType="begin"/>
        </w:r>
        <w:r>
          <w:rPr>
            <w:noProof/>
            <w:webHidden/>
          </w:rPr>
          <w:instrText xml:space="preserve"> PAGEREF _Toc190802519 \h </w:instrText>
        </w:r>
        <w:r>
          <w:rPr>
            <w:noProof/>
            <w:webHidden/>
          </w:rPr>
        </w:r>
        <w:r>
          <w:rPr>
            <w:noProof/>
            <w:webHidden/>
          </w:rPr>
          <w:fldChar w:fldCharType="separate"/>
        </w:r>
        <w:r>
          <w:rPr>
            <w:noProof/>
            <w:webHidden/>
          </w:rPr>
          <w:t>47</w:t>
        </w:r>
        <w:r>
          <w:rPr>
            <w:noProof/>
            <w:webHidden/>
          </w:rPr>
          <w:fldChar w:fldCharType="end"/>
        </w:r>
      </w:hyperlink>
    </w:p>
    <w:p w14:paraId="188D2762" w14:textId="157A258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0" w:history="1">
        <w:r w:rsidRPr="009F32F8">
          <w:rPr>
            <w:rStyle w:val="Hyperlink"/>
            <w:noProof/>
          </w:rPr>
          <w:t>Abbildung 40 Authentifizierung mit Azure Entra ID</w:t>
        </w:r>
        <w:r>
          <w:rPr>
            <w:noProof/>
            <w:webHidden/>
          </w:rPr>
          <w:tab/>
        </w:r>
        <w:r>
          <w:rPr>
            <w:noProof/>
            <w:webHidden/>
          </w:rPr>
          <w:fldChar w:fldCharType="begin"/>
        </w:r>
        <w:r>
          <w:rPr>
            <w:noProof/>
            <w:webHidden/>
          </w:rPr>
          <w:instrText xml:space="preserve"> PAGEREF _Toc190802520 \h </w:instrText>
        </w:r>
        <w:r>
          <w:rPr>
            <w:noProof/>
            <w:webHidden/>
          </w:rPr>
        </w:r>
        <w:r>
          <w:rPr>
            <w:noProof/>
            <w:webHidden/>
          </w:rPr>
          <w:fldChar w:fldCharType="separate"/>
        </w:r>
        <w:r>
          <w:rPr>
            <w:noProof/>
            <w:webHidden/>
          </w:rPr>
          <w:t>48</w:t>
        </w:r>
        <w:r>
          <w:rPr>
            <w:noProof/>
            <w:webHidden/>
          </w:rPr>
          <w:fldChar w:fldCharType="end"/>
        </w:r>
      </w:hyperlink>
    </w:p>
    <w:p w14:paraId="7A2C9D5C" w14:textId="67AEE89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1" w:history="1">
        <w:r w:rsidRPr="009F32F8">
          <w:rPr>
            <w:rStyle w:val="Hyperlink"/>
            <w:noProof/>
          </w:rPr>
          <w:t>Abbildung 41 Ablauf der Authentifizierung und Token Validierung</w:t>
        </w:r>
        <w:r>
          <w:rPr>
            <w:noProof/>
            <w:webHidden/>
          </w:rPr>
          <w:tab/>
        </w:r>
        <w:r>
          <w:rPr>
            <w:noProof/>
            <w:webHidden/>
          </w:rPr>
          <w:fldChar w:fldCharType="begin"/>
        </w:r>
        <w:r>
          <w:rPr>
            <w:noProof/>
            <w:webHidden/>
          </w:rPr>
          <w:instrText xml:space="preserve"> PAGEREF _Toc190802521 \h </w:instrText>
        </w:r>
        <w:r>
          <w:rPr>
            <w:noProof/>
            <w:webHidden/>
          </w:rPr>
        </w:r>
        <w:r>
          <w:rPr>
            <w:noProof/>
            <w:webHidden/>
          </w:rPr>
          <w:fldChar w:fldCharType="separate"/>
        </w:r>
        <w:r>
          <w:rPr>
            <w:noProof/>
            <w:webHidden/>
          </w:rPr>
          <w:t>48</w:t>
        </w:r>
        <w:r>
          <w:rPr>
            <w:noProof/>
            <w:webHidden/>
          </w:rPr>
          <w:fldChar w:fldCharType="end"/>
        </w:r>
      </w:hyperlink>
    </w:p>
    <w:p w14:paraId="1C9DCC8F" w14:textId="60A91FF0"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2" w:history="1">
        <w:r w:rsidRPr="009F32F8">
          <w:rPr>
            <w:rStyle w:val="Hyperlink"/>
            <w:noProof/>
          </w:rPr>
          <w:t>Abbildung 42 Darstellung des Build und Deployment Flows</w:t>
        </w:r>
        <w:r>
          <w:rPr>
            <w:noProof/>
            <w:webHidden/>
          </w:rPr>
          <w:tab/>
        </w:r>
        <w:r>
          <w:rPr>
            <w:noProof/>
            <w:webHidden/>
          </w:rPr>
          <w:fldChar w:fldCharType="begin"/>
        </w:r>
        <w:r>
          <w:rPr>
            <w:noProof/>
            <w:webHidden/>
          </w:rPr>
          <w:instrText xml:space="preserve"> PAGEREF _Toc190802522 \h </w:instrText>
        </w:r>
        <w:r>
          <w:rPr>
            <w:noProof/>
            <w:webHidden/>
          </w:rPr>
        </w:r>
        <w:r>
          <w:rPr>
            <w:noProof/>
            <w:webHidden/>
          </w:rPr>
          <w:fldChar w:fldCharType="separate"/>
        </w:r>
        <w:r>
          <w:rPr>
            <w:noProof/>
            <w:webHidden/>
          </w:rPr>
          <w:t>49</w:t>
        </w:r>
        <w:r>
          <w:rPr>
            <w:noProof/>
            <w:webHidden/>
          </w:rPr>
          <w:fldChar w:fldCharType="end"/>
        </w:r>
      </w:hyperlink>
    </w:p>
    <w:p w14:paraId="6CBD406B" w14:textId="7A505D85" w:rsidR="006F18FF" w:rsidRDefault="006F18FF">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802523" w:history="1">
        <w:r w:rsidRPr="009F32F8">
          <w:rPr>
            <w:rStyle w:val="Hyperlink"/>
            <w:noProof/>
          </w:rPr>
          <w:t>Abbildung 43 Darstellung der Qualitätssicherungslevels mit den betroffenen Komponenten</w:t>
        </w:r>
        <w:r>
          <w:rPr>
            <w:noProof/>
            <w:webHidden/>
          </w:rPr>
          <w:tab/>
        </w:r>
        <w:r>
          <w:rPr>
            <w:noProof/>
            <w:webHidden/>
          </w:rPr>
          <w:fldChar w:fldCharType="begin"/>
        </w:r>
        <w:r>
          <w:rPr>
            <w:noProof/>
            <w:webHidden/>
          </w:rPr>
          <w:instrText xml:space="preserve"> PAGEREF _Toc190802523 \h </w:instrText>
        </w:r>
        <w:r>
          <w:rPr>
            <w:noProof/>
            <w:webHidden/>
          </w:rPr>
        </w:r>
        <w:r>
          <w:rPr>
            <w:noProof/>
            <w:webHidden/>
          </w:rPr>
          <w:fldChar w:fldCharType="separate"/>
        </w:r>
        <w:r>
          <w:rPr>
            <w:noProof/>
            <w:webHidden/>
          </w:rPr>
          <w:t>50</w:t>
        </w:r>
        <w:r>
          <w:rPr>
            <w:noProof/>
            <w:webHidden/>
          </w:rPr>
          <w:fldChar w:fldCharType="end"/>
        </w:r>
      </w:hyperlink>
    </w:p>
    <w:p w14:paraId="3AE42406" w14:textId="335D4B19" w:rsidR="00BB5D6C" w:rsidRPr="00936713" w:rsidRDefault="008F6556" w:rsidP="005E7001">
      <w:r>
        <w:fldChar w:fldCharType="end"/>
      </w:r>
    </w:p>
    <w:p w14:paraId="130935AC" w14:textId="0FFA364A" w:rsidR="00BB5D6C" w:rsidRPr="00936713" w:rsidRDefault="00BB5D6C" w:rsidP="00432DB1">
      <w:pPr>
        <w:pStyle w:val="Heading1"/>
      </w:pPr>
      <w:bookmarkStart w:id="209" w:name="_Toc371572048"/>
      <w:bookmarkStart w:id="210" w:name="_Toc188879065"/>
      <w:bookmarkStart w:id="211" w:name="_Toc190802616"/>
      <w:r w:rsidRPr="00936713">
        <w:lastRenderedPageBreak/>
        <w:t>Tabellenverzeichnis</w:t>
      </w:r>
      <w:bookmarkEnd w:id="209"/>
      <w:bookmarkEnd w:id="210"/>
      <w:bookmarkEnd w:id="211"/>
    </w:p>
    <w:p w14:paraId="37C3443E" w14:textId="6C93386F" w:rsidR="006F18FF"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\h \z \c "Tabelle" </w:instrText>
      </w:r>
      <w:r w:rsidRPr="00936713">
        <w:fldChar w:fldCharType="separate"/>
      </w:r>
      <w:hyperlink w:anchor="_Toc190802524" w:history="1">
        <w:r w:rsidR="006F18FF" w:rsidRPr="00533640">
          <w:rPr>
            <w:rStyle w:val="Hyperlink"/>
            <w:noProof/>
          </w:rPr>
          <w:t>Tabelle 1 Anforderungen an die Authentifizierung</w:t>
        </w:r>
        <w:r w:rsidR="006F18FF">
          <w:rPr>
            <w:noProof/>
            <w:webHidden/>
          </w:rPr>
          <w:tab/>
        </w:r>
        <w:r w:rsidR="006F18FF">
          <w:rPr>
            <w:noProof/>
            <w:webHidden/>
          </w:rPr>
          <w:fldChar w:fldCharType="begin"/>
        </w:r>
        <w:r w:rsidR="006F18FF">
          <w:rPr>
            <w:noProof/>
            <w:webHidden/>
          </w:rPr>
          <w:instrText xml:space="preserve"> PAGEREF _Toc190802524 \h </w:instrText>
        </w:r>
        <w:r w:rsidR="006F18FF">
          <w:rPr>
            <w:noProof/>
            <w:webHidden/>
          </w:rPr>
        </w:r>
        <w:r w:rsidR="006F18FF">
          <w:rPr>
            <w:noProof/>
            <w:webHidden/>
          </w:rPr>
          <w:fldChar w:fldCharType="separate"/>
        </w:r>
        <w:r w:rsidR="006F18FF">
          <w:rPr>
            <w:noProof/>
            <w:webHidden/>
          </w:rPr>
          <w:t>17</w:t>
        </w:r>
        <w:r w:rsidR="006F18FF">
          <w:rPr>
            <w:noProof/>
            <w:webHidden/>
          </w:rPr>
          <w:fldChar w:fldCharType="end"/>
        </w:r>
      </w:hyperlink>
    </w:p>
    <w:p w14:paraId="591DBF2F" w14:textId="7A7E4274"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5" w:history="1">
        <w:r w:rsidRPr="00533640">
          <w:rPr>
            <w:rStyle w:val="Hyperlink"/>
            <w:noProof/>
          </w:rPr>
          <w:t>Tabelle 2 Anforderungen an die Projektübersicht</w:t>
        </w:r>
        <w:r>
          <w:rPr>
            <w:noProof/>
            <w:webHidden/>
          </w:rPr>
          <w:tab/>
        </w:r>
        <w:r>
          <w:rPr>
            <w:noProof/>
            <w:webHidden/>
          </w:rPr>
          <w:fldChar w:fldCharType="begin"/>
        </w:r>
        <w:r>
          <w:rPr>
            <w:noProof/>
            <w:webHidden/>
          </w:rPr>
          <w:instrText xml:space="preserve"> PAGEREF _Toc190802525 \h </w:instrText>
        </w:r>
        <w:r>
          <w:rPr>
            <w:noProof/>
            <w:webHidden/>
          </w:rPr>
        </w:r>
        <w:r>
          <w:rPr>
            <w:noProof/>
            <w:webHidden/>
          </w:rPr>
          <w:fldChar w:fldCharType="separate"/>
        </w:r>
        <w:r>
          <w:rPr>
            <w:noProof/>
            <w:webHidden/>
          </w:rPr>
          <w:t>17</w:t>
        </w:r>
        <w:r>
          <w:rPr>
            <w:noProof/>
            <w:webHidden/>
          </w:rPr>
          <w:fldChar w:fldCharType="end"/>
        </w:r>
      </w:hyperlink>
    </w:p>
    <w:p w14:paraId="653C64E9" w14:textId="1947226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6" w:history="1">
        <w:r w:rsidRPr="00533640">
          <w:rPr>
            <w:rStyle w:val="Hyperlink"/>
            <w:noProof/>
          </w:rPr>
          <w:t>Tabelle 3 Anforderungen an die Projektdetails</w:t>
        </w:r>
        <w:r>
          <w:rPr>
            <w:noProof/>
            <w:webHidden/>
          </w:rPr>
          <w:tab/>
        </w:r>
        <w:r>
          <w:rPr>
            <w:noProof/>
            <w:webHidden/>
          </w:rPr>
          <w:fldChar w:fldCharType="begin"/>
        </w:r>
        <w:r>
          <w:rPr>
            <w:noProof/>
            <w:webHidden/>
          </w:rPr>
          <w:instrText xml:space="preserve"> PAGEREF _Toc190802526 \h </w:instrText>
        </w:r>
        <w:r>
          <w:rPr>
            <w:noProof/>
            <w:webHidden/>
          </w:rPr>
        </w:r>
        <w:r>
          <w:rPr>
            <w:noProof/>
            <w:webHidden/>
          </w:rPr>
          <w:fldChar w:fldCharType="separate"/>
        </w:r>
        <w:r>
          <w:rPr>
            <w:noProof/>
            <w:webHidden/>
          </w:rPr>
          <w:t>18</w:t>
        </w:r>
        <w:r>
          <w:rPr>
            <w:noProof/>
            <w:webHidden/>
          </w:rPr>
          <w:fldChar w:fldCharType="end"/>
        </w:r>
      </w:hyperlink>
    </w:p>
    <w:p w14:paraId="58F81BA1" w14:textId="2A01C76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7" w:history="1">
        <w:r w:rsidRPr="00533640">
          <w:rPr>
            <w:rStyle w:val="Hyperlink"/>
            <w:noProof/>
          </w:rPr>
          <w:t>Tabelle 4 Anforderung zu den Notizen</w:t>
        </w:r>
        <w:r>
          <w:rPr>
            <w:noProof/>
            <w:webHidden/>
          </w:rPr>
          <w:tab/>
        </w:r>
        <w:r>
          <w:rPr>
            <w:noProof/>
            <w:webHidden/>
          </w:rPr>
          <w:fldChar w:fldCharType="begin"/>
        </w:r>
        <w:r>
          <w:rPr>
            <w:noProof/>
            <w:webHidden/>
          </w:rPr>
          <w:instrText xml:space="preserve"> PAGEREF _Toc190802527 \h </w:instrText>
        </w:r>
        <w:r>
          <w:rPr>
            <w:noProof/>
            <w:webHidden/>
          </w:rPr>
        </w:r>
        <w:r>
          <w:rPr>
            <w:noProof/>
            <w:webHidden/>
          </w:rPr>
          <w:fldChar w:fldCharType="separate"/>
        </w:r>
        <w:r>
          <w:rPr>
            <w:noProof/>
            <w:webHidden/>
          </w:rPr>
          <w:t>19</w:t>
        </w:r>
        <w:r>
          <w:rPr>
            <w:noProof/>
            <w:webHidden/>
          </w:rPr>
          <w:fldChar w:fldCharType="end"/>
        </w:r>
      </w:hyperlink>
    </w:p>
    <w:p w14:paraId="4148D94A" w14:textId="7B6602B2"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8" w:history="1">
        <w:r w:rsidRPr="00533640">
          <w:rPr>
            <w:rStyle w:val="Hyperlink"/>
            <w:noProof/>
          </w:rPr>
          <w:t>Tabelle 5 Anforderungen zu der Inbetriebnahme</w:t>
        </w:r>
        <w:r>
          <w:rPr>
            <w:noProof/>
            <w:webHidden/>
          </w:rPr>
          <w:tab/>
        </w:r>
        <w:r>
          <w:rPr>
            <w:noProof/>
            <w:webHidden/>
          </w:rPr>
          <w:fldChar w:fldCharType="begin"/>
        </w:r>
        <w:r>
          <w:rPr>
            <w:noProof/>
            <w:webHidden/>
          </w:rPr>
          <w:instrText xml:space="preserve"> PAGEREF _Toc190802528 \h </w:instrText>
        </w:r>
        <w:r>
          <w:rPr>
            <w:noProof/>
            <w:webHidden/>
          </w:rPr>
        </w:r>
        <w:r>
          <w:rPr>
            <w:noProof/>
            <w:webHidden/>
          </w:rPr>
          <w:fldChar w:fldCharType="separate"/>
        </w:r>
        <w:r>
          <w:rPr>
            <w:noProof/>
            <w:webHidden/>
          </w:rPr>
          <w:t>19</w:t>
        </w:r>
        <w:r>
          <w:rPr>
            <w:noProof/>
            <w:webHidden/>
          </w:rPr>
          <w:fldChar w:fldCharType="end"/>
        </w:r>
      </w:hyperlink>
    </w:p>
    <w:p w14:paraId="22C4B1A5" w14:textId="6734B54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29" w:history="1">
        <w:r w:rsidRPr="00533640">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_Toc190802529 \h </w:instrText>
        </w:r>
        <w:r>
          <w:rPr>
            <w:noProof/>
            <w:webHidden/>
          </w:rPr>
        </w:r>
        <w:r>
          <w:rPr>
            <w:noProof/>
            <w:webHidden/>
          </w:rPr>
          <w:fldChar w:fldCharType="separate"/>
        </w:r>
        <w:r>
          <w:rPr>
            <w:noProof/>
            <w:webHidden/>
          </w:rPr>
          <w:t>23</w:t>
        </w:r>
        <w:r>
          <w:rPr>
            <w:noProof/>
            <w:webHidden/>
          </w:rPr>
          <w:fldChar w:fldCharType="end"/>
        </w:r>
      </w:hyperlink>
    </w:p>
    <w:p w14:paraId="6EDFBE89" w14:textId="06893E67"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0" w:history="1">
        <w:r w:rsidRPr="00533640">
          <w:rPr>
            <w:rStyle w:val="Hyperlink"/>
            <w:noProof/>
          </w:rPr>
          <w:t>Tabelle 7 Beschreibung der Anwendungsfälle</w:t>
        </w:r>
        <w:r>
          <w:rPr>
            <w:noProof/>
            <w:webHidden/>
          </w:rPr>
          <w:tab/>
        </w:r>
        <w:r>
          <w:rPr>
            <w:noProof/>
            <w:webHidden/>
          </w:rPr>
          <w:fldChar w:fldCharType="begin"/>
        </w:r>
        <w:r>
          <w:rPr>
            <w:noProof/>
            <w:webHidden/>
          </w:rPr>
          <w:instrText xml:space="preserve"> PAGEREF _Toc190802530 \h </w:instrText>
        </w:r>
        <w:r>
          <w:rPr>
            <w:noProof/>
            <w:webHidden/>
          </w:rPr>
        </w:r>
        <w:r>
          <w:rPr>
            <w:noProof/>
            <w:webHidden/>
          </w:rPr>
          <w:fldChar w:fldCharType="separate"/>
        </w:r>
        <w:r>
          <w:rPr>
            <w:noProof/>
            <w:webHidden/>
          </w:rPr>
          <w:t>25</w:t>
        </w:r>
        <w:r>
          <w:rPr>
            <w:noProof/>
            <w:webHidden/>
          </w:rPr>
          <w:fldChar w:fldCharType="end"/>
        </w:r>
      </w:hyperlink>
    </w:p>
    <w:p w14:paraId="189D856F" w14:textId="2FE4CFBB"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1" w:history="1">
        <w:r w:rsidRPr="00533640">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_Toc190802531 \h </w:instrText>
        </w:r>
        <w:r>
          <w:rPr>
            <w:noProof/>
            <w:webHidden/>
          </w:rPr>
        </w:r>
        <w:r>
          <w:rPr>
            <w:noProof/>
            <w:webHidden/>
          </w:rPr>
          <w:fldChar w:fldCharType="separate"/>
        </w:r>
        <w:r>
          <w:rPr>
            <w:noProof/>
            <w:webHidden/>
          </w:rPr>
          <w:t>26</w:t>
        </w:r>
        <w:r>
          <w:rPr>
            <w:noProof/>
            <w:webHidden/>
          </w:rPr>
          <w:fldChar w:fldCharType="end"/>
        </w:r>
      </w:hyperlink>
    </w:p>
    <w:p w14:paraId="6E14A9F2" w14:textId="47F0B9AB"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2" w:history="1">
        <w:r w:rsidRPr="00533640">
          <w:rPr>
            <w:rStyle w:val="Hyperlink"/>
            <w:noProof/>
          </w:rPr>
          <w:t>Tabelle 9 Stakeholder des Baustellen App MVPs</w:t>
        </w:r>
        <w:r>
          <w:rPr>
            <w:noProof/>
            <w:webHidden/>
          </w:rPr>
          <w:tab/>
        </w:r>
        <w:r>
          <w:rPr>
            <w:noProof/>
            <w:webHidden/>
          </w:rPr>
          <w:fldChar w:fldCharType="begin"/>
        </w:r>
        <w:r>
          <w:rPr>
            <w:noProof/>
            <w:webHidden/>
          </w:rPr>
          <w:instrText xml:space="preserve"> PAGEREF _Toc190802532 \h </w:instrText>
        </w:r>
        <w:r>
          <w:rPr>
            <w:noProof/>
            <w:webHidden/>
          </w:rPr>
        </w:r>
        <w:r>
          <w:rPr>
            <w:noProof/>
            <w:webHidden/>
          </w:rPr>
          <w:fldChar w:fldCharType="separate"/>
        </w:r>
        <w:r>
          <w:rPr>
            <w:noProof/>
            <w:webHidden/>
          </w:rPr>
          <w:t>27</w:t>
        </w:r>
        <w:r>
          <w:rPr>
            <w:noProof/>
            <w:webHidden/>
          </w:rPr>
          <w:fldChar w:fldCharType="end"/>
        </w:r>
      </w:hyperlink>
    </w:p>
    <w:p w14:paraId="29C892B7" w14:textId="4C6736F0"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3" w:history="1">
        <w:r w:rsidRPr="00533640">
          <w:rPr>
            <w:rStyle w:val="Hyperlink"/>
            <w:noProof/>
          </w:rPr>
          <w:t>Tabelle 10 Randbedingungen</w:t>
        </w:r>
        <w:r>
          <w:rPr>
            <w:noProof/>
            <w:webHidden/>
          </w:rPr>
          <w:tab/>
        </w:r>
        <w:r>
          <w:rPr>
            <w:noProof/>
            <w:webHidden/>
          </w:rPr>
          <w:fldChar w:fldCharType="begin"/>
        </w:r>
        <w:r>
          <w:rPr>
            <w:noProof/>
            <w:webHidden/>
          </w:rPr>
          <w:instrText xml:space="preserve"> PAGEREF _Toc190802533 \h </w:instrText>
        </w:r>
        <w:r>
          <w:rPr>
            <w:noProof/>
            <w:webHidden/>
          </w:rPr>
        </w:r>
        <w:r>
          <w:rPr>
            <w:noProof/>
            <w:webHidden/>
          </w:rPr>
          <w:fldChar w:fldCharType="separate"/>
        </w:r>
        <w:r>
          <w:rPr>
            <w:noProof/>
            <w:webHidden/>
          </w:rPr>
          <w:t>28</w:t>
        </w:r>
        <w:r>
          <w:rPr>
            <w:noProof/>
            <w:webHidden/>
          </w:rPr>
          <w:fldChar w:fldCharType="end"/>
        </w:r>
      </w:hyperlink>
    </w:p>
    <w:p w14:paraId="0EB13C3E" w14:textId="0AB37DF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4" w:history="1">
        <w:r w:rsidRPr="00533640">
          <w:rPr>
            <w:rStyle w:val="Hyperlink"/>
            <w:noProof/>
          </w:rPr>
          <w:t>Tabelle 11 Akteure und Systeme im Kontext der «Baustellen App»</w:t>
        </w:r>
        <w:r>
          <w:rPr>
            <w:noProof/>
            <w:webHidden/>
          </w:rPr>
          <w:tab/>
        </w:r>
        <w:r>
          <w:rPr>
            <w:noProof/>
            <w:webHidden/>
          </w:rPr>
          <w:fldChar w:fldCharType="begin"/>
        </w:r>
        <w:r>
          <w:rPr>
            <w:noProof/>
            <w:webHidden/>
          </w:rPr>
          <w:instrText xml:space="preserve"> PAGEREF _Toc190802534 \h </w:instrText>
        </w:r>
        <w:r>
          <w:rPr>
            <w:noProof/>
            <w:webHidden/>
          </w:rPr>
        </w:r>
        <w:r>
          <w:rPr>
            <w:noProof/>
            <w:webHidden/>
          </w:rPr>
          <w:fldChar w:fldCharType="separate"/>
        </w:r>
        <w:r>
          <w:rPr>
            <w:noProof/>
            <w:webHidden/>
          </w:rPr>
          <w:t>28</w:t>
        </w:r>
        <w:r>
          <w:rPr>
            <w:noProof/>
            <w:webHidden/>
          </w:rPr>
          <w:fldChar w:fldCharType="end"/>
        </w:r>
      </w:hyperlink>
    </w:p>
    <w:p w14:paraId="4060CE1F" w14:textId="399DE2B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5" w:history="1">
        <w:r w:rsidRPr="00533640">
          <w:rPr>
            <w:rStyle w:val="Hyperlink"/>
            <w:noProof/>
          </w:rPr>
          <w:t>Tabelle 12 Beschreibung der System Bausteine</w:t>
        </w:r>
        <w:r>
          <w:rPr>
            <w:noProof/>
            <w:webHidden/>
          </w:rPr>
          <w:tab/>
        </w:r>
        <w:r>
          <w:rPr>
            <w:noProof/>
            <w:webHidden/>
          </w:rPr>
          <w:fldChar w:fldCharType="begin"/>
        </w:r>
        <w:r>
          <w:rPr>
            <w:noProof/>
            <w:webHidden/>
          </w:rPr>
          <w:instrText xml:space="preserve"> PAGEREF _Toc190802535 \h </w:instrText>
        </w:r>
        <w:r>
          <w:rPr>
            <w:noProof/>
            <w:webHidden/>
          </w:rPr>
        </w:r>
        <w:r>
          <w:rPr>
            <w:noProof/>
            <w:webHidden/>
          </w:rPr>
          <w:fldChar w:fldCharType="separate"/>
        </w:r>
        <w:r>
          <w:rPr>
            <w:noProof/>
            <w:webHidden/>
          </w:rPr>
          <w:t>32</w:t>
        </w:r>
        <w:r>
          <w:rPr>
            <w:noProof/>
            <w:webHidden/>
          </w:rPr>
          <w:fldChar w:fldCharType="end"/>
        </w:r>
      </w:hyperlink>
    </w:p>
    <w:p w14:paraId="5CD04C8F" w14:textId="4511819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6" w:history="1">
        <w:r w:rsidRPr="00533640">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_Toc190802536 \h </w:instrText>
        </w:r>
        <w:r>
          <w:rPr>
            <w:noProof/>
            <w:webHidden/>
          </w:rPr>
        </w:r>
        <w:r>
          <w:rPr>
            <w:noProof/>
            <w:webHidden/>
          </w:rPr>
          <w:fldChar w:fldCharType="separate"/>
        </w:r>
        <w:r>
          <w:rPr>
            <w:noProof/>
            <w:webHidden/>
          </w:rPr>
          <w:t>33</w:t>
        </w:r>
        <w:r>
          <w:rPr>
            <w:noProof/>
            <w:webHidden/>
          </w:rPr>
          <w:fldChar w:fldCharType="end"/>
        </w:r>
      </w:hyperlink>
    </w:p>
    <w:p w14:paraId="3E15E6DC" w14:textId="6A6B007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7" w:history="1">
        <w:r w:rsidRPr="00533640">
          <w:rPr>
            <w:rStyle w:val="Hyperlink"/>
            <w:noProof/>
          </w:rPr>
          <w:t>Tabelle 14 Beschreibung der Schnittstellen der mobilen App</w:t>
        </w:r>
        <w:r>
          <w:rPr>
            <w:noProof/>
            <w:webHidden/>
          </w:rPr>
          <w:tab/>
        </w:r>
        <w:r>
          <w:rPr>
            <w:noProof/>
            <w:webHidden/>
          </w:rPr>
          <w:fldChar w:fldCharType="begin"/>
        </w:r>
        <w:r>
          <w:rPr>
            <w:noProof/>
            <w:webHidden/>
          </w:rPr>
          <w:instrText xml:space="preserve"> PAGEREF _Toc190802537 \h </w:instrText>
        </w:r>
        <w:r>
          <w:rPr>
            <w:noProof/>
            <w:webHidden/>
          </w:rPr>
        </w:r>
        <w:r>
          <w:rPr>
            <w:noProof/>
            <w:webHidden/>
          </w:rPr>
          <w:fldChar w:fldCharType="separate"/>
        </w:r>
        <w:r>
          <w:rPr>
            <w:noProof/>
            <w:webHidden/>
          </w:rPr>
          <w:t>34</w:t>
        </w:r>
        <w:r>
          <w:rPr>
            <w:noProof/>
            <w:webHidden/>
          </w:rPr>
          <w:fldChar w:fldCharType="end"/>
        </w:r>
      </w:hyperlink>
    </w:p>
    <w:p w14:paraId="694668C0" w14:textId="293D103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8" w:history="1">
        <w:r w:rsidRPr="00533640">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_Toc190802538 \h </w:instrText>
        </w:r>
        <w:r>
          <w:rPr>
            <w:noProof/>
            <w:webHidden/>
          </w:rPr>
        </w:r>
        <w:r>
          <w:rPr>
            <w:noProof/>
            <w:webHidden/>
          </w:rPr>
          <w:fldChar w:fldCharType="separate"/>
        </w:r>
        <w:r>
          <w:rPr>
            <w:noProof/>
            <w:webHidden/>
          </w:rPr>
          <w:t>35</w:t>
        </w:r>
        <w:r>
          <w:rPr>
            <w:noProof/>
            <w:webHidden/>
          </w:rPr>
          <w:fldChar w:fldCharType="end"/>
        </w:r>
      </w:hyperlink>
    </w:p>
    <w:p w14:paraId="4D2D7DFE" w14:textId="710ED52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39" w:history="1">
        <w:r w:rsidRPr="00533640">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_Toc190802539 \h </w:instrText>
        </w:r>
        <w:r>
          <w:rPr>
            <w:noProof/>
            <w:webHidden/>
          </w:rPr>
        </w:r>
        <w:r>
          <w:rPr>
            <w:noProof/>
            <w:webHidden/>
          </w:rPr>
          <w:fldChar w:fldCharType="separate"/>
        </w:r>
        <w:r>
          <w:rPr>
            <w:noProof/>
            <w:webHidden/>
          </w:rPr>
          <w:t>36</w:t>
        </w:r>
        <w:r>
          <w:rPr>
            <w:noProof/>
            <w:webHidden/>
          </w:rPr>
          <w:fldChar w:fldCharType="end"/>
        </w:r>
      </w:hyperlink>
    </w:p>
    <w:p w14:paraId="654756DB" w14:textId="66CA9C17"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0" w:history="1">
        <w:r w:rsidRPr="00533640">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_Toc190802540 \h </w:instrText>
        </w:r>
        <w:r>
          <w:rPr>
            <w:noProof/>
            <w:webHidden/>
          </w:rPr>
        </w:r>
        <w:r>
          <w:rPr>
            <w:noProof/>
            <w:webHidden/>
          </w:rPr>
          <w:fldChar w:fldCharType="separate"/>
        </w:r>
        <w:r>
          <w:rPr>
            <w:noProof/>
            <w:webHidden/>
          </w:rPr>
          <w:t>36</w:t>
        </w:r>
        <w:r>
          <w:rPr>
            <w:noProof/>
            <w:webHidden/>
          </w:rPr>
          <w:fldChar w:fldCharType="end"/>
        </w:r>
      </w:hyperlink>
    </w:p>
    <w:p w14:paraId="7CDC0ABD" w14:textId="2D14B57D"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1" w:history="1">
        <w:r w:rsidRPr="00533640">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_Toc190802541 \h </w:instrText>
        </w:r>
        <w:r>
          <w:rPr>
            <w:noProof/>
            <w:webHidden/>
          </w:rPr>
        </w:r>
        <w:r>
          <w:rPr>
            <w:noProof/>
            <w:webHidden/>
          </w:rPr>
          <w:fldChar w:fldCharType="separate"/>
        </w:r>
        <w:r>
          <w:rPr>
            <w:noProof/>
            <w:webHidden/>
          </w:rPr>
          <w:t>37</w:t>
        </w:r>
        <w:r>
          <w:rPr>
            <w:noProof/>
            <w:webHidden/>
          </w:rPr>
          <w:fldChar w:fldCharType="end"/>
        </w:r>
      </w:hyperlink>
    </w:p>
    <w:p w14:paraId="2094E62E" w14:textId="2C94ECC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2" w:history="1">
        <w:r w:rsidRPr="00533640">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_Toc190802542 \h </w:instrText>
        </w:r>
        <w:r>
          <w:rPr>
            <w:noProof/>
            <w:webHidden/>
          </w:rPr>
        </w:r>
        <w:r>
          <w:rPr>
            <w:noProof/>
            <w:webHidden/>
          </w:rPr>
          <w:fldChar w:fldCharType="separate"/>
        </w:r>
        <w:r>
          <w:rPr>
            <w:noProof/>
            <w:webHidden/>
          </w:rPr>
          <w:t>38</w:t>
        </w:r>
        <w:r>
          <w:rPr>
            <w:noProof/>
            <w:webHidden/>
          </w:rPr>
          <w:fldChar w:fldCharType="end"/>
        </w:r>
      </w:hyperlink>
    </w:p>
    <w:p w14:paraId="0B4F2D62" w14:textId="5F983AE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3" w:history="1">
        <w:r w:rsidRPr="00533640">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_Toc190802543 \h </w:instrText>
        </w:r>
        <w:r>
          <w:rPr>
            <w:noProof/>
            <w:webHidden/>
          </w:rPr>
        </w:r>
        <w:r>
          <w:rPr>
            <w:noProof/>
            <w:webHidden/>
          </w:rPr>
          <w:fldChar w:fldCharType="separate"/>
        </w:r>
        <w:r>
          <w:rPr>
            <w:noProof/>
            <w:webHidden/>
          </w:rPr>
          <w:t>39</w:t>
        </w:r>
        <w:r>
          <w:rPr>
            <w:noProof/>
            <w:webHidden/>
          </w:rPr>
          <w:fldChar w:fldCharType="end"/>
        </w:r>
      </w:hyperlink>
    </w:p>
    <w:p w14:paraId="778CC4B1" w14:textId="596801C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4" w:history="1">
        <w:r w:rsidRPr="00533640">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_Toc190802544 \h </w:instrText>
        </w:r>
        <w:r>
          <w:rPr>
            <w:noProof/>
            <w:webHidden/>
          </w:rPr>
        </w:r>
        <w:r>
          <w:rPr>
            <w:noProof/>
            <w:webHidden/>
          </w:rPr>
          <w:fldChar w:fldCharType="separate"/>
        </w:r>
        <w:r>
          <w:rPr>
            <w:noProof/>
            <w:webHidden/>
          </w:rPr>
          <w:t>39</w:t>
        </w:r>
        <w:r>
          <w:rPr>
            <w:noProof/>
            <w:webHidden/>
          </w:rPr>
          <w:fldChar w:fldCharType="end"/>
        </w:r>
      </w:hyperlink>
    </w:p>
    <w:p w14:paraId="6E62AE10" w14:textId="688414E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5" w:history="1">
        <w:r w:rsidRPr="00533640">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_Toc190802545 \h </w:instrText>
        </w:r>
        <w:r>
          <w:rPr>
            <w:noProof/>
            <w:webHidden/>
          </w:rPr>
        </w:r>
        <w:r>
          <w:rPr>
            <w:noProof/>
            <w:webHidden/>
          </w:rPr>
          <w:fldChar w:fldCharType="separate"/>
        </w:r>
        <w:r>
          <w:rPr>
            <w:noProof/>
            <w:webHidden/>
          </w:rPr>
          <w:t>40</w:t>
        </w:r>
        <w:r>
          <w:rPr>
            <w:noProof/>
            <w:webHidden/>
          </w:rPr>
          <w:fldChar w:fldCharType="end"/>
        </w:r>
      </w:hyperlink>
    </w:p>
    <w:p w14:paraId="5ABC8E14" w14:textId="4736D90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6" w:history="1">
        <w:r w:rsidRPr="00533640">
          <w:rPr>
            <w:rStyle w:val="Hyperlink"/>
            <w:noProof/>
          </w:rPr>
          <w:t>Tabelle 23 Qualitätsmassnahmen während der Entwicklung</w:t>
        </w:r>
        <w:r>
          <w:rPr>
            <w:noProof/>
            <w:webHidden/>
          </w:rPr>
          <w:tab/>
        </w:r>
        <w:r>
          <w:rPr>
            <w:noProof/>
            <w:webHidden/>
          </w:rPr>
          <w:fldChar w:fldCharType="begin"/>
        </w:r>
        <w:r>
          <w:rPr>
            <w:noProof/>
            <w:webHidden/>
          </w:rPr>
          <w:instrText xml:space="preserve"> PAGEREF _Toc190802546 \h </w:instrText>
        </w:r>
        <w:r>
          <w:rPr>
            <w:noProof/>
            <w:webHidden/>
          </w:rPr>
        </w:r>
        <w:r>
          <w:rPr>
            <w:noProof/>
            <w:webHidden/>
          </w:rPr>
          <w:fldChar w:fldCharType="separate"/>
        </w:r>
        <w:r>
          <w:rPr>
            <w:noProof/>
            <w:webHidden/>
          </w:rPr>
          <w:t>50</w:t>
        </w:r>
        <w:r>
          <w:rPr>
            <w:noProof/>
            <w:webHidden/>
          </w:rPr>
          <w:fldChar w:fldCharType="end"/>
        </w:r>
      </w:hyperlink>
    </w:p>
    <w:p w14:paraId="0EA36F42" w14:textId="6D4EC3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7" w:history="1">
        <w:r w:rsidRPr="00533640">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_Toc190802547 \h </w:instrText>
        </w:r>
        <w:r>
          <w:rPr>
            <w:noProof/>
            <w:webHidden/>
          </w:rPr>
        </w:r>
        <w:r>
          <w:rPr>
            <w:noProof/>
            <w:webHidden/>
          </w:rPr>
          <w:fldChar w:fldCharType="separate"/>
        </w:r>
        <w:r>
          <w:rPr>
            <w:noProof/>
            <w:webHidden/>
          </w:rPr>
          <w:t>51</w:t>
        </w:r>
        <w:r>
          <w:rPr>
            <w:noProof/>
            <w:webHidden/>
          </w:rPr>
          <w:fldChar w:fldCharType="end"/>
        </w:r>
      </w:hyperlink>
    </w:p>
    <w:p w14:paraId="2EEFF039" w14:textId="709B1A1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8" w:history="1">
        <w:r w:rsidRPr="00533640">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_Toc190802548 \h </w:instrText>
        </w:r>
        <w:r>
          <w:rPr>
            <w:noProof/>
            <w:webHidden/>
          </w:rPr>
        </w:r>
        <w:r>
          <w:rPr>
            <w:noProof/>
            <w:webHidden/>
          </w:rPr>
          <w:fldChar w:fldCharType="separate"/>
        </w:r>
        <w:r>
          <w:rPr>
            <w:noProof/>
            <w:webHidden/>
          </w:rPr>
          <w:t>51</w:t>
        </w:r>
        <w:r>
          <w:rPr>
            <w:noProof/>
            <w:webHidden/>
          </w:rPr>
          <w:fldChar w:fldCharType="end"/>
        </w:r>
      </w:hyperlink>
    </w:p>
    <w:p w14:paraId="45DF8BDB" w14:textId="227B313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49" w:history="1">
        <w:r w:rsidRPr="00533640">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_Toc190802549 \h </w:instrText>
        </w:r>
        <w:r>
          <w:rPr>
            <w:noProof/>
            <w:webHidden/>
          </w:rPr>
        </w:r>
        <w:r>
          <w:rPr>
            <w:noProof/>
            <w:webHidden/>
          </w:rPr>
          <w:fldChar w:fldCharType="separate"/>
        </w:r>
        <w:r>
          <w:rPr>
            <w:noProof/>
            <w:webHidden/>
          </w:rPr>
          <w:t>52</w:t>
        </w:r>
        <w:r>
          <w:rPr>
            <w:noProof/>
            <w:webHidden/>
          </w:rPr>
          <w:fldChar w:fldCharType="end"/>
        </w:r>
      </w:hyperlink>
    </w:p>
    <w:p w14:paraId="2C051F89" w14:textId="6AF2B8E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0" w:history="1">
        <w:r w:rsidRPr="00533640">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_Toc190802550 \h </w:instrText>
        </w:r>
        <w:r>
          <w:rPr>
            <w:noProof/>
            <w:webHidden/>
          </w:rPr>
        </w:r>
        <w:r>
          <w:rPr>
            <w:noProof/>
            <w:webHidden/>
          </w:rPr>
          <w:fldChar w:fldCharType="separate"/>
        </w:r>
        <w:r>
          <w:rPr>
            <w:noProof/>
            <w:webHidden/>
          </w:rPr>
          <w:t>53</w:t>
        </w:r>
        <w:r>
          <w:rPr>
            <w:noProof/>
            <w:webHidden/>
          </w:rPr>
          <w:fldChar w:fldCharType="end"/>
        </w:r>
      </w:hyperlink>
    </w:p>
    <w:p w14:paraId="5B978F7A" w14:textId="7B241D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1" w:history="1">
        <w:r w:rsidRPr="00533640">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_Toc190802551 \h </w:instrText>
        </w:r>
        <w:r>
          <w:rPr>
            <w:noProof/>
            <w:webHidden/>
          </w:rPr>
        </w:r>
        <w:r>
          <w:rPr>
            <w:noProof/>
            <w:webHidden/>
          </w:rPr>
          <w:fldChar w:fldCharType="separate"/>
        </w:r>
        <w:r>
          <w:rPr>
            <w:noProof/>
            <w:webHidden/>
          </w:rPr>
          <w:t>54</w:t>
        </w:r>
        <w:r>
          <w:rPr>
            <w:noProof/>
            <w:webHidden/>
          </w:rPr>
          <w:fldChar w:fldCharType="end"/>
        </w:r>
      </w:hyperlink>
    </w:p>
    <w:p w14:paraId="60682AD0" w14:textId="700F26F8"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2" w:history="1">
        <w:r w:rsidRPr="00533640">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_Toc190802552 \h </w:instrText>
        </w:r>
        <w:r>
          <w:rPr>
            <w:noProof/>
            <w:webHidden/>
          </w:rPr>
        </w:r>
        <w:r>
          <w:rPr>
            <w:noProof/>
            <w:webHidden/>
          </w:rPr>
          <w:fldChar w:fldCharType="separate"/>
        </w:r>
        <w:r>
          <w:rPr>
            <w:noProof/>
            <w:webHidden/>
          </w:rPr>
          <w:t>54</w:t>
        </w:r>
        <w:r>
          <w:rPr>
            <w:noProof/>
            <w:webHidden/>
          </w:rPr>
          <w:fldChar w:fldCharType="end"/>
        </w:r>
      </w:hyperlink>
    </w:p>
    <w:p w14:paraId="173F5232" w14:textId="1E0B607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3" w:history="1">
        <w:r w:rsidRPr="00533640">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_Toc190802553 \h </w:instrText>
        </w:r>
        <w:r>
          <w:rPr>
            <w:noProof/>
            <w:webHidden/>
          </w:rPr>
        </w:r>
        <w:r>
          <w:rPr>
            <w:noProof/>
            <w:webHidden/>
          </w:rPr>
          <w:fldChar w:fldCharType="separate"/>
        </w:r>
        <w:r>
          <w:rPr>
            <w:noProof/>
            <w:webHidden/>
          </w:rPr>
          <w:t>55</w:t>
        </w:r>
        <w:r>
          <w:rPr>
            <w:noProof/>
            <w:webHidden/>
          </w:rPr>
          <w:fldChar w:fldCharType="end"/>
        </w:r>
      </w:hyperlink>
    </w:p>
    <w:p w14:paraId="7340F977" w14:textId="7D6EB72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4" w:history="1">
        <w:r w:rsidRPr="00533640">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_Toc190802554 \h </w:instrText>
        </w:r>
        <w:r>
          <w:rPr>
            <w:noProof/>
            <w:webHidden/>
          </w:rPr>
        </w:r>
        <w:r>
          <w:rPr>
            <w:noProof/>
            <w:webHidden/>
          </w:rPr>
          <w:fldChar w:fldCharType="separate"/>
        </w:r>
        <w:r>
          <w:rPr>
            <w:noProof/>
            <w:webHidden/>
          </w:rPr>
          <w:t>57</w:t>
        </w:r>
        <w:r>
          <w:rPr>
            <w:noProof/>
            <w:webHidden/>
          </w:rPr>
          <w:fldChar w:fldCharType="end"/>
        </w:r>
      </w:hyperlink>
    </w:p>
    <w:p w14:paraId="1EAF3801" w14:textId="65958FAD"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5" w:history="1">
        <w:r w:rsidRPr="00533640">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_Toc190802555 \h </w:instrText>
        </w:r>
        <w:r>
          <w:rPr>
            <w:noProof/>
            <w:webHidden/>
          </w:rPr>
        </w:r>
        <w:r>
          <w:rPr>
            <w:noProof/>
            <w:webHidden/>
          </w:rPr>
          <w:fldChar w:fldCharType="separate"/>
        </w:r>
        <w:r>
          <w:rPr>
            <w:noProof/>
            <w:webHidden/>
          </w:rPr>
          <w:t>57</w:t>
        </w:r>
        <w:r>
          <w:rPr>
            <w:noProof/>
            <w:webHidden/>
          </w:rPr>
          <w:fldChar w:fldCharType="end"/>
        </w:r>
      </w:hyperlink>
    </w:p>
    <w:p w14:paraId="430435E3" w14:textId="11700225"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6" w:history="1">
        <w:r w:rsidRPr="00533640">
          <w:rPr>
            <w:rStyle w:val="Hyperlink"/>
            <w:noProof/>
          </w:rPr>
          <w:t>Tabelle 33 Bewertung der Performance der Varianten</w:t>
        </w:r>
        <w:r>
          <w:rPr>
            <w:noProof/>
            <w:webHidden/>
          </w:rPr>
          <w:tab/>
        </w:r>
        <w:r>
          <w:rPr>
            <w:noProof/>
            <w:webHidden/>
          </w:rPr>
          <w:fldChar w:fldCharType="begin"/>
        </w:r>
        <w:r>
          <w:rPr>
            <w:noProof/>
            <w:webHidden/>
          </w:rPr>
          <w:instrText xml:space="preserve"> PAGEREF _Toc190802556 \h </w:instrText>
        </w:r>
        <w:r>
          <w:rPr>
            <w:noProof/>
            <w:webHidden/>
          </w:rPr>
        </w:r>
        <w:r>
          <w:rPr>
            <w:noProof/>
            <w:webHidden/>
          </w:rPr>
          <w:fldChar w:fldCharType="separate"/>
        </w:r>
        <w:r>
          <w:rPr>
            <w:noProof/>
            <w:webHidden/>
          </w:rPr>
          <w:t>57</w:t>
        </w:r>
        <w:r>
          <w:rPr>
            <w:noProof/>
            <w:webHidden/>
          </w:rPr>
          <w:fldChar w:fldCharType="end"/>
        </w:r>
      </w:hyperlink>
    </w:p>
    <w:p w14:paraId="13940FCC" w14:textId="385BE1A6"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7" w:history="1">
        <w:r w:rsidRPr="00533640">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_Toc190802557 \h </w:instrText>
        </w:r>
        <w:r>
          <w:rPr>
            <w:noProof/>
            <w:webHidden/>
          </w:rPr>
        </w:r>
        <w:r>
          <w:rPr>
            <w:noProof/>
            <w:webHidden/>
          </w:rPr>
          <w:fldChar w:fldCharType="separate"/>
        </w:r>
        <w:r>
          <w:rPr>
            <w:noProof/>
            <w:webHidden/>
          </w:rPr>
          <w:t>58</w:t>
        </w:r>
        <w:r>
          <w:rPr>
            <w:noProof/>
            <w:webHidden/>
          </w:rPr>
          <w:fldChar w:fldCharType="end"/>
        </w:r>
      </w:hyperlink>
    </w:p>
    <w:p w14:paraId="322EBFC8" w14:textId="609A0F33"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8" w:history="1">
        <w:r w:rsidRPr="00533640">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_Toc190802558 \h </w:instrText>
        </w:r>
        <w:r>
          <w:rPr>
            <w:noProof/>
            <w:webHidden/>
          </w:rPr>
        </w:r>
        <w:r>
          <w:rPr>
            <w:noProof/>
            <w:webHidden/>
          </w:rPr>
          <w:fldChar w:fldCharType="separate"/>
        </w:r>
        <w:r>
          <w:rPr>
            <w:noProof/>
            <w:webHidden/>
          </w:rPr>
          <w:t>58</w:t>
        </w:r>
        <w:r>
          <w:rPr>
            <w:noProof/>
            <w:webHidden/>
          </w:rPr>
          <w:fldChar w:fldCharType="end"/>
        </w:r>
      </w:hyperlink>
    </w:p>
    <w:p w14:paraId="468017C0" w14:textId="7BCE230A"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59" w:history="1">
        <w:r w:rsidRPr="00533640">
          <w:rPr>
            <w:rStyle w:val="Hyperlink"/>
            <w:noProof/>
          </w:rPr>
          <w:t>Tabelle 36 Aulistung und Begründung der Gewichtung der Kriterien</w:t>
        </w:r>
        <w:r>
          <w:rPr>
            <w:noProof/>
            <w:webHidden/>
          </w:rPr>
          <w:tab/>
        </w:r>
        <w:r>
          <w:rPr>
            <w:noProof/>
            <w:webHidden/>
          </w:rPr>
          <w:fldChar w:fldCharType="begin"/>
        </w:r>
        <w:r>
          <w:rPr>
            <w:noProof/>
            <w:webHidden/>
          </w:rPr>
          <w:instrText xml:space="preserve"> PAGEREF _Toc190802559 \h </w:instrText>
        </w:r>
        <w:r>
          <w:rPr>
            <w:noProof/>
            <w:webHidden/>
          </w:rPr>
        </w:r>
        <w:r>
          <w:rPr>
            <w:noProof/>
            <w:webHidden/>
          </w:rPr>
          <w:fldChar w:fldCharType="separate"/>
        </w:r>
        <w:r>
          <w:rPr>
            <w:noProof/>
            <w:webHidden/>
          </w:rPr>
          <w:t>59</w:t>
        </w:r>
        <w:r>
          <w:rPr>
            <w:noProof/>
            <w:webHidden/>
          </w:rPr>
          <w:fldChar w:fldCharType="end"/>
        </w:r>
      </w:hyperlink>
    </w:p>
    <w:p w14:paraId="3B1BEE27" w14:textId="7BD2F681"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0" w:history="1">
        <w:r w:rsidRPr="00533640">
          <w:rPr>
            <w:rStyle w:val="Hyperlink"/>
            <w:noProof/>
          </w:rPr>
          <w:t>Tabelle 37 Ergebnis der Nutzwertanalyse</w:t>
        </w:r>
        <w:r>
          <w:rPr>
            <w:noProof/>
            <w:webHidden/>
          </w:rPr>
          <w:tab/>
        </w:r>
        <w:r>
          <w:rPr>
            <w:noProof/>
            <w:webHidden/>
          </w:rPr>
          <w:fldChar w:fldCharType="begin"/>
        </w:r>
        <w:r>
          <w:rPr>
            <w:noProof/>
            <w:webHidden/>
          </w:rPr>
          <w:instrText xml:space="preserve"> PAGEREF _Toc190802560 \h </w:instrText>
        </w:r>
        <w:r>
          <w:rPr>
            <w:noProof/>
            <w:webHidden/>
          </w:rPr>
        </w:r>
        <w:r>
          <w:rPr>
            <w:noProof/>
            <w:webHidden/>
          </w:rPr>
          <w:fldChar w:fldCharType="separate"/>
        </w:r>
        <w:r>
          <w:rPr>
            <w:noProof/>
            <w:webHidden/>
          </w:rPr>
          <w:t>59</w:t>
        </w:r>
        <w:r>
          <w:rPr>
            <w:noProof/>
            <w:webHidden/>
          </w:rPr>
          <w:fldChar w:fldCharType="end"/>
        </w:r>
      </w:hyperlink>
    </w:p>
    <w:p w14:paraId="398C19FF" w14:textId="25AB81D0"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1" w:history="1">
        <w:r w:rsidRPr="00533640">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_Toc190802561 \h </w:instrText>
        </w:r>
        <w:r>
          <w:rPr>
            <w:noProof/>
            <w:webHidden/>
          </w:rPr>
        </w:r>
        <w:r>
          <w:rPr>
            <w:noProof/>
            <w:webHidden/>
          </w:rPr>
          <w:fldChar w:fldCharType="separate"/>
        </w:r>
        <w:r>
          <w:rPr>
            <w:noProof/>
            <w:webHidden/>
          </w:rPr>
          <w:t>59</w:t>
        </w:r>
        <w:r>
          <w:rPr>
            <w:noProof/>
            <w:webHidden/>
          </w:rPr>
          <w:fldChar w:fldCharType="end"/>
        </w:r>
      </w:hyperlink>
    </w:p>
    <w:p w14:paraId="4ECE1E95" w14:textId="11D72C4C"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2" w:history="1">
        <w:r w:rsidRPr="00533640">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_Toc190802562 \h </w:instrText>
        </w:r>
        <w:r>
          <w:rPr>
            <w:noProof/>
            <w:webHidden/>
          </w:rPr>
        </w:r>
        <w:r>
          <w:rPr>
            <w:noProof/>
            <w:webHidden/>
          </w:rPr>
          <w:fldChar w:fldCharType="separate"/>
        </w:r>
        <w:r>
          <w:rPr>
            <w:noProof/>
            <w:webHidden/>
          </w:rPr>
          <w:t>60</w:t>
        </w:r>
        <w:r>
          <w:rPr>
            <w:noProof/>
            <w:webHidden/>
          </w:rPr>
          <w:fldChar w:fldCharType="end"/>
        </w:r>
      </w:hyperlink>
    </w:p>
    <w:p w14:paraId="547816E4" w14:textId="2E214BCE"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3" w:history="1">
        <w:r w:rsidRPr="00533640">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_Toc190802563 \h </w:instrText>
        </w:r>
        <w:r>
          <w:rPr>
            <w:noProof/>
            <w:webHidden/>
          </w:rPr>
        </w:r>
        <w:r>
          <w:rPr>
            <w:noProof/>
            <w:webHidden/>
          </w:rPr>
          <w:fldChar w:fldCharType="separate"/>
        </w:r>
        <w:r>
          <w:rPr>
            <w:noProof/>
            <w:webHidden/>
          </w:rPr>
          <w:t>60</w:t>
        </w:r>
        <w:r>
          <w:rPr>
            <w:noProof/>
            <w:webHidden/>
          </w:rPr>
          <w:fldChar w:fldCharType="end"/>
        </w:r>
      </w:hyperlink>
    </w:p>
    <w:p w14:paraId="1E12FDB9" w14:textId="25EF36EF"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4" w:history="1">
        <w:r w:rsidRPr="00533640">
          <w:rPr>
            <w:rStyle w:val="Hyperlink"/>
            <w:noProof/>
          </w:rPr>
          <w:t>Tabelle 41 Risikobewertung: Datenverlust während Datenzusammenführung</w:t>
        </w:r>
        <w:r>
          <w:rPr>
            <w:noProof/>
            <w:webHidden/>
          </w:rPr>
          <w:tab/>
        </w:r>
        <w:r>
          <w:rPr>
            <w:noProof/>
            <w:webHidden/>
          </w:rPr>
          <w:fldChar w:fldCharType="begin"/>
        </w:r>
        <w:r>
          <w:rPr>
            <w:noProof/>
            <w:webHidden/>
          </w:rPr>
          <w:instrText xml:space="preserve"> PAGEREF _Toc190802564 \h </w:instrText>
        </w:r>
        <w:r>
          <w:rPr>
            <w:noProof/>
            <w:webHidden/>
          </w:rPr>
        </w:r>
        <w:r>
          <w:rPr>
            <w:noProof/>
            <w:webHidden/>
          </w:rPr>
          <w:fldChar w:fldCharType="separate"/>
        </w:r>
        <w:r>
          <w:rPr>
            <w:noProof/>
            <w:webHidden/>
          </w:rPr>
          <w:t>61</w:t>
        </w:r>
        <w:r>
          <w:rPr>
            <w:noProof/>
            <w:webHidden/>
          </w:rPr>
          <w:fldChar w:fldCharType="end"/>
        </w:r>
      </w:hyperlink>
    </w:p>
    <w:p w14:paraId="599C7454" w14:textId="4654F279" w:rsidR="006F18FF" w:rsidRDefault="006F18FF">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802565" w:history="1">
        <w:r w:rsidRPr="00533640">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_Toc190802565 \h </w:instrText>
        </w:r>
        <w:r>
          <w:rPr>
            <w:noProof/>
            <w:webHidden/>
          </w:rPr>
        </w:r>
        <w:r>
          <w:rPr>
            <w:noProof/>
            <w:webHidden/>
          </w:rPr>
          <w:fldChar w:fldCharType="separate"/>
        </w:r>
        <w:r>
          <w:rPr>
            <w:noProof/>
            <w:webHidden/>
          </w:rPr>
          <w:t>62</w:t>
        </w:r>
        <w:r>
          <w:rPr>
            <w:noProof/>
            <w:webHidden/>
          </w:rPr>
          <w:fldChar w:fldCharType="end"/>
        </w:r>
      </w:hyperlink>
    </w:p>
    <w:p w14:paraId="24F55C6A" w14:textId="6227975A" w:rsidR="00E244A2" w:rsidRPr="00936713" w:rsidRDefault="00BB5D6C" w:rsidP="005E7001">
      <w:r w:rsidRPr="00936713">
        <w:fldChar w:fldCharType="end"/>
      </w:r>
    </w:p>
    <w:p w14:paraId="3DDFCBCE" w14:textId="423F66E2" w:rsidR="007D2E51" w:rsidRPr="00936713" w:rsidRDefault="00E244A2" w:rsidP="00432DB1">
      <w:pPr>
        <w:pStyle w:val="Heading1"/>
      </w:pPr>
      <w:bookmarkStart w:id="212" w:name="_Toc188879066"/>
      <w:bookmarkStart w:id="213" w:name="_Toc190802617"/>
      <w:r w:rsidRPr="00936713">
        <w:lastRenderedPageBreak/>
        <w:t>Glossar</w:t>
      </w:r>
      <w:bookmarkEnd w:id="212"/>
      <w:bookmarkEnd w:id="213"/>
    </w:p>
    <w:p w14:paraId="09CF3B8D" w14:textId="020D4C4C" w:rsidR="00257260" w:rsidRPr="00936713" w:rsidRDefault="00257260" w:rsidP="00257260">
      <w:pPr>
        <w:rPr>
          <w:b/>
        </w:rPr>
      </w:pPr>
      <w:r w:rsidRPr="00936713">
        <w:rPr>
          <w:b/>
        </w:rPr>
        <w:t>Backend</w:t>
      </w:r>
    </w:p>
    <w:p w14:paraId="6E2C4C8A" w14:textId="44603FD4" w:rsidR="00257260" w:rsidRPr="00936713" w:rsidRDefault="00257260" w:rsidP="00257260">
      <w:pPr>
        <w:pStyle w:val="Verzeichnis"/>
      </w:pPr>
      <w:r w:rsidRPr="00936713">
        <w:t xml:space="preserve">Als </w:t>
      </w:r>
      <w:r w:rsidR="00ED7673" w:rsidRPr="00936713">
        <w:t>backend</w:t>
      </w:r>
      <w:r w:rsidRPr="00936713">
        <w:t xml:space="preserve"> wird die Softwarekomponente eines verteilten Systems bezeichnet, welche auf einem Server betrieben wird und über ein privates Netzwerk oder das Internet erreichbar ist. Üblicherweise ist das Backend für d</w:t>
      </w:r>
      <w:r w:rsidR="00601C1B">
        <w:t>as</w:t>
      </w:r>
      <w:r w:rsidRPr="00936713">
        <w:t xml:space="preserve"> </w:t>
      </w:r>
      <w:r w:rsidR="00601C1B" w:rsidRPr="00936713">
        <w:t>Persistieren</w:t>
      </w:r>
      <w:r w:rsidRPr="00936713">
        <w:t xml:space="preserve"> von Daten zuständig und enthält unter Umständen Geschäftslogik, welche die ankommenden oder ausgehenden Daten entsprechend verarbeitet.</w:t>
      </w:r>
      <w:r w:rsidRPr="00936713">
        <w:tab/>
      </w:r>
    </w:p>
    <w:p w14:paraId="481B7A51" w14:textId="3F940F17" w:rsidR="000B4AC5" w:rsidRDefault="000B4AC5" w:rsidP="00257260">
      <w:pPr>
        <w:pStyle w:val="Verzeichnis"/>
      </w:pPr>
      <w:r w:rsidRPr="00936713">
        <w:rPr>
          <w:b/>
        </w:rPr>
        <w:t>CORS</w:t>
      </w:r>
      <w:r w:rsidRPr="00936713">
        <w:br/>
        <w:t xml:space="preserve">Cross-Origin Resource Sharing ist ein auf HTTP-Headern basierender Mechanismus zur Einschränkung von Sideloading von </w:t>
      </w:r>
      <w:r w:rsidR="00ED7673" w:rsidRPr="00936713">
        <w:t>Ressourcen</w:t>
      </w:r>
      <w:r w:rsidRPr="00936713">
        <w:t xml:space="preserve">. Der Webserver konfiguriert die </w:t>
      </w:r>
      <w:r w:rsidR="00ED7673" w:rsidRPr="00936713">
        <w:t>CORS-Regeln</w:t>
      </w:r>
      <w:r w:rsidRPr="00936713">
        <w:t xml:space="preserve"> im http Header und teilt damit dem Browser mit, von welchen anderen Domänen Inhalte geladen werden dürfen. Werden keine </w:t>
      </w:r>
      <w:r w:rsidR="00ED7673" w:rsidRPr="00936713">
        <w:t>CORS-Regeln</w:t>
      </w:r>
      <w:r w:rsidRPr="00936713">
        <w:t xml:space="preserve"> definiert, wenden die meisten Browser eine Standartregel an, welche besagt, dass nur Inhalte von der Originaldomain geladen werden dürfen.</w:t>
      </w:r>
    </w:p>
    <w:p w14:paraId="5E6814BF" w14:textId="6A4C87A7" w:rsidR="00562A59" w:rsidRPr="00936713" w:rsidRDefault="00562A59" w:rsidP="00257260">
      <w:pPr>
        <w:pStyle w:val="Verzeichnis"/>
      </w:pPr>
      <w:r w:rsidRPr="00562A59">
        <w:rPr>
          <w:b/>
          <w:bCs/>
        </w:rPr>
        <w:t>CRUD</w:t>
      </w:r>
      <w:r>
        <w:br/>
        <w:t xml:space="preserve">CRUD ist ein Akronym für Create, Read, Update, Delete und beschreibt die </w:t>
      </w:r>
      <w:r w:rsidR="00ED7673">
        <w:t>Basis-</w:t>
      </w:r>
      <w:r>
        <w:t xml:space="preserve">Operationen für Datensätze in einer </w:t>
      </w:r>
      <w:r w:rsidR="00ED7673">
        <w:t>Software-Anwendung</w:t>
      </w:r>
      <w:r>
        <w:t xml:space="preserve"> oder Datenbank.</w:t>
      </w:r>
    </w:p>
    <w:p w14:paraId="47F0CCA2" w14:textId="33B5DC84" w:rsidR="0098640E" w:rsidRPr="00936713" w:rsidRDefault="00ED7673" w:rsidP="00257260">
      <w:pPr>
        <w:pStyle w:val="Verzeichnis"/>
      </w:pPr>
      <w:r w:rsidRPr="00936713">
        <w:rPr>
          <w:b/>
        </w:rPr>
        <w:t>Design</w:t>
      </w:r>
      <w:r w:rsidR="0098640E" w:rsidRPr="00936713">
        <w:rPr>
          <w:b/>
        </w:rPr>
        <w:t xml:space="preserve"> Patter</w:t>
      </w:r>
      <w:r w:rsidR="0098640E" w:rsidRPr="00936713">
        <w:br/>
        <w:t xml:space="preserve">Auf Deutsch Entwurfsmuster, ist ein Begriff aus der Softwareentwicklung. Ein Entwurfsmuster ist wie der Name sagt ein </w:t>
      </w:r>
      <w:r w:rsidRPr="00936713">
        <w:t>Muster,</w:t>
      </w:r>
      <w:r w:rsidR="0098640E" w:rsidRPr="00936713">
        <w:t xml:space="preserve"> um ein bestimmtes Problem zu lösen. Das Design Pattern beschreibt die Lösung ohne konkrete Implementierungen. Dadurch kann das Entwurfsmuster unabhängig von der Plattform eingesetzt werden.</w:t>
      </w:r>
    </w:p>
    <w:p w14:paraId="0C468C85" w14:textId="50B545CF" w:rsidR="00D05530" w:rsidRPr="00936713" w:rsidRDefault="00D05530" w:rsidP="00257260">
      <w:pPr>
        <w:pStyle w:val="Verzeichnis"/>
      </w:pPr>
      <w:r w:rsidRPr="00936713">
        <w:rPr>
          <w:b/>
        </w:rPr>
        <w:t>Domäne/Domain</w:t>
      </w:r>
      <w:r w:rsidRPr="00936713">
        <w:rPr>
          <w:b/>
        </w:rPr>
        <w:br/>
      </w:r>
      <w:r w:rsidRPr="00936713">
        <w:t xml:space="preserve">Eine Domäne oder im englischen </w:t>
      </w:r>
      <w:r w:rsidR="006F18FF">
        <w:t>«</w:t>
      </w:r>
      <w:r w:rsidRPr="00936713">
        <w:t>Domain</w:t>
      </w:r>
      <w:r w:rsidR="006F18FF">
        <w:t>»</w:t>
      </w:r>
      <w:r w:rsidRPr="00936713">
        <w:t xml:space="preserve"> ist ein eindeutiger Name einer Internet </w:t>
      </w:r>
      <w:r w:rsidR="00ED7673" w:rsidRPr="00936713">
        <w:t>Ressource</w:t>
      </w:r>
      <w:r w:rsidRPr="00936713">
        <w:t>. Domänennamen werden verwendet, um Services oder Webseiten im Internet aufrufbar zu machen. Der Domänenname wird, wie in einem Telefonbuch, auf eine Adresse eines bestimmten Webservers aufgelöst.</w:t>
      </w:r>
    </w:p>
    <w:p w14:paraId="477FEC3A" w14:textId="2CE18FB9" w:rsidR="00257260" w:rsidRPr="00936713" w:rsidRDefault="00257260" w:rsidP="00257260">
      <w:pPr>
        <w:rPr>
          <w:b/>
        </w:rPr>
      </w:pPr>
      <w:r w:rsidRPr="00936713">
        <w:rPr>
          <w:b/>
        </w:rPr>
        <w:t>Frontend</w:t>
      </w:r>
    </w:p>
    <w:p w14:paraId="468F9B8F" w14:textId="77777777" w:rsidR="00EE08AB" w:rsidRPr="00936713" w:rsidRDefault="00257260" w:rsidP="00257260">
      <w:pPr>
        <w:pStyle w:val="TOC1"/>
        <w:rPr>
          <w:lang w:val="de-CH"/>
        </w:rPr>
      </w:pPr>
      <w:r w:rsidRPr="00936713">
        <w:rPr>
          <w:lang w:val="de-CH"/>
        </w:rPr>
        <w:t xml:space="preserve">Das Frontend ist der Teil eines Softwaresystems, welches für die Interaktion mit den Anwendern </w:t>
      </w:r>
      <w:r w:rsidR="004E1533" w:rsidRPr="00936713">
        <w:rPr>
          <w:lang w:val="de-CH"/>
        </w:rPr>
        <w:t>zuständig ist. Es stellt eine Benutzeroberfläche zur Verfügung.</w:t>
      </w:r>
    </w:p>
    <w:p w14:paraId="11963D66" w14:textId="1C510D6A" w:rsidR="00257260" w:rsidRPr="00936713" w:rsidRDefault="00EE08AB" w:rsidP="00257260">
      <w:pPr>
        <w:pStyle w:val="TOC1"/>
        <w:rPr>
          <w:b/>
          <w:lang w:val="de-CH"/>
        </w:rPr>
      </w:pPr>
      <w:r w:rsidRPr="00936713">
        <w:rPr>
          <w:b/>
          <w:lang w:val="de-CH"/>
        </w:rPr>
        <w:t>FQDN</w:t>
      </w:r>
      <w:r w:rsidRPr="00936713">
        <w:rPr>
          <w:b/>
          <w:lang w:val="de-CH"/>
        </w:rPr>
        <w:br/>
      </w:r>
      <w:r w:rsidRPr="00936713">
        <w:rPr>
          <w:lang w:val="de-CH"/>
        </w:rPr>
        <w:t xml:space="preserve">Dies ist eine Abkürzung für „Fully Qualified Domain Name“. Der Begriff beschreibt den vollständigen und eindeutigen Domänennamen für eine </w:t>
      </w:r>
      <w:r w:rsidR="00ED7673" w:rsidRPr="00936713">
        <w:rPr>
          <w:lang w:val="de-CH"/>
        </w:rPr>
        <w:t>Ressource</w:t>
      </w:r>
      <w:r w:rsidRPr="00936713">
        <w:rPr>
          <w:lang w:val="de-CH"/>
        </w:rPr>
        <w:t xml:space="preserve"> im Internet.</w:t>
      </w:r>
      <w:r w:rsidR="00257260" w:rsidRPr="00936713">
        <w:rPr>
          <w:lang w:val="de-CH"/>
        </w:rPr>
        <w:tab/>
      </w:r>
    </w:p>
    <w:p w14:paraId="608487F2" w14:textId="05EE8279" w:rsidR="00BB5D6C" w:rsidRPr="00936713" w:rsidRDefault="007D2E51" w:rsidP="00BB5D6C">
      <w:pPr>
        <w:rPr>
          <w:b/>
        </w:rPr>
      </w:pPr>
      <w:r w:rsidRPr="00936713">
        <w:rPr>
          <w:b/>
        </w:rPr>
        <w:t>MVP</w:t>
      </w:r>
    </w:p>
    <w:p w14:paraId="046A6D5C" w14:textId="10AB842C" w:rsidR="00FC6571" w:rsidRPr="00936713" w:rsidRDefault="007D2E51" w:rsidP="00BB5D6C">
      <w:pPr>
        <w:pStyle w:val="Verzeichnis"/>
      </w:pPr>
      <w:r w:rsidRPr="00936713">
        <w:t xml:space="preserve">Minimum Viable Product ist die englische Beschreibung eines Produkts mit dem minimal nötigen Funktionsumfang, um von Kunden oder Benutzern verwendet zu werden und Rückmeldung für die zukünftige Funktionsentwicklung zu gewinnen. Dieser Term wird üblicherweise in der </w:t>
      </w:r>
      <w:r w:rsidR="00ED7673" w:rsidRPr="00936713">
        <w:t>Softwareentwicklung</w:t>
      </w:r>
      <w:r w:rsidRPr="00936713">
        <w:t xml:space="preserve"> verwendet.</w:t>
      </w:r>
    </w:p>
    <w:p w14:paraId="57602A7A" w14:textId="3AD4D7E0" w:rsidR="00BB5D6C" w:rsidRPr="00936713" w:rsidRDefault="00FC6571" w:rsidP="00BB5D6C">
      <w:pPr>
        <w:pStyle w:val="Verzeichnis"/>
      </w:pPr>
      <w:r w:rsidRPr="00936713">
        <w:rPr>
          <w:b/>
        </w:rPr>
        <w:t>Reverse Proxy</w:t>
      </w:r>
      <w:r w:rsidRPr="00936713">
        <w:br/>
        <w:t xml:space="preserve">Ein Reverse Proxy wird vor die </w:t>
      </w:r>
      <w:r w:rsidR="00D05530" w:rsidRPr="00936713">
        <w:t xml:space="preserve">Webserver bzw. im Fall der </w:t>
      </w:r>
      <w:r w:rsidR="00ED7673">
        <w:t>«</w:t>
      </w:r>
      <w:r w:rsidR="00D05530" w:rsidRPr="00936713">
        <w:t>Baustellen App</w:t>
      </w:r>
      <w:r w:rsidR="00ED7673">
        <w:t>»</w:t>
      </w:r>
      <w:r w:rsidR="00D05530" w:rsidRPr="00936713">
        <w:t xml:space="preserve"> vor die Microservices gesetzt. Der Reverse Proxy </w:t>
      </w:r>
      <w:r w:rsidR="00ED7673" w:rsidRPr="00936713">
        <w:t>nimmt</w:t>
      </w:r>
      <w:r w:rsidR="00D05530" w:rsidRPr="00936713">
        <w:t xml:space="preserve"> Anfragen von Clients entgegen und leitet sie an die dahinter liegenden Services weiter.</w:t>
      </w:r>
      <w:r w:rsidR="00BB5D6C" w:rsidRPr="00936713">
        <w:tab/>
      </w:r>
    </w:p>
    <w:p w14:paraId="1F4A62D0" w14:textId="242B0C75" w:rsidR="00BB5D6C" w:rsidRPr="00936713" w:rsidRDefault="00767DF3" w:rsidP="00BB5D6C">
      <w:pPr>
        <w:rPr>
          <w:b/>
        </w:rPr>
      </w:pPr>
      <w:r w:rsidRPr="00936713">
        <w:rPr>
          <w:b/>
        </w:rPr>
        <w:t>SAD</w:t>
      </w:r>
    </w:p>
    <w:p w14:paraId="03BD8CE6" w14:textId="4A4BFAA1" w:rsidR="00BB5D6C" w:rsidRPr="00936713" w:rsidRDefault="00767DF3" w:rsidP="00BB5D6C">
      <w:pPr>
        <w:pStyle w:val="Verzeichnis"/>
      </w:pPr>
      <w:r w:rsidRPr="00936713">
        <w:t xml:space="preserve">Das Software Architektur Dokument ist das Ergebnis der Arbeit des </w:t>
      </w:r>
      <w:r w:rsidR="00ED7673" w:rsidRPr="00936713">
        <w:t>Software-Architekten</w:t>
      </w:r>
      <w:r w:rsidRPr="00936713">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936713">
        <w:tab/>
      </w:r>
    </w:p>
    <w:p w14:paraId="59066DB8" w14:textId="572B64B8" w:rsidR="00A03915" w:rsidRPr="00936713" w:rsidRDefault="00A03915" w:rsidP="00A03915">
      <w:pPr>
        <w:rPr>
          <w:b/>
        </w:rPr>
      </w:pPr>
      <w:r w:rsidRPr="00936713">
        <w:rPr>
          <w:b/>
        </w:rPr>
        <w:t>UI/UX</w:t>
      </w:r>
    </w:p>
    <w:p w14:paraId="66AC20A8" w14:textId="4372D9BD" w:rsidR="00A03915" w:rsidRPr="00936713" w:rsidRDefault="00A03915" w:rsidP="00A03915">
      <w:pPr>
        <w:pStyle w:val="TOC1"/>
        <w:rPr>
          <w:lang w:val="de-CH"/>
        </w:rPr>
      </w:pPr>
      <w:r w:rsidRPr="00936713">
        <w:rPr>
          <w:lang w:val="de-CH"/>
        </w:rPr>
        <w:t xml:space="preserve">UI ist die Abkürzung für User Interface. </w:t>
      </w:r>
      <w:r w:rsidR="00ED7673">
        <w:rPr>
          <w:lang w:val="de-CH"/>
        </w:rPr>
        <w:t>Auf</w:t>
      </w:r>
      <w:r w:rsidRPr="00936713">
        <w:rPr>
          <w:lang w:val="de-CH"/>
        </w:rPr>
        <w:t xml:space="preserve"> Deutsch</w:t>
      </w:r>
      <w:r w:rsidR="00ED7673">
        <w:rPr>
          <w:lang w:val="de-CH"/>
        </w:rPr>
        <w:t>:</w:t>
      </w:r>
      <w:r w:rsidRPr="00936713">
        <w:rPr>
          <w:lang w:val="de-CH"/>
        </w:rPr>
        <w:t xml:space="preserve"> Benutzeroberfläche. UX steht für User Experience und beschreibt die Benutzererfahrung. </w:t>
      </w:r>
      <w:r w:rsidR="0063509C" w:rsidRPr="00936713">
        <w:rPr>
          <w:lang w:val="de-CH"/>
        </w:rPr>
        <w:t>Beide Begriffe zusammen behandeln das Aussehen und Verhalten von grafischen Oberflächen von Softwaresystemen, welche von menschlichen Anwendern verwendet werden.</w:t>
      </w:r>
      <w:r w:rsidRPr="00936713">
        <w:rPr>
          <w:lang w:val="de-CH"/>
        </w:rPr>
        <w:tab/>
      </w:r>
    </w:p>
    <w:p w14:paraId="547CF112" w14:textId="77777777" w:rsidR="00257260" w:rsidRPr="00936713" w:rsidRDefault="00257260" w:rsidP="00257260">
      <w:pPr>
        <w:rPr>
          <w:b/>
        </w:rPr>
      </w:pPr>
      <w:r w:rsidRPr="00936713">
        <w:rPr>
          <w:b/>
        </w:rPr>
        <w:t>Use Cases</w:t>
      </w:r>
    </w:p>
    <w:p w14:paraId="58391661" w14:textId="5A88A0D0" w:rsidR="00257260" w:rsidRPr="00936713" w:rsidRDefault="00ED7673" w:rsidP="00257260">
      <w:pPr>
        <w:pStyle w:val="TOC1"/>
        <w:rPr>
          <w:lang w:val="de-CH"/>
        </w:rPr>
      </w:pPr>
      <w:r>
        <w:rPr>
          <w:lang w:val="de-CH"/>
        </w:rPr>
        <w:t>Auf</w:t>
      </w:r>
      <w:r w:rsidR="00257260" w:rsidRPr="00936713">
        <w:rPr>
          <w:lang w:val="de-CH"/>
        </w:rPr>
        <w:t xml:space="preserve"> Deutsch</w:t>
      </w:r>
      <w:r>
        <w:rPr>
          <w:lang w:val="de-CH"/>
        </w:rPr>
        <w:t>:</w:t>
      </w:r>
      <w:r w:rsidR="00257260" w:rsidRPr="00936713">
        <w:rPr>
          <w:lang w:val="de-CH"/>
        </w:rPr>
        <w:t xml:space="preserve"> Anwendungsfälle. Ein Anwendungsfall beschreibt eine Funktionalität eines Systems, welcher Aktor oder welches System diese Funktionalität verwendet</w:t>
      </w:r>
      <w:r w:rsidR="00257260" w:rsidRPr="00936713">
        <w:rPr>
          <w:lang w:val="de-CH"/>
        </w:rPr>
        <w:tab/>
      </w:r>
    </w:p>
    <w:p w14:paraId="22A63E4D" w14:textId="70F39A5C" w:rsidR="00432DB1" w:rsidRPr="00936713" w:rsidRDefault="00432DB1">
      <w:pPr>
        <w:spacing w:line="240" w:lineRule="auto"/>
      </w:pPr>
      <w:r w:rsidRPr="00936713">
        <w:br w:type="page"/>
      </w:r>
    </w:p>
    <w:p w14:paraId="448633D7" w14:textId="14FBAF1B" w:rsidR="005E7001" w:rsidRPr="00295D9C" w:rsidRDefault="005E7001" w:rsidP="00E244A2">
      <w:pPr>
        <w:pStyle w:val="Heading1"/>
        <w:numPr>
          <w:ilvl w:val="0"/>
          <w:numId w:val="0"/>
        </w:numPr>
        <w:rPr>
          <w:lang w:val="en-US"/>
        </w:rPr>
      </w:pPr>
      <w:bookmarkStart w:id="214" w:name="_Toc166052222"/>
      <w:bookmarkStart w:id="215" w:name="_Toc188879067"/>
      <w:bookmarkStart w:id="216" w:name="_Toc190802618"/>
      <w:r w:rsidRPr="00295D9C">
        <w:rPr>
          <w:lang w:val="en-US"/>
        </w:rPr>
        <w:lastRenderedPageBreak/>
        <w:t>Literaturverzeichnis</w:t>
      </w:r>
      <w:bookmarkEnd w:id="214"/>
      <w:bookmarkEnd w:id="215"/>
      <w:bookmarkEnd w:id="216"/>
    </w:p>
    <w:p w14:paraId="2EF1A323" w14:textId="77777777" w:rsidR="00F44F76" w:rsidRPr="00F44F76" w:rsidRDefault="00432DB1" w:rsidP="00F44F76">
      <w:pPr>
        <w:pStyle w:val="Bibliography"/>
      </w:pPr>
      <w:r w:rsidRPr="00936713">
        <w:fldChar w:fldCharType="begin"/>
      </w:r>
      <w:r w:rsidRPr="00295D9C">
        <w:rPr>
          <w:lang w:val="en-US"/>
        </w:rPr>
        <w:instrText xml:space="preserve"> ADDIN ZOTERO_BIBL {"uncited":[],"omitted":[],"custom":[]} CSL_BIBLIOGRAPHY </w:instrText>
      </w:r>
      <w:r w:rsidRPr="00936713">
        <w:fldChar w:fldCharType="separate"/>
      </w:r>
      <w:r w:rsidR="00F44F76" w:rsidRPr="00F44F76">
        <w:rPr>
          <w:lang w:val="en-US"/>
        </w:rPr>
        <w:t>[1]</w:t>
      </w:r>
      <w:r w:rsidR="00F44F76" w:rsidRPr="00F44F76">
        <w:rPr>
          <w:lang w:val="en-US"/>
        </w:rPr>
        <w:tab/>
        <w:t xml:space="preserve">«Data Syncing in Core Data Based iOS Apps | DENIVIP Media». </w:t>
      </w:r>
      <w:r w:rsidR="00F44F76" w:rsidRPr="00F44F76">
        <w:t>Zugegriffen: 19. Oktober 2024. [Online]. Verfügbar unter: http://blog.denivip.ru/index.php/2014/04/data-syncing-in-core-data-based-ios-apps/?lang=en</w:t>
      </w:r>
    </w:p>
    <w:p w14:paraId="070C4884" w14:textId="77777777" w:rsidR="00F44F76" w:rsidRPr="00F44F76" w:rsidRDefault="00F44F76" w:rsidP="00F44F76">
      <w:pPr>
        <w:pStyle w:val="Bibliography"/>
        <w:rPr>
          <w:lang w:val="en-US"/>
        </w:rPr>
      </w:pPr>
      <w:r w:rsidRPr="00F44F76">
        <w:rPr>
          <w:lang w:val="en-US"/>
        </w:rPr>
        <w:t>[2]</w:t>
      </w:r>
      <w:r w:rsidRPr="00F44F76">
        <w:rPr>
          <w:lang w:val="en-US"/>
        </w:rPr>
        <w:tab/>
        <w:t xml:space="preserve">A. Selvan, «Set reconciliation in multi-node environment», in </w:t>
      </w:r>
      <w:r w:rsidRPr="00F44F76">
        <w:rPr>
          <w:i/>
          <w:iCs/>
          <w:lang w:val="en-US"/>
        </w:rPr>
        <w:t>2013 Fourth International Conference on Computing, Communications and Networking Technologies (ICCCNT)</w:t>
      </w:r>
      <w:r w:rsidRPr="00F44F76">
        <w:rPr>
          <w:lang w:val="en-US"/>
        </w:rPr>
        <w:t>, Juli 2013, S. 1–4. doi: 10.1109/ICCCNT.2013.6726730.</w:t>
      </w:r>
    </w:p>
    <w:p w14:paraId="7D469869" w14:textId="77777777" w:rsidR="00F44F76" w:rsidRPr="00F44F76" w:rsidRDefault="00F44F76" w:rsidP="00F44F76">
      <w:pPr>
        <w:pStyle w:val="Bibliography"/>
        <w:rPr>
          <w:lang w:val="en-US"/>
        </w:rPr>
      </w:pPr>
      <w:r w:rsidRPr="00F44F76">
        <w:rPr>
          <w:lang w:val="en-US"/>
        </w:rPr>
        <w:t>[3]</w:t>
      </w:r>
      <w:r w:rsidRPr="00F44F76">
        <w:rPr>
          <w:lang w:val="en-US"/>
        </w:rPr>
        <w:tab/>
        <w:t xml:space="preserve">S. Gilbert und N. Lynch, «Perspectives on the CAP Theorem», </w:t>
      </w:r>
      <w:r w:rsidRPr="00F44F76">
        <w:rPr>
          <w:i/>
          <w:iCs/>
          <w:lang w:val="en-US"/>
        </w:rPr>
        <w:t>Computer</w:t>
      </w:r>
      <w:r w:rsidRPr="00F44F76">
        <w:rPr>
          <w:lang w:val="en-US"/>
        </w:rPr>
        <w:t>, Bd. 45, Nr. 2, S. 30–36, Feb. 2012, doi: 10.1109/MC.2011.389.</w:t>
      </w:r>
    </w:p>
    <w:p w14:paraId="1851F7A5" w14:textId="77777777" w:rsidR="00F44F76" w:rsidRPr="00F44F76" w:rsidRDefault="00F44F76" w:rsidP="00F44F76">
      <w:pPr>
        <w:pStyle w:val="Bibliography"/>
      </w:pPr>
      <w:r w:rsidRPr="00F44F76">
        <w:t>[4]</w:t>
      </w:r>
      <w:r w:rsidRPr="00F44F76">
        <w:tab/>
        <w:t>«Was ist das CAP-Theorem? | IBM». Zugegriffen: 25. Januar 2025. [Online]. Verfügbar unter: https://www.ibm.com/de-de/topics/cap-theorem</w:t>
      </w:r>
    </w:p>
    <w:p w14:paraId="1B964664" w14:textId="77777777" w:rsidR="00F44F76" w:rsidRPr="00F44F76" w:rsidRDefault="00F44F76" w:rsidP="00F44F76">
      <w:pPr>
        <w:pStyle w:val="Bibliography"/>
        <w:rPr>
          <w:lang w:val="en-US"/>
        </w:rPr>
      </w:pPr>
      <w:r w:rsidRPr="00F44F76">
        <w:rPr>
          <w:lang w:val="en-US"/>
        </w:rPr>
        <w:t>[5]</w:t>
      </w:r>
      <w:r w:rsidRPr="00F44F76">
        <w:rPr>
          <w:lang w:val="en-US"/>
        </w:rPr>
        <w:tab/>
        <w:t>Z. McCormick, «Data Synchronization Patterns in Mobile Application Design».</w:t>
      </w:r>
    </w:p>
    <w:p w14:paraId="6F172ECF" w14:textId="77777777" w:rsidR="00F44F76" w:rsidRPr="00F44F76" w:rsidRDefault="00F44F76" w:rsidP="00F44F76">
      <w:pPr>
        <w:pStyle w:val="Bibliography"/>
      </w:pPr>
      <w:r w:rsidRPr="00F44F76">
        <w:t>[6]</w:t>
      </w:r>
      <w:r w:rsidRPr="00F44F76">
        <w:tab/>
        <w:t>D. Hasanenko, «Data Synchronization Patterns», Medium. Zugegriffen: 1. Juli 2024. [Online]. Verfügbar unter: https://hasanenko.medium.com/data-synchronization-patterns-c222bd749f99</w:t>
      </w:r>
    </w:p>
    <w:p w14:paraId="676BBC26" w14:textId="77777777" w:rsidR="00F44F76" w:rsidRPr="00F44F76" w:rsidRDefault="00F44F76" w:rsidP="00F44F76">
      <w:pPr>
        <w:pStyle w:val="Bibliography"/>
        <w:rPr>
          <w:lang w:val="en-US"/>
        </w:rPr>
      </w:pPr>
      <w:r w:rsidRPr="00F44F76">
        <w:rPr>
          <w:lang w:val="en-US"/>
        </w:rPr>
        <w:t>[7]</w:t>
      </w:r>
      <w:r w:rsidRPr="00F44F76">
        <w:rPr>
          <w:lang w:val="en-US"/>
        </w:rPr>
        <w:tab/>
        <w:t xml:space="preserve">E. Freeman </w:t>
      </w:r>
      <w:r w:rsidRPr="00F44F76">
        <w:rPr>
          <w:i/>
          <w:iCs/>
          <w:lang w:val="en-US"/>
        </w:rPr>
        <w:t>u. a.</w:t>
      </w:r>
      <w:r w:rsidRPr="00F44F76">
        <w:rPr>
          <w:lang w:val="en-US"/>
        </w:rPr>
        <w:t xml:space="preserve">, </w:t>
      </w:r>
      <w:r w:rsidRPr="00F44F76">
        <w:rPr>
          <w:i/>
          <w:iCs/>
          <w:lang w:val="en-US"/>
        </w:rPr>
        <w:t>Head first design patterns: building extensible &amp; maintainable object-oriented software</w:t>
      </w:r>
      <w:r w:rsidRPr="00F44F76">
        <w:rPr>
          <w:lang w:val="en-US"/>
        </w:rPr>
        <w:t>, Second edition. Sebastopol, CA: O’Reilly Media, 2020.</w:t>
      </w:r>
    </w:p>
    <w:p w14:paraId="2B1DEEE0" w14:textId="77777777" w:rsidR="00F44F76" w:rsidRPr="00F44F76" w:rsidRDefault="00F44F76" w:rsidP="00F44F76">
      <w:pPr>
        <w:pStyle w:val="Bibliography"/>
        <w:rPr>
          <w:lang w:val="en-US"/>
        </w:rPr>
      </w:pPr>
      <w:r w:rsidRPr="00F44F76">
        <w:rPr>
          <w:lang w:val="en-US"/>
        </w:rPr>
        <w:t>[8]</w:t>
      </w:r>
      <w:r w:rsidRPr="00F44F76">
        <w:rPr>
          <w:lang w:val="en-US"/>
        </w:rPr>
        <w:tab/>
        <w:t xml:space="preserve">M. Mitzenmacher und R. Pagh, «Simple multi-party set reconciliation», </w:t>
      </w:r>
      <w:r w:rsidRPr="00F44F76">
        <w:rPr>
          <w:i/>
          <w:iCs/>
          <w:lang w:val="en-US"/>
        </w:rPr>
        <w:t>Distrib. Comput.</w:t>
      </w:r>
      <w:r w:rsidRPr="00F44F76">
        <w:rPr>
          <w:lang w:val="en-US"/>
        </w:rPr>
        <w:t>, Bd. 31, Nr. 6, S. 441–453, Nov. 2018, doi: 10.1007/s00446-017-0316-0.</w:t>
      </w:r>
    </w:p>
    <w:p w14:paraId="3661BE86" w14:textId="77777777" w:rsidR="00F44F76" w:rsidRPr="00F44F76" w:rsidRDefault="00F44F76" w:rsidP="00F44F76">
      <w:pPr>
        <w:pStyle w:val="Bibliography"/>
      </w:pPr>
      <w:r w:rsidRPr="00F44F76">
        <w:rPr>
          <w:lang w:val="en-US"/>
        </w:rPr>
        <w:t>[9]</w:t>
      </w:r>
      <w:r w:rsidRPr="00F44F76">
        <w:rPr>
          <w:lang w:val="en-US"/>
        </w:rPr>
        <w:tab/>
        <w:t xml:space="preserve">«Kanban», </w:t>
      </w:r>
      <w:r w:rsidRPr="00F44F76">
        <w:rPr>
          <w:i/>
          <w:iCs/>
          <w:lang w:val="en-US"/>
        </w:rPr>
        <w:t>Wikipedia</w:t>
      </w:r>
      <w:r w:rsidRPr="00F44F76">
        <w:rPr>
          <w:lang w:val="en-US"/>
        </w:rPr>
        <w:t xml:space="preserve">. 12. Januar 2025. </w:t>
      </w:r>
      <w:r w:rsidRPr="00F44F76">
        <w:t>Zugegriffen: 27. Januar 2025. [Online]. Verfügbar unter: https://de.wikipedia.org/w/index.php?title=Kanban&amp;oldid=252173638</w:t>
      </w:r>
    </w:p>
    <w:p w14:paraId="5ED6E887" w14:textId="77777777" w:rsidR="00F44F76" w:rsidRPr="00F44F76" w:rsidRDefault="00F44F76" w:rsidP="00F44F76">
      <w:pPr>
        <w:pStyle w:val="Bibliography"/>
      </w:pPr>
      <w:r w:rsidRPr="00F44F76">
        <w:rPr>
          <w:lang w:val="en-US"/>
        </w:rPr>
        <w:t>[10]</w:t>
      </w:r>
      <w:r w:rsidRPr="00F44F76">
        <w:rPr>
          <w:lang w:val="en-US"/>
        </w:rPr>
        <w:tab/>
        <w:t xml:space="preserve">D. G. Starke, «arc42 Template Overview», arc42. </w:t>
      </w:r>
      <w:r w:rsidRPr="00F44F76">
        <w:t>Zugegriffen: 27. Januar 2025. [Online]. Verfügbar unter: https://arc42.org/overview</w:t>
      </w:r>
    </w:p>
    <w:p w14:paraId="75A378AD" w14:textId="77777777" w:rsidR="00F44F76" w:rsidRPr="00F44F76" w:rsidRDefault="00F44F76" w:rsidP="00F44F76">
      <w:pPr>
        <w:pStyle w:val="Bibliography"/>
      </w:pPr>
      <w:r w:rsidRPr="00F44F76">
        <w:rPr>
          <w:lang w:val="en-US"/>
        </w:rPr>
        <w:t>[11]</w:t>
      </w:r>
      <w:r w:rsidRPr="00F44F76">
        <w:rPr>
          <w:lang w:val="en-US"/>
        </w:rPr>
        <w:tab/>
        <w:t xml:space="preserve">«Use case diagrams are UML diagrams describing units of useful functionality (use cases) performed by a system in collaboration with external users (actors).» </w:t>
      </w:r>
      <w:r w:rsidRPr="00F44F76">
        <w:t>Zugegriffen: 31. Dezember 2024. [Online]. Verfügbar unter: https://www.uml-diagrams.org/use-case-diagrams.html</w:t>
      </w:r>
    </w:p>
    <w:p w14:paraId="1B598BCC" w14:textId="77777777" w:rsidR="00F44F76" w:rsidRPr="00F44F76" w:rsidRDefault="00F44F76" w:rsidP="00F44F76">
      <w:pPr>
        <w:pStyle w:val="Bibliography"/>
      </w:pPr>
      <w:r w:rsidRPr="00F44F76">
        <w:t>[12]</w:t>
      </w:r>
      <w:r w:rsidRPr="00F44F76">
        <w:tab/>
        <w:t>craigshoemaker, «Schnellstart: Bereitstellen Ihrer ersten Container-App über das Azure-Portal». Zugegriffen: 12. Februar 2025. [Online]. Verfügbar unter: https://learn.microsoft.com/de-de/azure/container-apps/quickstart-portal</w:t>
      </w:r>
    </w:p>
    <w:p w14:paraId="5554C9D4" w14:textId="77777777" w:rsidR="00F44F76" w:rsidRPr="00F44F76" w:rsidRDefault="00F44F76" w:rsidP="00F44F76">
      <w:pPr>
        <w:pStyle w:val="Bibliography"/>
      </w:pPr>
      <w:r w:rsidRPr="00F44F76">
        <w:rPr>
          <w:lang w:val="en-US"/>
        </w:rPr>
        <w:t>[13]</w:t>
      </w:r>
      <w:r w:rsidRPr="00F44F76">
        <w:rPr>
          <w:lang w:val="en-US"/>
        </w:rPr>
        <w:tab/>
        <w:t xml:space="preserve">«How OpenID Connect Works - OpenID Foundation». </w:t>
      </w:r>
      <w:r w:rsidRPr="00F44F76">
        <w:t>Zugegriffen: 10. Februar 2025. [Online]. Verfügbar unter: https://openid.net/developers/how-connect-works/</w:t>
      </w:r>
    </w:p>
    <w:p w14:paraId="30CFB71D" w14:textId="77777777" w:rsidR="00F44F76" w:rsidRPr="00F44F76" w:rsidRDefault="00F44F76" w:rsidP="00F44F76">
      <w:pPr>
        <w:pStyle w:val="Bibliography"/>
        <w:rPr>
          <w:lang w:val="en-US"/>
        </w:rPr>
      </w:pPr>
      <w:r w:rsidRPr="00F44F76">
        <w:rPr>
          <w:lang w:val="en-US"/>
        </w:rPr>
        <w:t>[14]</w:t>
      </w:r>
      <w:r w:rsidRPr="00F44F76">
        <w:rPr>
          <w:lang w:val="en-US"/>
        </w:rPr>
        <w:tab/>
        <w:t xml:space="preserve">A. Razzaq und S. A. K. Ghayyur, «A systematic mapping study: The new age of software architecture from monolithic to microservice architecture—awareness and challenges», </w:t>
      </w:r>
      <w:r w:rsidRPr="00F44F76">
        <w:rPr>
          <w:i/>
          <w:iCs/>
          <w:lang w:val="en-US"/>
        </w:rPr>
        <w:t>Comput. Appl. Eng. Educ.</w:t>
      </w:r>
      <w:r w:rsidRPr="00F44F76">
        <w:rPr>
          <w:lang w:val="en-US"/>
        </w:rPr>
        <w:t>, Bd. 31, Nr. 2, S. 421–451, 2023, doi: 10.1002/cae.22586.</w:t>
      </w:r>
    </w:p>
    <w:p w14:paraId="2BB098FF" w14:textId="77777777" w:rsidR="00F44F76" w:rsidRPr="00F44F76" w:rsidRDefault="00F44F76" w:rsidP="00F44F76">
      <w:pPr>
        <w:pStyle w:val="Bibliography"/>
      </w:pPr>
      <w:r w:rsidRPr="00F44F76">
        <w:rPr>
          <w:lang w:val="en-US"/>
        </w:rPr>
        <w:t>[15]</w:t>
      </w:r>
      <w:r w:rsidRPr="00F44F76">
        <w:rPr>
          <w:lang w:val="en-US"/>
        </w:rPr>
        <w:tab/>
        <w:t xml:space="preserve">«Monolithisch vs. Microservices - Unterschied zwischen Softwareentwicklungsarchitekturen - AWS», Amazon Web Services, Inc. </w:t>
      </w:r>
      <w:r w:rsidRPr="00F44F76">
        <w:t>Zugegriffen: 29. Januar 2025. [Online]. Verfügbar unter: https://aws.amazon.com/de/compare/the-difference-between-monolithic-and-microservices-architecture/</w:t>
      </w:r>
    </w:p>
    <w:p w14:paraId="30EA30BA" w14:textId="77777777" w:rsidR="00F44F76" w:rsidRPr="00F44F76" w:rsidRDefault="00F44F76" w:rsidP="00F44F76">
      <w:pPr>
        <w:pStyle w:val="Bibliography"/>
      </w:pPr>
      <w:r w:rsidRPr="00F44F76">
        <w:rPr>
          <w:lang w:val="en-US"/>
        </w:rPr>
        <w:t>[16]</w:t>
      </w:r>
      <w:r w:rsidRPr="00F44F76">
        <w:rPr>
          <w:lang w:val="en-US"/>
        </w:rPr>
        <w:tab/>
        <w:t xml:space="preserve">«Was ist Serverless Computing? – Serverless Computing erklärt – AWS», Amazon Web Services, Inc. </w:t>
      </w:r>
      <w:r w:rsidRPr="00F44F76">
        <w:t>Zugegriffen: 29. Januar 2025. [Online]. Verfügbar unter: https://aws.amazon.com/de/what-is/serverless-computing/</w:t>
      </w:r>
    </w:p>
    <w:p w14:paraId="235C0AFE" w14:textId="77777777" w:rsidR="00F44F76" w:rsidRPr="00F44F76" w:rsidRDefault="00F44F76" w:rsidP="00F44F76">
      <w:pPr>
        <w:pStyle w:val="Bibliography"/>
        <w:rPr>
          <w:lang w:val="en-US"/>
        </w:rPr>
      </w:pPr>
      <w:r w:rsidRPr="00F44F76">
        <w:rPr>
          <w:lang w:val="en-US"/>
        </w:rPr>
        <w:t>[17]</w:t>
      </w:r>
      <w:r w:rsidRPr="00F44F76">
        <w:rPr>
          <w:lang w:val="en-US"/>
        </w:rPr>
        <w:tab/>
        <w:t xml:space="preserve">M. Mitzenmacher und G. Varghese, «The complexity of object reconciliation, and open problems related to set difference and coding», in </w:t>
      </w:r>
      <w:r w:rsidRPr="00F44F76">
        <w:rPr>
          <w:i/>
          <w:iCs/>
          <w:lang w:val="en-US"/>
        </w:rPr>
        <w:t>2012 50th Annual Allerton Conference on Communication, Control, and Computing (Allerton)</w:t>
      </w:r>
      <w:r w:rsidRPr="00F44F76">
        <w:rPr>
          <w:lang w:val="en-US"/>
        </w:rPr>
        <w:t>, Okt. 2012, S. 1126–1132. doi: 10.1109/Allerton.2012.6483345.</w:t>
      </w:r>
    </w:p>
    <w:p w14:paraId="1D1E6753" w14:textId="77777777" w:rsidR="00F44F76" w:rsidRPr="00F44F76" w:rsidRDefault="00F44F76" w:rsidP="00F44F76">
      <w:pPr>
        <w:pStyle w:val="Bibliography"/>
      </w:pPr>
      <w:r w:rsidRPr="00F44F76">
        <w:t>[18]</w:t>
      </w:r>
      <w:r w:rsidRPr="00F44F76">
        <w:tab/>
        <w:t>michaelstonis, «Model View ViewModel - .NET». Zugegriffen: 7. Februar 2025. [Online]. Verfügbar unter: https://learn.microsoft.com/de-de/dotnet/architecture/maui/mvvm</w:t>
      </w:r>
    </w:p>
    <w:p w14:paraId="326EA5B5" w14:textId="77777777" w:rsidR="00F44F76" w:rsidRPr="00F44F76" w:rsidRDefault="00F44F76" w:rsidP="00F44F76">
      <w:pPr>
        <w:pStyle w:val="Bibliography"/>
      </w:pPr>
      <w:r w:rsidRPr="00F44F76">
        <w:rPr>
          <w:lang w:val="en-US"/>
        </w:rPr>
        <w:t>[19]</w:t>
      </w:r>
      <w:r w:rsidRPr="00F44F76">
        <w:rPr>
          <w:lang w:val="en-US"/>
        </w:rPr>
        <w:tab/>
        <w:t xml:space="preserve">«Data Access Object», </w:t>
      </w:r>
      <w:r w:rsidRPr="00F44F76">
        <w:rPr>
          <w:i/>
          <w:iCs/>
          <w:lang w:val="en-US"/>
        </w:rPr>
        <w:t>Wikipedia</w:t>
      </w:r>
      <w:r w:rsidRPr="00F44F76">
        <w:rPr>
          <w:lang w:val="en-US"/>
        </w:rPr>
        <w:t xml:space="preserve">. 31. Juli 2021. </w:t>
      </w:r>
      <w:r w:rsidRPr="00F44F76">
        <w:t>Zugegriffen: 7. Februar 2025. [Online]. Verfügbar unter: https://de.wikipedia.org/w/index.php?title=Data_Access_Object&amp;oldid=214388984</w:t>
      </w:r>
    </w:p>
    <w:p w14:paraId="03264D0F" w14:textId="49C5CC9C" w:rsidR="005E7001" w:rsidRPr="00936713" w:rsidRDefault="00432DB1" w:rsidP="005E7001">
      <w:r w:rsidRPr="00936713">
        <w:fldChar w:fldCharType="end"/>
      </w:r>
    </w:p>
    <w:p w14:paraId="4EBBBB33" w14:textId="54380A58" w:rsidR="00432DB1" w:rsidRPr="00936713" w:rsidRDefault="00432DB1">
      <w:pPr>
        <w:spacing w:line="240" w:lineRule="auto"/>
      </w:pPr>
      <w:r w:rsidRPr="00936713">
        <w:br w:type="page"/>
      </w:r>
    </w:p>
    <w:p w14:paraId="16482D2A" w14:textId="356AE829" w:rsidR="005E7001" w:rsidRPr="00936713" w:rsidRDefault="00183580" w:rsidP="00432DB1">
      <w:pPr>
        <w:pStyle w:val="Heading1"/>
      </w:pPr>
      <w:bookmarkStart w:id="217" w:name="_Toc188879068"/>
      <w:bookmarkStart w:id="218" w:name="_Toc190802619"/>
      <w:r w:rsidRPr="00936713">
        <w:lastRenderedPageBreak/>
        <w:t>Anhang</w:t>
      </w:r>
      <w:bookmarkEnd w:id="217"/>
      <w:bookmarkEnd w:id="218"/>
    </w:p>
    <w:p w14:paraId="3C950424" w14:textId="08294132" w:rsidR="00183580" w:rsidRPr="00936713" w:rsidRDefault="00432DB1" w:rsidP="00432DB1">
      <w:pPr>
        <w:pStyle w:val="Heading2"/>
      </w:pPr>
      <w:bookmarkStart w:id="219" w:name="_Toc190802620"/>
      <w:r w:rsidRPr="00936713">
        <w:t>Sourcecode</w:t>
      </w:r>
      <w:bookmarkEnd w:id="219"/>
    </w:p>
    <w:p w14:paraId="4B5C0FAF" w14:textId="57E06763" w:rsidR="00432DB1" w:rsidRPr="00936713" w:rsidRDefault="00432DB1" w:rsidP="00432DB1">
      <w:r w:rsidRPr="00936713">
        <w:t>Der Sourcecode zum PoC der Baustellen App befindet sich in folgendem Git Repository</w:t>
      </w:r>
    </w:p>
    <w:p w14:paraId="14DD5D99" w14:textId="77777777" w:rsidR="00432DB1" w:rsidRPr="00936713" w:rsidRDefault="00432DB1" w:rsidP="00432DB1"/>
    <w:p w14:paraId="72D39953" w14:textId="65FB8BFC" w:rsidR="00432DB1" w:rsidRPr="00936713" w:rsidRDefault="00432DB1" w:rsidP="00432DB1">
      <w:hyperlink r:id="rId64" w:history="1">
        <w:r w:rsidRPr="00936713">
          <w:rPr>
            <w:rStyle w:val="Hyperlink"/>
          </w:rPr>
          <w:t>https://github.com/zuercheram/bauestellen-app</w:t>
        </w:r>
      </w:hyperlink>
    </w:p>
    <w:p w14:paraId="5B38DC7F" w14:textId="77777777" w:rsidR="00432DB1" w:rsidRPr="00936713" w:rsidRDefault="00432DB1" w:rsidP="00432DB1"/>
    <w:p w14:paraId="6B8DEBBA" w14:textId="4630C611" w:rsidR="00432DB1" w:rsidRPr="00936713" w:rsidRDefault="00432DB1">
      <w:pPr>
        <w:spacing w:line="240" w:lineRule="auto"/>
      </w:pPr>
      <w:r w:rsidRPr="00936713">
        <w:br w:type="page"/>
      </w:r>
    </w:p>
    <w:p w14:paraId="582B621A" w14:textId="3463B187" w:rsidR="00E857B9" w:rsidRPr="00936713" w:rsidRDefault="008F6556" w:rsidP="00432DB1">
      <w:pPr>
        <w:pStyle w:val="Heading1"/>
      </w:pPr>
      <w:r>
        <w:lastRenderedPageBreak/>
        <w:t xml:space="preserve"> </w:t>
      </w:r>
      <w:bookmarkStart w:id="220" w:name="_Toc190802621"/>
      <w:r w:rsidR="00432DB1" w:rsidRPr="00936713">
        <w:t>Verwendung von KI</w:t>
      </w:r>
      <w:bookmarkEnd w:id="220"/>
    </w:p>
    <w:p w14:paraId="7D19894D" w14:textId="2D886031" w:rsidR="00432DB1" w:rsidRPr="00936713" w:rsidRDefault="00432DB1" w:rsidP="00432DB1">
      <w:r w:rsidRPr="00936713">
        <w:t>In dieser Arbeit wurde auf die Verwendung von KI verzichtet.</w:t>
      </w:r>
    </w:p>
    <w:p w14:paraId="7E899FB2" w14:textId="00C07604" w:rsidR="00432DB1" w:rsidRPr="00936713" w:rsidRDefault="00432DB1">
      <w:pPr>
        <w:spacing w:line="240" w:lineRule="auto"/>
      </w:pPr>
      <w:r w:rsidRPr="00936713">
        <w:br w:type="page"/>
      </w:r>
    </w:p>
    <w:p w14:paraId="54955D4C" w14:textId="77777777" w:rsidR="005E7001" w:rsidRPr="00936713" w:rsidRDefault="005E7001" w:rsidP="00432DB1">
      <w:pPr>
        <w:pStyle w:val="Heading1"/>
      </w:pPr>
      <w:bookmarkStart w:id="221" w:name="_Toc166052224"/>
      <w:bookmarkStart w:id="222" w:name="_Toc188879069"/>
      <w:bookmarkStart w:id="223" w:name="_Toc190802622"/>
      <w:r w:rsidRPr="00936713">
        <w:lastRenderedPageBreak/>
        <w:t>Selbständigkeitserklärung</w:t>
      </w:r>
      <w:bookmarkEnd w:id="221"/>
      <w:bookmarkEnd w:id="222"/>
      <w:bookmarkEnd w:id="223"/>
    </w:p>
    <w:p w14:paraId="01291331" w14:textId="77777777" w:rsidR="005E7001" w:rsidRPr="00936713" w:rsidRDefault="005E7001" w:rsidP="005E7001">
      <w:r w:rsidRPr="00936713">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936713" w:rsidRDefault="005E7001" w:rsidP="005E7001"/>
    <w:p w14:paraId="525CD594" w14:textId="77777777" w:rsidR="005E7001" w:rsidRPr="00936713" w:rsidRDefault="005E7001" w:rsidP="005E7001">
      <w:r w:rsidRPr="00936713">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936713" w:rsidRDefault="005E7001" w:rsidP="005E7001"/>
    <w:p w14:paraId="4CD3186D" w14:textId="77777777" w:rsidR="005E7001" w:rsidRPr="00936713" w:rsidRDefault="005E7001" w:rsidP="005E7001"/>
    <w:p w14:paraId="595CDDD8" w14:textId="77777777" w:rsidR="005E7001" w:rsidRPr="00936713" w:rsidRDefault="005E7001" w:rsidP="005E7001">
      <w:r w:rsidRPr="00936713">
        <w:t>Ort, Datum:</w:t>
      </w:r>
    </w:p>
    <w:p w14:paraId="5AB795E9" w14:textId="77777777" w:rsidR="005E7001" w:rsidRPr="00936713" w:rsidRDefault="005E7001" w:rsidP="005E7001"/>
    <w:p w14:paraId="02F52AA7" w14:textId="3DC1A4A5" w:rsidR="0091644A" w:rsidRPr="00936713" w:rsidRDefault="0091644A" w:rsidP="005E7001"/>
    <w:p w14:paraId="3AA38074" w14:textId="77777777" w:rsidR="0091644A" w:rsidRPr="00936713" w:rsidRDefault="0091644A" w:rsidP="0091644A">
      <w:pPr>
        <w:pStyle w:val="Heading1"/>
        <w:numPr>
          <w:ilvl w:val="0"/>
          <w:numId w:val="0"/>
        </w:numPr>
        <w:ind w:left="360" w:hanging="360"/>
      </w:pPr>
    </w:p>
    <w:p w14:paraId="2E4E8635" w14:textId="77777777" w:rsidR="0091644A" w:rsidRPr="00936713" w:rsidRDefault="0091644A" w:rsidP="0091644A">
      <w:pPr>
        <w:pStyle w:val="Heading1"/>
        <w:numPr>
          <w:ilvl w:val="0"/>
          <w:numId w:val="0"/>
        </w:numPr>
        <w:ind w:left="360" w:hanging="360"/>
      </w:pPr>
    </w:p>
    <w:p w14:paraId="537B403D" w14:textId="77777777" w:rsidR="0091644A" w:rsidRPr="00936713" w:rsidRDefault="0091644A" w:rsidP="0091644A">
      <w:pPr>
        <w:pStyle w:val="Heading1"/>
        <w:numPr>
          <w:ilvl w:val="0"/>
          <w:numId w:val="0"/>
        </w:numPr>
        <w:ind w:left="360" w:hanging="360"/>
      </w:pPr>
    </w:p>
    <w:p w14:paraId="0155C592" w14:textId="77777777" w:rsidR="0091644A" w:rsidRPr="00936713" w:rsidRDefault="0091644A" w:rsidP="0091644A">
      <w:pPr>
        <w:pStyle w:val="Heading1"/>
        <w:numPr>
          <w:ilvl w:val="0"/>
          <w:numId w:val="0"/>
        </w:numPr>
        <w:ind w:left="360" w:hanging="360"/>
      </w:pPr>
    </w:p>
    <w:p w14:paraId="72264DFC" w14:textId="77777777" w:rsidR="0091644A" w:rsidRPr="00936713" w:rsidRDefault="0091644A" w:rsidP="0091644A">
      <w:pPr>
        <w:pStyle w:val="Heading1"/>
        <w:numPr>
          <w:ilvl w:val="0"/>
          <w:numId w:val="0"/>
        </w:numPr>
        <w:ind w:left="360" w:hanging="360"/>
      </w:pPr>
    </w:p>
    <w:p w14:paraId="45139B27" w14:textId="77777777" w:rsidR="0091644A" w:rsidRPr="00936713" w:rsidRDefault="0091644A" w:rsidP="0091644A">
      <w:pPr>
        <w:pStyle w:val="Heading1"/>
        <w:numPr>
          <w:ilvl w:val="0"/>
          <w:numId w:val="0"/>
        </w:numPr>
        <w:ind w:left="360" w:hanging="360"/>
      </w:pPr>
    </w:p>
    <w:p w14:paraId="7999C092" w14:textId="3C14DC38" w:rsidR="007D2A18" w:rsidRPr="00936713" w:rsidRDefault="007D2A18" w:rsidP="00F56891"/>
    <w:sectPr w:rsidR="007D2A18" w:rsidRPr="00936713"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2-17T10:58:00Z" w:initials="AZ">
    <w:p w14:paraId="2E6F6D59" w14:textId="77777777" w:rsidR="00931052" w:rsidRDefault="00931052" w:rsidP="00931052">
      <w:pPr>
        <w:pStyle w:val="CommentText"/>
      </w:pPr>
      <w:r>
        <w:rPr>
          <w:rStyle w:val="CommentReference"/>
        </w:rPr>
        <w:annotationRef/>
      </w:r>
      <w:r>
        <w:t xml:space="preserve">Würde ich umformulieren: Auf der Baustelle haben die MitarbeiterInnen </w:t>
      </w:r>
    </w:p>
  </w:comment>
  <w:comment w:id="3" w:author="Anna Zürcher" w:date="2025-02-17T10:59:00Z" w:initials="AZ">
    <w:p w14:paraId="30D15F3C" w14:textId="77777777"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8"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26" w:author="Anna Zürcher" w:date="2025-02-17T12:13:00Z" w:initials="AZ">
    <w:p w14:paraId="29CEBCC1" w14:textId="77777777" w:rsidR="0060051D" w:rsidRDefault="0060051D" w:rsidP="0060051D">
      <w:pPr>
        <w:pStyle w:val="CommentText"/>
      </w:pPr>
      <w:r>
        <w:rPr>
          <w:rStyle w:val="CommentReference"/>
        </w:rPr>
        <w:annotationRef/>
      </w:r>
      <w:r>
        <w:t>Dito Abb 1</w:t>
      </w:r>
    </w:p>
  </w:comment>
  <w:comment w:id="38"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4" w:author="Anna Zürcher" w:date="2025-02-17T14:58:00Z" w:initials="AZ">
    <w:p w14:paraId="1F06438F" w14:textId="77777777" w:rsidR="00646A1D" w:rsidRDefault="00646A1D" w:rsidP="00646A1D">
      <w:pPr>
        <w:pStyle w:val="CommentText"/>
      </w:pPr>
      <w:r>
        <w:rPr>
          <w:rStyle w:val="CommentReference"/>
        </w:rPr>
        <w:annotationRef/>
      </w:r>
      <w:r>
        <w:t>Komische satz, was wettsch säge</w:t>
      </w:r>
    </w:p>
  </w:comment>
  <w:comment w:id="66"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106"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20"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39"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58"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62"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66" w:author="Anna Zürcher" w:date="2025-02-18T07:17:00Z" w:initials="AZ">
    <w:p w14:paraId="2BCF2FDB" w14:textId="77777777" w:rsidR="00F627B0" w:rsidRDefault="00F627B0" w:rsidP="00F627B0">
      <w:pPr>
        <w:pStyle w:val="CommentText"/>
      </w:pPr>
      <w:r>
        <w:rPr>
          <w:rStyle w:val="CommentReference"/>
        </w:rPr>
        <w:annotationRef/>
      </w:r>
      <w:r>
        <w:t>Stimmt nicht mit dem Bild überein</w:t>
      </w:r>
    </w:p>
  </w:comment>
  <w:comment w:id="170"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 w:id="194" w:author="Anna Zürcher" w:date="2025-02-18T11:56:00Z" w:initials="AZ">
    <w:p w14:paraId="4CED5EF4" w14:textId="77777777" w:rsidR="0056599C" w:rsidRDefault="0056599C" w:rsidP="0056599C">
      <w:pPr>
        <w:pStyle w:val="CommentText"/>
      </w:pPr>
      <w:r>
        <w:rPr>
          <w:rStyle w:val="CommentReference"/>
        </w:rPr>
        <w:annotationRef/>
      </w:r>
      <w:r>
        <w:t>Anderer ausdruck als gängige praxis verwenden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6F6D59" w15:done="1"/>
  <w15:commentEx w15:paraId="30D15F3C" w15:done="1"/>
  <w15:commentEx w15:paraId="28EC70C1" w15:done="1"/>
  <w15:commentEx w15:paraId="29CEBCC1" w15:done="1"/>
  <w15:commentEx w15:paraId="11C57AE7" w15:done="1"/>
  <w15:commentEx w15:paraId="1F06438F" w15:done="1"/>
  <w15:commentEx w15:paraId="69B1A028" w15:done="1"/>
  <w15:commentEx w15:paraId="2146F0DC" w15:done="0"/>
  <w15:commentEx w15:paraId="154C3B4B" w15:done="1"/>
  <w15:commentEx w15:paraId="6AF3A370" w15:done="0"/>
  <w15:commentEx w15:paraId="5D0C030F" w15:done="0"/>
  <w15:commentEx w15:paraId="4D40195E" w15:done="0"/>
  <w15:commentEx w15:paraId="2BCF2FDB" w15:done="0"/>
  <w15:commentEx w15:paraId="0230B143" w15:done="0"/>
  <w15:commentEx w15:paraId="4CED5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AA9864" w16cex:dateUtc="2025-02-17T09:58:00Z"/>
  <w16cex:commentExtensible w16cex:durableId="131B7861" w16cex:dateUtc="2025-02-17T09:59:00Z"/>
  <w16cex:commentExtensible w16cex:durableId="70DBE84A" w16cex:dateUtc="2025-02-17T15:45:00Z"/>
  <w16cex:commentExtensible w16cex:durableId="2D7B695F" w16cex:dateUtc="2025-02-17T11:13:00Z"/>
  <w16cex:commentExtensible w16cex:durableId="222500FB" w16cex:dateUtc="2025-02-17T12:44:00Z"/>
  <w16cex:commentExtensible w16cex:durableId="12BFCC03" w16cex:dateUtc="2025-02-17T13:58: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554A6878" w16cex:dateUtc="2025-02-18T06:17:00Z"/>
  <w16cex:commentExtensible w16cex:durableId="2B6BC764" w16cex:dateUtc="2025-02-18T07:05:00Z"/>
  <w16cex:commentExtensible w16cex:durableId="6430CEE5" w16cex:dateUtc="2025-02-18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6F6D59" w16cid:durableId="2EAA9864"/>
  <w16cid:commentId w16cid:paraId="30D15F3C" w16cid:durableId="131B7861"/>
  <w16cid:commentId w16cid:paraId="28EC70C1" w16cid:durableId="70DBE84A"/>
  <w16cid:commentId w16cid:paraId="29CEBCC1" w16cid:durableId="2D7B695F"/>
  <w16cid:commentId w16cid:paraId="11C57AE7" w16cid:durableId="222500FB"/>
  <w16cid:commentId w16cid:paraId="1F06438F" w16cid:durableId="12BFCC03"/>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2BCF2FDB" w16cid:durableId="554A6878"/>
  <w16cid:commentId w16cid:paraId="0230B143" w16cid:durableId="2B6BC764"/>
  <w16cid:commentId w16cid:paraId="4CED5EF4" w16cid:durableId="6430C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CDA1D" w14:textId="77777777" w:rsidR="002C1842" w:rsidRPr="00936713" w:rsidRDefault="002C1842" w:rsidP="006312E0">
      <w:pPr>
        <w:spacing w:line="240" w:lineRule="auto"/>
      </w:pPr>
      <w:r w:rsidRPr="00936713">
        <w:separator/>
      </w:r>
    </w:p>
  </w:endnote>
  <w:endnote w:type="continuationSeparator" w:id="0">
    <w:p w14:paraId="51FEB526" w14:textId="77777777" w:rsidR="002C1842" w:rsidRPr="00936713" w:rsidRDefault="002C1842"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802E50" w:rsidRPr="00936713">
      <w:rPr>
        <w:color w:val="697D91"/>
      </w:rPr>
      <w:t>[Titel der Arbeit</w:t>
    </w:r>
    <w:r w:rsidR="00BB45BA" w:rsidRPr="00936713">
      <w:rPr>
        <w:color w:val="697D91"/>
      </w:rPr>
      <w:t>, Version, Datum</w:t>
    </w:r>
    <w:r w:rsidR="00802E50" w:rsidRPr="00936713">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6E4E9" w14:textId="77777777" w:rsidR="002C1842" w:rsidRPr="00936713" w:rsidRDefault="002C1842" w:rsidP="006312E0">
      <w:pPr>
        <w:spacing w:line="240" w:lineRule="auto"/>
      </w:pPr>
    </w:p>
  </w:footnote>
  <w:footnote w:type="continuationSeparator" w:id="0">
    <w:p w14:paraId="5B1E47B3" w14:textId="77777777" w:rsidR="002C1842" w:rsidRPr="00936713" w:rsidRDefault="002C1842" w:rsidP="006312E0">
      <w:pPr>
        <w:spacing w:line="240" w:lineRule="auto"/>
      </w:pPr>
      <w:r w:rsidRPr="00936713">
        <w:continuationSeparator/>
      </w:r>
    </w:p>
  </w:footnote>
  <w:footnote w:id="1">
    <w:p w14:paraId="0239919F" w14:textId="6EB3F6A7" w:rsidR="000B148A" w:rsidRPr="000B148A" w:rsidRDefault="000B148A">
      <w:pPr>
        <w:pStyle w:val="FootnoteText"/>
        <w:rPr>
          <w:lang w:val="de-DE"/>
        </w:rPr>
      </w:pPr>
      <w:r>
        <w:rPr>
          <w:rStyle w:val="FootnoteReference"/>
        </w:rPr>
        <w:footnoteRef/>
      </w:r>
      <w:r w:rsidRPr="000B148A">
        <w:rPr>
          <w:lang w:val="de-DE"/>
        </w:rPr>
        <w:t xml:space="preserve"> Im wei</w:t>
      </w:r>
      <w:r>
        <w:rPr>
          <w:lang w:val="de-DE"/>
        </w:rPr>
        <w:t xml:space="preserve">teren Dokument wird der </w:t>
      </w:r>
      <w:r w:rsidR="00FC4505">
        <w:rPr>
          <w:lang w:val="de-DE"/>
        </w:rPr>
        <w:t>Einfachheit halber</w:t>
      </w:r>
      <w:r>
        <w:rPr>
          <w:lang w:val="de-DE"/>
        </w:rPr>
        <w:t xml:space="preserve"> </w:t>
      </w:r>
      <w:r w:rsidR="00517D12">
        <w:rPr>
          <w:lang w:val="de-DE"/>
        </w:rPr>
        <w:t>„Mitarbeiter“, „Sachbearbeiter“ und „Projektleiter“</w:t>
      </w:r>
      <w:r>
        <w:rPr>
          <w:lang w:val="de-DE"/>
        </w:rPr>
        <w:t xml:space="preserve"> verwendet.</w:t>
      </w:r>
    </w:p>
  </w:footnote>
  <w:footnote w:id="2">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9"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D649B7"/>
    <w:multiLevelType w:val="hybridMultilevel"/>
    <w:tmpl w:val="91609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1"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8"/>
  </w:num>
  <w:num w:numId="7" w16cid:durableId="1666664160">
    <w:abstractNumId w:val="15"/>
  </w:num>
  <w:num w:numId="8" w16cid:durableId="224951031">
    <w:abstractNumId w:val="9"/>
  </w:num>
  <w:num w:numId="9" w16cid:durableId="1242567326">
    <w:abstractNumId w:val="44"/>
  </w:num>
  <w:num w:numId="10" w16cid:durableId="1172724577">
    <w:abstractNumId w:val="43"/>
  </w:num>
  <w:num w:numId="11" w16cid:durableId="1773478208">
    <w:abstractNumId w:val="36"/>
  </w:num>
  <w:num w:numId="12" w16cid:durableId="321660237">
    <w:abstractNumId w:val="21"/>
  </w:num>
  <w:num w:numId="13" w16cid:durableId="579215756">
    <w:abstractNumId w:val="16"/>
  </w:num>
  <w:num w:numId="14" w16cid:durableId="1524854164">
    <w:abstractNumId w:val="11"/>
  </w:num>
  <w:num w:numId="15" w16cid:durableId="1698778126">
    <w:abstractNumId w:val="51"/>
  </w:num>
  <w:num w:numId="16" w16cid:durableId="877010866">
    <w:abstractNumId w:val="14"/>
  </w:num>
  <w:num w:numId="17" w16cid:durableId="1299913697">
    <w:abstractNumId w:val="19"/>
  </w:num>
  <w:num w:numId="18" w16cid:durableId="596446610">
    <w:abstractNumId w:val="39"/>
  </w:num>
  <w:num w:numId="19" w16cid:durableId="1341738949">
    <w:abstractNumId w:val="6"/>
  </w:num>
  <w:num w:numId="20" w16cid:durableId="1535272013">
    <w:abstractNumId w:val="13"/>
  </w:num>
  <w:num w:numId="21" w16cid:durableId="723023878">
    <w:abstractNumId w:val="41"/>
  </w:num>
  <w:num w:numId="22" w16cid:durableId="455687334">
    <w:abstractNumId w:val="48"/>
  </w:num>
  <w:num w:numId="23" w16cid:durableId="1073089048">
    <w:abstractNumId w:val="47"/>
  </w:num>
  <w:num w:numId="24" w16cid:durableId="207955983">
    <w:abstractNumId w:val="49"/>
  </w:num>
  <w:num w:numId="25" w16cid:durableId="802580844">
    <w:abstractNumId w:val="22"/>
  </w:num>
  <w:num w:numId="26" w16cid:durableId="1872497276">
    <w:abstractNumId w:val="46"/>
  </w:num>
  <w:num w:numId="27" w16cid:durableId="2026204738">
    <w:abstractNumId w:val="23"/>
  </w:num>
  <w:num w:numId="28" w16cid:durableId="1326009092">
    <w:abstractNumId w:val="18"/>
  </w:num>
  <w:num w:numId="29" w16cid:durableId="976032396">
    <w:abstractNumId w:val="32"/>
  </w:num>
  <w:num w:numId="30" w16cid:durableId="1260984880">
    <w:abstractNumId w:val="37"/>
  </w:num>
  <w:num w:numId="31" w16cid:durableId="1012417067">
    <w:abstractNumId w:val="17"/>
  </w:num>
  <w:num w:numId="32" w16cid:durableId="1931961316">
    <w:abstractNumId w:val="50"/>
  </w:num>
  <w:num w:numId="33" w16cid:durableId="1078479770">
    <w:abstractNumId w:val="8"/>
  </w:num>
  <w:num w:numId="34" w16cid:durableId="300312447">
    <w:abstractNumId w:val="20"/>
  </w:num>
  <w:num w:numId="35" w16cid:durableId="1421368329">
    <w:abstractNumId w:val="7"/>
  </w:num>
  <w:num w:numId="36" w16cid:durableId="1400790747">
    <w:abstractNumId w:val="34"/>
  </w:num>
  <w:num w:numId="37" w16cid:durableId="1248658991">
    <w:abstractNumId w:val="45"/>
  </w:num>
  <w:num w:numId="38" w16cid:durableId="1887328664">
    <w:abstractNumId w:val="38"/>
  </w:num>
  <w:num w:numId="39" w16cid:durableId="748191072">
    <w:abstractNumId w:val="24"/>
  </w:num>
  <w:num w:numId="40" w16cid:durableId="2087146123">
    <w:abstractNumId w:val="40"/>
  </w:num>
  <w:num w:numId="41" w16cid:durableId="1541819228">
    <w:abstractNumId w:val="30"/>
  </w:num>
  <w:num w:numId="42" w16cid:durableId="1611471604">
    <w:abstractNumId w:val="29"/>
  </w:num>
  <w:num w:numId="43" w16cid:durableId="252009853">
    <w:abstractNumId w:val="35"/>
  </w:num>
  <w:num w:numId="44" w16cid:durableId="107435494">
    <w:abstractNumId w:val="5"/>
  </w:num>
  <w:num w:numId="45" w16cid:durableId="1750345391">
    <w:abstractNumId w:val="31"/>
  </w:num>
  <w:num w:numId="46" w16cid:durableId="1614095286">
    <w:abstractNumId w:val="26"/>
  </w:num>
  <w:num w:numId="47" w16cid:durableId="111705527">
    <w:abstractNumId w:val="10"/>
  </w:num>
  <w:num w:numId="48" w16cid:durableId="1027951465">
    <w:abstractNumId w:val="33"/>
  </w:num>
  <w:num w:numId="49" w16cid:durableId="295532386">
    <w:abstractNumId w:val="25"/>
  </w:num>
  <w:num w:numId="50" w16cid:durableId="1112674182">
    <w:abstractNumId w:val="27"/>
  </w:num>
  <w:num w:numId="51" w16cid:durableId="792791375">
    <w:abstractNumId w:val="42"/>
  </w:num>
  <w:num w:numId="52" w16cid:durableId="250048746">
    <w:abstractNumId w:val="1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B6"/>
    <w:rsid w:val="00011073"/>
    <w:rsid w:val="0001344D"/>
    <w:rsid w:val="000255BB"/>
    <w:rsid w:val="000270F0"/>
    <w:rsid w:val="00027587"/>
    <w:rsid w:val="00032582"/>
    <w:rsid w:val="00035727"/>
    <w:rsid w:val="00045A90"/>
    <w:rsid w:val="00046DF7"/>
    <w:rsid w:val="00047CC4"/>
    <w:rsid w:val="00050F8D"/>
    <w:rsid w:val="00052655"/>
    <w:rsid w:val="000770E3"/>
    <w:rsid w:val="000800C5"/>
    <w:rsid w:val="0008421C"/>
    <w:rsid w:val="00094132"/>
    <w:rsid w:val="00095124"/>
    <w:rsid w:val="00095C44"/>
    <w:rsid w:val="00095E66"/>
    <w:rsid w:val="000A0D95"/>
    <w:rsid w:val="000A3AD4"/>
    <w:rsid w:val="000A3D94"/>
    <w:rsid w:val="000B09D1"/>
    <w:rsid w:val="000B12E6"/>
    <w:rsid w:val="000B148A"/>
    <w:rsid w:val="000B4AC5"/>
    <w:rsid w:val="000B5AC8"/>
    <w:rsid w:val="000C56B6"/>
    <w:rsid w:val="000C6821"/>
    <w:rsid w:val="000E29F5"/>
    <w:rsid w:val="000E2F7E"/>
    <w:rsid w:val="000E3A2D"/>
    <w:rsid w:val="000E3B5A"/>
    <w:rsid w:val="000E67E7"/>
    <w:rsid w:val="000F013A"/>
    <w:rsid w:val="000F2BDF"/>
    <w:rsid w:val="000F3789"/>
    <w:rsid w:val="000F5B6A"/>
    <w:rsid w:val="00101B32"/>
    <w:rsid w:val="00103070"/>
    <w:rsid w:val="001101BF"/>
    <w:rsid w:val="00111718"/>
    <w:rsid w:val="00112357"/>
    <w:rsid w:val="0011235C"/>
    <w:rsid w:val="001142FE"/>
    <w:rsid w:val="00114CAF"/>
    <w:rsid w:val="00115E85"/>
    <w:rsid w:val="001215C7"/>
    <w:rsid w:val="00124F03"/>
    <w:rsid w:val="00127827"/>
    <w:rsid w:val="00132D96"/>
    <w:rsid w:val="001330B8"/>
    <w:rsid w:val="00133111"/>
    <w:rsid w:val="00133169"/>
    <w:rsid w:val="0013359C"/>
    <w:rsid w:val="0013791A"/>
    <w:rsid w:val="00143A23"/>
    <w:rsid w:val="00145C8A"/>
    <w:rsid w:val="0015023D"/>
    <w:rsid w:val="001552D9"/>
    <w:rsid w:val="0016528C"/>
    <w:rsid w:val="00170D9E"/>
    <w:rsid w:val="00171F62"/>
    <w:rsid w:val="00174CC2"/>
    <w:rsid w:val="00176DF1"/>
    <w:rsid w:val="00183580"/>
    <w:rsid w:val="001922DD"/>
    <w:rsid w:val="001929D8"/>
    <w:rsid w:val="00196C5A"/>
    <w:rsid w:val="001A534A"/>
    <w:rsid w:val="001A5FEE"/>
    <w:rsid w:val="001A6909"/>
    <w:rsid w:val="001A728E"/>
    <w:rsid w:val="001A7B3B"/>
    <w:rsid w:val="001B0F1A"/>
    <w:rsid w:val="001B74AD"/>
    <w:rsid w:val="001C0A72"/>
    <w:rsid w:val="001C2A85"/>
    <w:rsid w:val="001C4B4E"/>
    <w:rsid w:val="001C5DE7"/>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58A3"/>
    <w:rsid w:val="002458A8"/>
    <w:rsid w:val="002502B0"/>
    <w:rsid w:val="00250D9B"/>
    <w:rsid w:val="00253C8F"/>
    <w:rsid w:val="0025574A"/>
    <w:rsid w:val="00257260"/>
    <w:rsid w:val="00257D72"/>
    <w:rsid w:val="00262FD7"/>
    <w:rsid w:val="00272FC3"/>
    <w:rsid w:val="002770E5"/>
    <w:rsid w:val="00291C33"/>
    <w:rsid w:val="00293E2B"/>
    <w:rsid w:val="00294D06"/>
    <w:rsid w:val="00295D9C"/>
    <w:rsid w:val="00296E81"/>
    <w:rsid w:val="0029742F"/>
    <w:rsid w:val="002A0932"/>
    <w:rsid w:val="002B0461"/>
    <w:rsid w:val="002B342E"/>
    <w:rsid w:val="002B5231"/>
    <w:rsid w:val="002B5AA9"/>
    <w:rsid w:val="002C1842"/>
    <w:rsid w:val="002D131A"/>
    <w:rsid w:val="002D401C"/>
    <w:rsid w:val="002E1A65"/>
    <w:rsid w:val="002E4F2E"/>
    <w:rsid w:val="002E6B64"/>
    <w:rsid w:val="002E6C41"/>
    <w:rsid w:val="002E777B"/>
    <w:rsid w:val="002F1E80"/>
    <w:rsid w:val="002F382F"/>
    <w:rsid w:val="003010C0"/>
    <w:rsid w:val="00306668"/>
    <w:rsid w:val="00306A60"/>
    <w:rsid w:val="00311FA7"/>
    <w:rsid w:val="00313E62"/>
    <w:rsid w:val="00314D27"/>
    <w:rsid w:val="00315D50"/>
    <w:rsid w:val="0033009B"/>
    <w:rsid w:val="00332DFA"/>
    <w:rsid w:val="00335199"/>
    <w:rsid w:val="00337596"/>
    <w:rsid w:val="00346025"/>
    <w:rsid w:val="0034632F"/>
    <w:rsid w:val="0035105E"/>
    <w:rsid w:val="003511EC"/>
    <w:rsid w:val="00361112"/>
    <w:rsid w:val="00362E79"/>
    <w:rsid w:val="003653F6"/>
    <w:rsid w:val="0036651A"/>
    <w:rsid w:val="00372702"/>
    <w:rsid w:val="00377CED"/>
    <w:rsid w:val="00380DCC"/>
    <w:rsid w:val="003838FC"/>
    <w:rsid w:val="003855CA"/>
    <w:rsid w:val="003A4118"/>
    <w:rsid w:val="003A4CD0"/>
    <w:rsid w:val="003B1648"/>
    <w:rsid w:val="003B66F4"/>
    <w:rsid w:val="003C10EB"/>
    <w:rsid w:val="003D3ABE"/>
    <w:rsid w:val="003D4775"/>
    <w:rsid w:val="003D5E21"/>
    <w:rsid w:val="003E14BF"/>
    <w:rsid w:val="003E53A1"/>
    <w:rsid w:val="003E626E"/>
    <w:rsid w:val="003F7020"/>
    <w:rsid w:val="00400BA6"/>
    <w:rsid w:val="00402D96"/>
    <w:rsid w:val="004039AF"/>
    <w:rsid w:val="004040BE"/>
    <w:rsid w:val="0040451C"/>
    <w:rsid w:val="00413298"/>
    <w:rsid w:val="004144A2"/>
    <w:rsid w:val="0041668E"/>
    <w:rsid w:val="00416C9D"/>
    <w:rsid w:val="004202F9"/>
    <w:rsid w:val="0042274F"/>
    <w:rsid w:val="00423ACF"/>
    <w:rsid w:val="00424770"/>
    <w:rsid w:val="00426B89"/>
    <w:rsid w:val="0043037B"/>
    <w:rsid w:val="00432DB1"/>
    <w:rsid w:val="0043448A"/>
    <w:rsid w:val="00435BFD"/>
    <w:rsid w:val="00457584"/>
    <w:rsid w:val="00460E0F"/>
    <w:rsid w:val="00462CB2"/>
    <w:rsid w:val="00464AA9"/>
    <w:rsid w:val="00467A9B"/>
    <w:rsid w:val="00472122"/>
    <w:rsid w:val="0047710B"/>
    <w:rsid w:val="004A28AA"/>
    <w:rsid w:val="004A4D9D"/>
    <w:rsid w:val="004B0773"/>
    <w:rsid w:val="004B2487"/>
    <w:rsid w:val="004B2D30"/>
    <w:rsid w:val="004B2E9C"/>
    <w:rsid w:val="004B3039"/>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7D12"/>
    <w:rsid w:val="00520CA3"/>
    <w:rsid w:val="00530949"/>
    <w:rsid w:val="0053118D"/>
    <w:rsid w:val="005346F4"/>
    <w:rsid w:val="00534E68"/>
    <w:rsid w:val="00537331"/>
    <w:rsid w:val="00540E2F"/>
    <w:rsid w:val="005479A4"/>
    <w:rsid w:val="00552732"/>
    <w:rsid w:val="0055645D"/>
    <w:rsid w:val="00556E27"/>
    <w:rsid w:val="00557394"/>
    <w:rsid w:val="00562437"/>
    <w:rsid w:val="00562A59"/>
    <w:rsid w:val="00562BE7"/>
    <w:rsid w:val="0056599C"/>
    <w:rsid w:val="00567B75"/>
    <w:rsid w:val="0057172A"/>
    <w:rsid w:val="005758C9"/>
    <w:rsid w:val="00575979"/>
    <w:rsid w:val="00576E20"/>
    <w:rsid w:val="005925A6"/>
    <w:rsid w:val="005955FE"/>
    <w:rsid w:val="005966E2"/>
    <w:rsid w:val="005A21FF"/>
    <w:rsid w:val="005A2578"/>
    <w:rsid w:val="005A3036"/>
    <w:rsid w:val="005A47F2"/>
    <w:rsid w:val="005B071C"/>
    <w:rsid w:val="005B19D3"/>
    <w:rsid w:val="005B5FF7"/>
    <w:rsid w:val="005B6457"/>
    <w:rsid w:val="005B745F"/>
    <w:rsid w:val="005B78F8"/>
    <w:rsid w:val="005C16A3"/>
    <w:rsid w:val="005C2FDB"/>
    <w:rsid w:val="005D0D35"/>
    <w:rsid w:val="005D2AC4"/>
    <w:rsid w:val="005D6623"/>
    <w:rsid w:val="005E20CD"/>
    <w:rsid w:val="005E3C39"/>
    <w:rsid w:val="005E7001"/>
    <w:rsid w:val="005F1394"/>
    <w:rsid w:val="005F41F9"/>
    <w:rsid w:val="005F7206"/>
    <w:rsid w:val="0060051D"/>
    <w:rsid w:val="00601C1B"/>
    <w:rsid w:val="006043C3"/>
    <w:rsid w:val="006051FF"/>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5CAD"/>
    <w:rsid w:val="006F73E6"/>
    <w:rsid w:val="006F7567"/>
    <w:rsid w:val="007018EE"/>
    <w:rsid w:val="00701B3F"/>
    <w:rsid w:val="007035B0"/>
    <w:rsid w:val="007050ED"/>
    <w:rsid w:val="00712FC1"/>
    <w:rsid w:val="00720853"/>
    <w:rsid w:val="007237CC"/>
    <w:rsid w:val="007262E8"/>
    <w:rsid w:val="00730698"/>
    <w:rsid w:val="0073130A"/>
    <w:rsid w:val="00733B12"/>
    <w:rsid w:val="007371C0"/>
    <w:rsid w:val="007378AE"/>
    <w:rsid w:val="00741589"/>
    <w:rsid w:val="007425A1"/>
    <w:rsid w:val="0074273E"/>
    <w:rsid w:val="007462BB"/>
    <w:rsid w:val="0075075C"/>
    <w:rsid w:val="0075136D"/>
    <w:rsid w:val="0075319C"/>
    <w:rsid w:val="00754C25"/>
    <w:rsid w:val="00755A9A"/>
    <w:rsid w:val="00761683"/>
    <w:rsid w:val="00766801"/>
    <w:rsid w:val="00767DF3"/>
    <w:rsid w:val="00772B0B"/>
    <w:rsid w:val="00773AC3"/>
    <w:rsid w:val="0077576F"/>
    <w:rsid w:val="00775783"/>
    <w:rsid w:val="00776FA1"/>
    <w:rsid w:val="00786945"/>
    <w:rsid w:val="00787056"/>
    <w:rsid w:val="007872DC"/>
    <w:rsid w:val="00791948"/>
    <w:rsid w:val="007924D4"/>
    <w:rsid w:val="00795680"/>
    <w:rsid w:val="00796682"/>
    <w:rsid w:val="007A2D0E"/>
    <w:rsid w:val="007B4AC6"/>
    <w:rsid w:val="007C0001"/>
    <w:rsid w:val="007C615D"/>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31B2"/>
    <w:rsid w:val="00823773"/>
    <w:rsid w:val="00825A40"/>
    <w:rsid w:val="0083388F"/>
    <w:rsid w:val="00837CFA"/>
    <w:rsid w:val="00840619"/>
    <w:rsid w:val="008447EF"/>
    <w:rsid w:val="00850397"/>
    <w:rsid w:val="008561CA"/>
    <w:rsid w:val="00856267"/>
    <w:rsid w:val="008576CC"/>
    <w:rsid w:val="00864716"/>
    <w:rsid w:val="00865CBB"/>
    <w:rsid w:val="00871EEF"/>
    <w:rsid w:val="008767F5"/>
    <w:rsid w:val="008779E3"/>
    <w:rsid w:val="00880B64"/>
    <w:rsid w:val="00882F49"/>
    <w:rsid w:val="00883362"/>
    <w:rsid w:val="0088404B"/>
    <w:rsid w:val="00885C15"/>
    <w:rsid w:val="008948CB"/>
    <w:rsid w:val="008A3DEF"/>
    <w:rsid w:val="008A3EC9"/>
    <w:rsid w:val="008A4F20"/>
    <w:rsid w:val="008A656A"/>
    <w:rsid w:val="008A7560"/>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168E"/>
    <w:rsid w:val="008F4084"/>
    <w:rsid w:val="008F6556"/>
    <w:rsid w:val="008F6A5F"/>
    <w:rsid w:val="008F74DD"/>
    <w:rsid w:val="0090465D"/>
    <w:rsid w:val="00905EEC"/>
    <w:rsid w:val="00906923"/>
    <w:rsid w:val="009161C4"/>
    <w:rsid w:val="0091644A"/>
    <w:rsid w:val="00917056"/>
    <w:rsid w:val="0092584F"/>
    <w:rsid w:val="00931052"/>
    <w:rsid w:val="009313D3"/>
    <w:rsid w:val="00932C5C"/>
    <w:rsid w:val="00935344"/>
    <w:rsid w:val="009362E3"/>
    <w:rsid w:val="00936713"/>
    <w:rsid w:val="00941E4D"/>
    <w:rsid w:val="00944D1B"/>
    <w:rsid w:val="00951C7B"/>
    <w:rsid w:val="009546FD"/>
    <w:rsid w:val="0095577C"/>
    <w:rsid w:val="009577BF"/>
    <w:rsid w:val="00972FC9"/>
    <w:rsid w:val="00974B80"/>
    <w:rsid w:val="00981003"/>
    <w:rsid w:val="00981C8B"/>
    <w:rsid w:val="009822B8"/>
    <w:rsid w:val="00983FBE"/>
    <w:rsid w:val="0098640E"/>
    <w:rsid w:val="009A78A3"/>
    <w:rsid w:val="009B0030"/>
    <w:rsid w:val="009B18B4"/>
    <w:rsid w:val="009C1039"/>
    <w:rsid w:val="009C55AB"/>
    <w:rsid w:val="009C5D48"/>
    <w:rsid w:val="009C6BDF"/>
    <w:rsid w:val="009D47CB"/>
    <w:rsid w:val="009D5780"/>
    <w:rsid w:val="009D5E87"/>
    <w:rsid w:val="009D79DF"/>
    <w:rsid w:val="009E3323"/>
    <w:rsid w:val="009E7692"/>
    <w:rsid w:val="009F2467"/>
    <w:rsid w:val="009F33A8"/>
    <w:rsid w:val="009F5BCC"/>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7498"/>
    <w:rsid w:val="00A27542"/>
    <w:rsid w:val="00A2781E"/>
    <w:rsid w:val="00A368BB"/>
    <w:rsid w:val="00A373F2"/>
    <w:rsid w:val="00A41427"/>
    <w:rsid w:val="00A43913"/>
    <w:rsid w:val="00A43FE2"/>
    <w:rsid w:val="00A44A54"/>
    <w:rsid w:val="00A44F32"/>
    <w:rsid w:val="00A5400E"/>
    <w:rsid w:val="00A54C2F"/>
    <w:rsid w:val="00A6374D"/>
    <w:rsid w:val="00A65413"/>
    <w:rsid w:val="00A6797A"/>
    <w:rsid w:val="00A82729"/>
    <w:rsid w:val="00AA10D7"/>
    <w:rsid w:val="00AB3FA9"/>
    <w:rsid w:val="00AD1E5A"/>
    <w:rsid w:val="00AD3C46"/>
    <w:rsid w:val="00AD6C95"/>
    <w:rsid w:val="00AD703F"/>
    <w:rsid w:val="00AD73E2"/>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A91"/>
    <w:rsid w:val="00B46A3A"/>
    <w:rsid w:val="00B47247"/>
    <w:rsid w:val="00B5002F"/>
    <w:rsid w:val="00B50638"/>
    <w:rsid w:val="00B52A99"/>
    <w:rsid w:val="00B53974"/>
    <w:rsid w:val="00B6061F"/>
    <w:rsid w:val="00B642A4"/>
    <w:rsid w:val="00B654FA"/>
    <w:rsid w:val="00B664C3"/>
    <w:rsid w:val="00B7267B"/>
    <w:rsid w:val="00B760FB"/>
    <w:rsid w:val="00B7656A"/>
    <w:rsid w:val="00B807BC"/>
    <w:rsid w:val="00B81287"/>
    <w:rsid w:val="00B81EA9"/>
    <w:rsid w:val="00B92F01"/>
    <w:rsid w:val="00B9364A"/>
    <w:rsid w:val="00B93789"/>
    <w:rsid w:val="00B94E58"/>
    <w:rsid w:val="00B9673E"/>
    <w:rsid w:val="00B97C3D"/>
    <w:rsid w:val="00B97E55"/>
    <w:rsid w:val="00BA3BBB"/>
    <w:rsid w:val="00BA43B2"/>
    <w:rsid w:val="00BB36F8"/>
    <w:rsid w:val="00BB45BA"/>
    <w:rsid w:val="00BB5D6C"/>
    <w:rsid w:val="00BB661D"/>
    <w:rsid w:val="00BB6D0A"/>
    <w:rsid w:val="00BC0108"/>
    <w:rsid w:val="00BD0E87"/>
    <w:rsid w:val="00BD2CF8"/>
    <w:rsid w:val="00BD2F69"/>
    <w:rsid w:val="00BD63BF"/>
    <w:rsid w:val="00BD769A"/>
    <w:rsid w:val="00BF2D5F"/>
    <w:rsid w:val="00C01802"/>
    <w:rsid w:val="00C02266"/>
    <w:rsid w:val="00C11DD1"/>
    <w:rsid w:val="00C14D98"/>
    <w:rsid w:val="00C15032"/>
    <w:rsid w:val="00C159A5"/>
    <w:rsid w:val="00C15C2D"/>
    <w:rsid w:val="00C222F0"/>
    <w:rsid w:val="00C30550"/>
    <w:rsid w:val="00C3484E"/>
    <w:rsid w:val="00C35A96"/>
    <w:rsid w:val="00C41EF6"/>
    <w:rsid w:val="00C46E08"/>
    <w:rsid w:val="00C4781E"/>
    <w:rsid w:val="00C53498"/>
    <w:rsid w:val="00C55855"/>
    <w:rsid w:val="00C560E1"/>
    <w:rsid w:val="00C573F2"/>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4F56"/>
    <w:rsid w:val="00CA541A"/>
    <w:rsid w:val="00CA748B"/>
    <w:rsid w:val="00CA778F"/>
    <w:rsid w:val="00CA7D54"/>
    <w:rsid w:val="00CA7E54"/>
    <w:rsid w:val="00CB3C84"/>
    <w:rsid w:val="00CB40B5"/>
    <w:rsid w:val="00CB44E0"/>
    <w:rsid w:val="00CB4DB0"/>
    <w:rsid w:val="00CB6CD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5C1"/>
    <w:rsid w:val="00D535B5"/>
    <w:rsid w:val="00D540BE"/>
    <w:rsid w:val="00D557F4"/>
    <w:rsid w:val="00D562D0"/>
    <w:rsid w:val="00D64016"/>
    <w:rsid w:val="00D70BDF"/>
    <w:rsid w:val="00D745BA"/>
    <w:rsid w:val="00D75F94"/>
    <w:rsid w:val="00D76756"/>
    <w:rsid w:val="00D76B8F"/>
    <w:rsid w:val="00D77EF2"/>
    <w:rsid w:val="00D806D3"/>
    <w:rsid w:val="00D84FF2"/>
    <w:rsid w:val="00D86A7A"/>
    <w:rsid w:val="00D92B2B"/>
    <w:rsid w:val="00DA1E46"/>
    <w:rsid w:val="00DA27DE"/>
    <w:rsid w:val="00DA4F15"/>
    <w:rsid w:val="00DA60F9"/>
    <w:rsid w:val="00DA68B5"/>
    <w:rsid w:val="00DB7C23"/>
    <w:rsid w:val="00DC16CD"/>
    <w:rsid w:val="00DC1F50"/>
    <w:rsid w:val="00DC3704"/>
    <w:rsid w:val="00DC5FF8"/>
    <w:rsid w:val="00DD1693"/>
    <w:rsid w:val="00DD41BF"/>
    <w:rsid w:val="00DD788E"/>
    <w:rsid w:val="00DE242C"/>
    <w:rsid w:val="00DE534C"/>
    <w:rsid w:val="00DE69EF"/>
    <w:rsid w:val="00DF2542"/>
    <w:rsid w:val="00DF4092"/>
    <w:rsid w:val="00DF4E8C"/>
    <w:rsid w:val="00DF6AAA"/>
    <w:rsid w:val="00DF6B8D"/>
    <w:rsid w:val="00DF6D19"/>
    <w:rsid w:val="00DF6FE3"/>
    <w:rsid w:val="00E0656D"/>
    <w:rsid w:val="00E07490"/>
    <w:rsid w:val="00E10859"/>
    <w:rsid w:val="00E10F0C"/>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E66"/>
    <w:rsid w:val="00E9787C"/>
    <w:rsid w:val="00EA6666"/>
    <w:rsid w:val="00EA75E1"/>
    <w:rsid w:val="00EB16FD"/>
    <w:rsid w:val="00EB54FC"/>
    <w:rsid w:val="00EC059F"/>
    <w:rsid w:val="00EC089B"/>
    <w:rsid w:val="00EC268E"/>
    <w:rsid w:val="00EC2F5D"/>
    <w:rsid w:val="00EC7D96"/>
    <w:rsid w:val="00ED2163"/>
    <w:rsid w:val="00ED6401"/>
    <w:rsid w:val="00ED7673"/>
    <w:rsid w:val="00ED7CCC"/>
    <w:rsid w:val="00EE0335"/>
    <w:rsid w:val="00EE08AB"/>
    <w:rsid w:val="00EE284C"/>
    <w:rsid w:val="00EE4090"/>
    <w:rsid w:val="00EE5947"/>
    <w:rsid w:val="00EF1012"/>
    <w:rsid w:val="00EF15D2"/>
    <w:rsid w:val="00EF4B39"/>
    <w:rsid w:val="00EF4E1B"/>
    <w:rsid w:val="00EF5A71"/>
    <w:rsid w:val="00EF5F6D"/>
    <w:rsid w:val="00EF6F67"/>
    <w:rsid w:val="00F11518"/>
    <w:rsid w:val="00F20BFC"/>
    <w:rsid w:val="00F23E05"/>
    <w:rsid w:val="00F30940"/>
    <w:rsid w:val="00F33235"/>
    <w:rsid w:val="00F36316"/>
    <w:rsid w:val="00F40917"/>
    <w:rsid w:val="00F43E66"/>
    <w:rsid w:val="00F44F76"/>
    <w:rsid w:val="00F46CAC"/>
    <w:rsid w:val="00F53991"/>
    <w:rsid w:val="00F5603C"/>
    <w:rsid w:val="00F56891"/>
    <w:rsid w:val="00F5773A"/>
    <w:rsid w:val="00F57B58"/>
    <w:rsid w:val="00F60A34"/>
    <w:rsid w:val="00F627B0"/>
    <w:rsid w:val="00F65013"/>
    <w:rsid w:val="00F66437"/>
    <w:rsid w:val="00F70442"/>
    <w:rsid w:val="00F825B4"/>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F15F1"/>
    <w:rsid w:val="00FF2EDF"/>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5.png"/><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zuercheram/bauestellen-app" TargetMode="Externa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2.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3.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4.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70</Pages>
  <Words>29286</Words>
  <Characters>166934</Characters>
  <Application>Microsoft Office Word</Application>
  <DocSecurity>0</DocSecurity>
  <Lines>1391</Lines>
  <Paragraphs>391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195829</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49</cp:revision>
  <cp:lastPrinted>2013-10-16T15:12:00Z</cp:lastPrinted>
  <dcterms:created xsi:type="dcterms:W3CDTF">2025-02-17T10:09:00Z</dcterms:created>
  <dcterms:modified xsi:type="dcterms:W3CDTF">2025-02-19T07:00:00Z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id="vGA8ao9m"/&gt;&lt;style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